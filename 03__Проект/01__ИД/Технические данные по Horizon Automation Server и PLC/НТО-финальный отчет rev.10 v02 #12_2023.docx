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c164360798" w:displacedByCustomXml="next"/>
    <w:sdt>
      <w:sdtPr>
        <w:rPr>
          <w:rFonts w:asciiTheme="minorHAnsi" w:eastAsiaTheme="minorHAnsi" w:hAnsiTheme="minorHAnsi" w:cstheme="minorBidi"/>
          <w:color w:val="auto"/>
          <w:sz w:val="22"/>
          <w:szCs w:val="22"/>
          <w:lang w:eastAsia="en-US"/>
        </w:rPr>
        <w:id w:val="490453358"/>
        <w:docPartObj>
          <w:docPartGallery w:val="Table of Contents"/>
          <w:docPartUnique/>
        </w:docPartObj>
      </w:sdtPr>
      <w:sdtEndPr>
        <w:rPr>
          <w:b/>
          <w:bCs/>
        </w:rPr>
      </w:sdtEndPr>
      <w:sdtContent>
        <w:p w14:paraId="1FC82F26" w14:textId="01EA8985" w:rsidR="00572CB1" w:rsidRPr="0085126E" w:rsidRDefault="00DE7873">
          <w:pPr>
            <w:pStyle w:val="af1"/>
            <w:jc w:val="center"/>
            <w:rPr>
              <w:b/>
              <w:bCs/>
              <w:color w:val="auto"/>
            </w:rPr>
            <w:pPrChange w:id="2" w:author="Иван Кукушкин" w:date="2025-05-27T21:00:00Z" w16du:dateUtc="2025-05-27T17:00:00Z">
              <w:pPr>
                <w:pStyle w:val="af1"/>
              </w:pPr>
            </w:pPrChange>
          </w:pPr>
          <w:r w:rsidRPr="0085126E">
            <w:rPr>
              <w:b/>
              <w:bCs/>
              <w:color w:val="auto"/>
            </w:rPr>
            <w:t>ОГЛАВЛЕНИЕ</w:t>
          </w:r>
        </w:p>
        <w:p w14:paraId="632BF202" w14:textId="69DC9AA7" w:rsidR="00185856" w:rsidRDefault="00572CB1">
          <w:pPr>
            <w:pStyle w:val="12"/>
            <w:rPr>
              <w:rFonts w:eastAsiaTheme="minorEastAsia"/>
              <w:noProof/>
              <w:kern w:val="2"/>
              <w:sz w:val="24"/>
              <w:szCs w:val="24"/>
              <w:lang w:eastAsia="ru-RU"/>
              <w14:ligatures w14:val="standardContextual"/>
            </w:rPr>
          </w:pPr>
          <w:r>
            <w:fldChar w:fldCharType="begin"/>
          </w:r>
          <w:r>
            <w:instrText xml:space="preserve"> TOC \o "1-3" \h \z \u </w:instrText>
          </w:r>
          <w:r>
            <w:fldChar w:fldCharType="separate"/>
          </w:r>
          <w:hyperlink w:anchor="_Toc199323372" w:history="1">
            <w:r w:rsidR="00185856" w:rsidRPr="0095722D">
              <w:rPr>
                <w:rStyle w:val="a7"/>
                <w:noProof/>
              </w:rPr>
              <w:t>1.</w:t>
            </w:r>
            <w:r w:rsidR="00185856">
              <w:rPr>
                <w:rFonts w:eastAsiaTheme="minorEastAsia"/>
                <w:noProof/>
                <w:kern w:val="2"/>
                <w:sz w:val="24"/>
                <w:szCs w:val="24"/>
                <w:lang w:eastAsia="ru-RU"/>
                <w14:ligatures w14:val="standardContextual"/>
              </w:rPr>
              <w:tab/>
            </w:r>
            <w:r w:rsidR="00185856" w:rsidRPr="0095722D">
              <w:rPr>
                <w:rStyle w:val="a7"/>
                <w:noProof/>
              </w:rPr>
              <w:t>СПИСОК СОКРАЩЕНИЙ</w:t>
            </w:r>
            <w:r w:rsidR="00185856">
              <w:rPr>
                <w:noProof/>
                <w:webHidden/>
              </w:rPr>
              <w:tab/>
            </w:r>
            <w:r w:rsidR="00185856">
              <w:rPr>
                <w:noProof/>
                <w:webHidden/>
              </w:rPr>
              <w:fldChar w:fldCharType="begin"/>
            </w:r>
            <w:r w:rsidR="00185856">
              <w:rPr>
                <w:noProof/>
                <w:webHidden/>
              </w:rPr>
              <w:instrText xml:space="preserve"> PAGEREF _Toc199323372 \h </w:instrText>
            </w:r>
            <w:r w:rsidR="00185856">
              <w:rPr>
                <w:noProof/>
                <w:webHidden/>
              </w:rPr>
            </w:r>
            <w:r w:rsidR="00185856">
              <w:rPr>
                <w:noProof/>
                <w:webHidden/>
              </w:rPr>
              <w:fldChar w:fldCharType="separate"/>
            </w:r>
            <w:r w:rsidR="00185856">
              <w:rPr>
                <w:noProof/>
                <w:webHidden/>
              </w:rPr>
              <w:t>3</w:t>
            </w:r>
            <w:r w:rsidR="00185856">
              <w:rPr>
                <w:noProof/>
                <w:webHidden/>
              </w:rPr>
              <w:fldChar w:fldCharType="end"/>
            </w:r>
          </w:hyperlink>
        </w:p>
        <w:p w14:paraId="27F01CC8" w14:textId="2304A3D8" w:rsidR="00185856" w:rsidRDefault="00185856">
          <w:pPr>
            <w:pStyle w:val="12"/>
            <w:rPr>
              <w:rFonts w:eastAsiaTheme="minorEastAsia"/>
              <w:noProof/>
              <w:kern w:val="2"/>
              <w:sz w:val="24"/>
              <w:szCs w:val="24"/>
              <w:lang w:eastAsia="ru-RU"/>
              <w14:ligatures w14:val="standardContextual"/>
            </w:rPr>
          </w:pPr>
          <w:hyperlink w:anchor="_Toc199323373" w:history="1">
            <w:r w:rsidRPr="0095722D">
              <w:rPr>
                <w:rStyle w:val="a7"/>
                <w:noProof/>
              </w:rPr>
              <w:t>2.</w:t>
            </w:r>
            <w:r>
              <w:rPr>
                <w:rFonts w:eastAsiaTheme="minorEastAsia"/>
                <w:noProof/>
                <w:kern w:val="2"/>
                <w:sz w:val="24"/>
                <w:szCs w:val="24"/>
                <w:lang w:eastAsia="ru-RU"/>
                <w14:ligatures w14:val="standardContextual"/>
              </w:rPr>
              <w:tab/>
            </w:r>
            <w:r w:rsidRPr="0095722D">
              <w:rPr>
                <w:rStyle w:val="a7"/>
                <w:noProof/>
              </w:rPr>
              <w:t>ВВЕДЕНИЕ</w:t>
            </w:r>
            <w:r>
              <w:rPr>
                <w:noProof/>
                <w:webHidden/>
              </w:rPr>
              <w:tab/>
            </w:r>
            <w:r>
              <w:rPr>
                <w:noProof/>
                <w:webHidden/>
              </w:rPr>
              <w:fldChar w:fldCharType="begin"/>
            </w:r>
            <w:r>
              <w:rPr>
                <w:noProof/>
                <w:webHidden/>
              </w:rPr>
              <w:instrText xml:space="preserve"> PAGEREF _Toc199323373 \h </w:instrText>
            </w:r>
            <w:r>
              <w:rPr>
                <w:noProof/>
                <w:webHidden/>
              </w:rPr>
            </w:r>
            <w:r>
              <w:rPr>
                <w:noProof/>
                <w:webHidden/>
              </w:rPr>
              <w:fldChar w:fldCharType="separate"/>
            </w:r>
            <w:r>
              <w:rPr>
                <w:noProof/>
                <w:webHidden/>
              </w:rPr>
              <w:t>5</w:t>
            </w:r>
            <w:r>
              <w:rPr>
                <w:noProof/>
                <w:webHidden/>
              </w:rPr>
              <w:fldChar w:fldCharType="end"/>
            </w:r>
          </w:hyperlink>
        </w:p>
        <w:p w14:paraId="418CE745" w14:textId="71F89414" w:rsidR="00185856" w:rsidRDefault="00185856">
          <w:pPr>
            <w:pStyle w:val="12"/>
            <w:rPr>
              <w:rFonts w:eastAsiaTheme="minorEastAsia"/>
              <w:noProof/>
              <w:kern w:val="2"/>
              <w:sz w:val="24"/>
              <w:szCs w:val="24"/>
              <w:lang w:eastAsia="ru-RU"/>
              <w14:ligatures w14:val="standardContextual"/>
            </w:rPr>
          </w:pPr>
          <w:hyperlink w:anchor="_Toc199323374" w:history="1">
            <w:r w:rsidRPr="0095722D">
              <w:rPr>
                <w:rStyle w:val="a7"/>
                <w:noProof/>
              </w:rPr>
              <w:t>3.</w:t>
            </w:r>
            <w:r>
              <w:rPr>
                <w:rFonts w:eastAsiaTheme="minorEastAsia"/>
                <w:noProof/>
                <w:kern w:val="2"/>
                <w:sz w:val="24"/>
                <w:szCs w:val="24"/>
                <w:lang w:eastAsia="ru-RU"/>
                <w14:ligatures w14:val="standardContextual"/>
              </w:rPr>
              <w:tab/>
            </w:r>
            <w:r w:rsidRPr="0095722D">
              <w:rPr>
                <w:rStyle w:val="a7"/>
                <w:noProof/>
              </w:rPr>
              <w:t>ЦЕЛИ, ЗАДАЧИ, ПРОБЛЕМАТИКА ПРОЕКТА</w:t>
            </w:r>
            <w:r>
              <w:rPr>
                <w:noProof/>
                <w:webHidden/>
              </w:rPr>
              <w:tab/>
            </w:r>
            <w:r>
              <w:rPr>
                <w:noProof/>
                <w:webHidden/>
              </w:rPr>
              <w:fldChar w:fldCharType="begin"/>
            </w:r>
            <w:r>
              <w:rPr>
                <w:noProof/>
                <w:webHidden/>
              </w:rPr>
              <w:instrText xml:space="preserve"> PAGEREF _Toc199323374 \h </w:instrText>
            </w:r>
            <w:r>
              <w:rPr>
                <w:noProof/>
                <w:webHidden/>
              </w:rPr>
            </w:r>
            <w:r>
              <w:rPr>
                <w:noProof/>
                <w:webHidden/>
              </w:rPr>
              <w:fldChar w:fldCharType="separate"/>
            </w:r>
            <w:r>
              <w:rPr>
                <w:noProof/>
                <w:webHidden/>
              </w:rPr>
              <w:t>6</w:t>
            </w:r>
            <w:r>
              <w:rPr>
                <w:noProof/>
                <w:webHidden/>
              </w:rPr>
              <w:fldChar w:fldCharType="end"/>
            </w:r>
          </w:hyperlink>
        </w:p>
        <w:p w14:paraId="559107E6" w14:textId="7A799CF9" w:rsidR="00185856" w:rsidRDefault="00185856">
          <w:pPr>
            <w:pStyle w:val="21"/>
            <w:rPr>
              <w:rFonts w:cstheme="minorBidi"/>
              <w:noProof/>
              <w:kern w:val="2"/>
              <w:sz w:val="24"/>
              <w:szCs w:val="24"/>
              <w14:ligatures w14:val="standardContextual"/>
            </w:rPr>
          </w:pPr>
          <w:hyperlink w:anchor="_Toc199323375" w:history="1">
            <w:r w:rsidRPr="0095722D">
              <w:rPr>
                <w:rStyle w:val="a7"/>
                <w:noProof/>
              </w:rPr>
              <w:t>3.1</w:t>
            </w:r>
            <w:r>
              <w:rPr>
                <w:rFonts w:cstheme="minorBidi"/>
                <w:noProof/>
                <w:kern w:val="2"/>
                <w:sz w:val="24"/>
                <w:szCs w:val="24"/>
                <w14:ligatures w14:val="standardContextual"/>
              </w:rPr>
              <w:tab/>
            </w:r>
            <w:r w:rsidRPr="0095722D">
              <w:rPr>
                <w:rStyle w:val="a7"/>
                <w:noProof/>
              </w:rPr>
              <w:t>ЦЕЛИ ПРОЕКТА</w:t>
            </w:r>
            <w:r>
              <w:rPr>
                <w:noProof/>
                <w:webHidden/>
              </w:rPr>
              <w:tab/>
            </w:r>
            <w:r>
              <w:rPr>
                <w:noProof/>
                <w:webHidden/>
              </w:rPr>
              <w:fldChar w:fldCharType="begin"/>
            </w:r>
            <w:r>
              <w:rPr>
                <w:noProof/>
                <w:webHidden/>
              </w:rPr>
              <w:instrText xml:space="preserve"> PAGEREF _Toc199323375 \h </w:instrText>
            </w:r>
            <w:r>
              <w:rPr>
                <w:noProof/>
                <w:webHidden/>
              </w:rPr>
            </w:r>
            <w:r>
              <w:rPr>
                <w:noProof/>
                <w:webHidden/>
              </w:rPr>
              <w:fldChar w:fldCharType="separate"/>
            </w:r>
            <w:r>
              <w:rPr>
                <w:noProof/>
                <w:webHidden/>
              </w:rPr>
              <w:t>6</w:t>
            </w:r>
            <w:r>
              <w:rPr>
                <w:noProof/>
                <w:webHidden/>
              </w:rPr>
              <w:fldChar w:fldCharType="end"/>
            </w:r>
          </w:hyperlink>
        </w:p>
        <w:p w14:paraId="37E8E77C" w14:textId="3F94FFD7" w:rsidR="00185856" w:rsidRDefault="00185856">
          <w:pPr>
            <w:pStyle w:val="21"/>
            <w:rPr>
              <w:rFonts w:cstheme="minorBidi"/>
              <w:noProof/>
              <w:kern w:val="2"/>
              <w:sz w:val="24"/>
              <w:szCs w:val="24"/>
              <w14:ligatures w14:val="standardContextual"/>
            </w:rPr>
          </w:pPr>
          <w:hyperlink w:anchor="_Toc199323376" w:history="1">
            <w:r w:rsidRPr="0095722D">
              <w:rPr>
                <w:rStyle w:val="a7"/>
                <w:noProof/>
              </w:rPr>
              <w:t>3.2</w:t>
            </w:r>
            <w:r>
              <w:rPr>
                <w:rFonts w:cstheme="minorBidi"/>
                <w:noProof/>
                <w:kern w:val="2"/>
                <w:sz w:val="24"/>
                <w:szCs w:val="24"/>
                <w14:ligatures w14:val="standardContextual"/>
              </w:rPr>
              <w:tab/>
            </w:r>
            <w:r w:rsidRPr="0095722D">
              <w:rPr>
                <w:rStyle w:val="a7"/>
                <w:noProof/>
              </w:rPr>
              <w:t>ЗАДАЧИ ПЕРВОГО ЭТАПА ПРОЕКТА</w:t>
            </w:r>
            <w:r>
              <w:rPr>
                <w:noProof/>
                <w:webHidden/>
              </w:rPr>
              <w:tab/>
            </w:r>
            <w:r>
              <w:rPr>
                <w:noProof/>
                <w:webHidden/>
              </w:rPr>
              <w:fldChar w:fldCharType="begin"/>
            </w:r>
            <w:r>
              <w:rPr>
                <w:noProof/>
                <w:webHidden/>
              </w:rPr>
              <w:instrText xml:space="preserve"> PAGEREF _Toc199323376 \h </w:instrText>
            </w:r>
            <w:r>
              <w:rPr>
                <w:noProof/>
                <w:webHidden/>
              </w:rPr>
            </w:r>
            <w:r>
              <w:rPr>
                <w:noProof/>
                <w:webHidden/>
              </w:rPr>
              <w:fldChar w:fldCharType="separate"/>
            </w:r>
            <w:r>
              <w:rPr>
                <w:noProof/>
                <w:webHidden/>
              </w:rPr>
              <w:t>8</w:t>
            </w:r>
            <w:r>
              <w:rPr>
                <w:noProof/>
                <w:webHidden/>
              </w:rPr>
              <w:fldChar w:fldCharType="end"/>
            </w:r>
          </w:hyperlink>
        </w:p>
        <w:p w14:paraId="7D054D38" w14:textId="3EF156E1" w:rsidR="00185856" w:rsidRDefault="00185856">
          <w:pPr>
            <w:pStyle w:val="21"/>
            <w:rPr>
              <w:rFonts w:cstheme="minorBidi"/>
              <w:noProof/>
              <w:kern w:val="2"/>
              <w:sz w:val="24"/>
              <w:szCs w:val="24"/>
              <w14:ligatures w14:val="standardContextual"/>
            </w:rPr>
          </w:pPr>
          <w:hyperlink w:anchor="_Toc199323377" w:history="1">
            <w:r w:rsidRPr="0095722D">
              <w:rPr>
                <w:rStyle w:val="a7"/>
                <w:noProof/>
              </w:rPr>
              <w:t>3.3</w:t>
            </w:r>
            <w:r>
              <w:rPr>
                <w:rFonts w:cstheme="minorBidi"/>
                <w:noProof/>
                <w:kern w:val="2"/>
                <w:sz w:val="24"/>
                <w:szCs w:val="24"/>
                <w14:ligatures w14:val="standardContextual"/>
              </w:rPr>
              <w:tab/>
            </w:r>
            <w:r w:rsidRPr="0095722D">
              <w:rPr>
                <w:rStyle w:val="a7"/>
                <w:noProof/>
              </w:rPr>
              <w:t>ЗАДАЧИ ВТОРОГО ЭТАПА ПРОЕКТА</w:t>
            </w:r>
            <w:r>
              <w:rPr>
                <w:noProof/>
                <w:webHidden/>
              </w:rPr>
              <w:tab/>
            </w:r>
            <w:r>
              <w:rPr>
                <w:noProof/>
                <w:webHidden/>
              </w:rPr>
              <w:fldChar w:fldCharType="begin"/>
            </w:r>
            <w:r>
              <w:rPr>
                <w:noProof/>
                <w:webHidden/>
              </w:rPr>
              <w:instrText xml:space="preserve"> PAGEREF _Toc199323377 \h </w:instrText>
            </w:r>
            <w:r>
              <w:rPr>
                <w:noProof/>
                <w:webHidden/>
              </w:rPr>
            </w:r>
            <w:r>
              <w:rPr>
                <w:noProof/>
                <w:webHidden/>
              </w:rPr>
              <w:fldChar w:fldCharType="separate"/>
            </w:r>
            <w:r>
              <w:rPr>
                <w:noProof/>
                <w:webHidden/>
              </w:rPr>
              <w:t>9</w:t>
            </w:r>
            <w:r>
              <w:rPr>
                <w:noProof/>
                <w:webHidden/>
              </w:rPr>
              <w:fldChar w:fldCharType="end"/>
            </w:r>
          </w:hyperlink>
        </w:p>
        <w:p w14:paraId="4F7060FE" w14:textId="505ABD05" w:rsidR="00185856" w:rsidRDefault="00185856">
          <w:pPr>
            <w:pStyle w:val="21"/>
            <w:rPr>
              <w:rFonts w:cstheme="minorBidi"/>
              <w:noProof/>
              <w:kern w:val="2"/>
              <w:sz w:val="24"/>
              <w:szCs w:val="24"/>
              <w14:ligatures w14:val="standardContextual"/>
            </w:rPr>
          </w:pPr>
          <w:hyperlink w:anchor="_Toc199323378" w:history="1">
            <w:r w:rsidRPr="0095722D">
              <w:rPr>
                <w:rStyle w:val="a7"/>
                <w:noProof/>
              </w:rPr>
              <w:t>3.4</w:t>
            </w:r>
            <w:r>
              <w:rPr>
                <w:rFonts w:cstheme="minorBidi"/>
                <w:noProof/>
                <w:kern w:val="2"/>
                <w:sz w:val="24"/>
                <w:szCs w:val="24"/>
                <w14:ligatures w14:val="standardContextual"/>
              </w:rPr>
              <w:tab/>
            </w:r>
            <w:r w:rsidRPr="0095722D">
              <w:rPr>
                <w:rStyle w:val="a7"/>
                <w:noProof/>
              </w:rPr>
              <w:t>АРХИТЕКТУРНЫЕ РЕШЕНИЯ УРОВНЯ ПЛК</w:t>
            </w:r>
            <w:r>
              <w:rPr>
                <w:noProof/>
                <w:webHidden/>
              </w:rPr>
              <w:tab/>
            </w:r>
            <w:r>
              <w:rPr>
                <w:noProof/>
                <w:webHidden/>
              </w:rPr>
              <w:fldChar w:fldCharType="begin"/>
            </w:r>
            <w:r>
              <w:rPr>
                <w:noProof/>
                <w:webHidden/>
              </w:rPr>
              <w:instrText xml:space="preserve"> PAGEREF _Toc199323378 \h </w:instrText>
            </w:r>
            <w:r>
              <w:rPr>
                <w:noProof/>
                <w:webHidden/>
              </w:rPr>
            </w:r>
            <w:r>
              <w:rPr>
                <w:noProof/>
                <w:webHidden/>
              </w:rPr>
              <w:fldChar w:fldCharType="separate"/>
            </w:r>
            <w:r>
              <w:rPr>
                <w:noProof/>
                <w:webHidden/>
              </w:rPr>
              <w:t>11</w:t>
            </w:r>
            <w:r>
              <w:rPr>
                <w:noProof/>
                <w:webHidden/>
              </w:rPr>
              <w:fldChar w:fldCharType="end"/>
            </w:r>
          </w:hyperlink>
        </w:p>
        <w:p w14:paraId="2545CFA9" w14:textId="5213D7FA" w:rsidR="00185856" w:rsidRDefault="00185856">
          <w:pPr>
            <w:pStyle w:val="21"/>
            <w:rPr>
              <w:rFonts w:cstheme="minorBidi"/>
              <w:noProof/>
              <w:kern w:val="2"/>
              <w:sz w:val="24"/>
              <w:szCs w:val="24"/>
              <w14:ligatures w14:val="standardContextual"/>
            </w:rPr>
          </w:pPr>
          <w:hyperlink w:anchor="_Toc199323379" w:history="1">
            <w:r w:rsidRPr="0095722D">
              <w:rPr>
                <w:rStyle w:val="a7"/>
                <w:noProof/>
              </w:rPr>
              <w:t>3.5</w:t>
            </w:r>
            <w:r>
              <w:rPr>
                <w:rFonts w:cstheme="minorBidi"/>
                <w:noProof/>
                <w:kern w:val="2"/>
                <w:sz w:val="24"/>
                <w:szCs w:val="24"/>
                <w14:ligatures w14:val="standardContextual"/>
              </w:rPr>
              <w:tab/>
            </w:r>
            <w:r w:rsidRPr="0095722D">
              <w:rPr>
                <w:rStyle w:val="a7"/>
                <w:noProof/>
              </w:rPr>
              <w:t xml:space="preserve">АРХИТЕКТУРНЫЕ РЕШЕНИЯ УРОВНЯ </w:t>
            </w:r>
            <w:r w:rsidR="007533F4" w:rsidRPr="0095722D">
              <w:rPr>
                <w:rStyle w:val="a7"/>
                <w:noProof/>
                <w:lang w:val="en-US"/>
              </w:rPr>
              <w:t>HUB</w:t>
            </w:r>
            <w:r>
              <w:rPr>
                <w:noProof/>
                <w:webHidden/>
              </w:rPr>
              <w:tab/>
            </w:r>
            <w:r>
              <w:rPr>
                <w:noProof/>
                <w:webHidden/>
              </w:rPr>
              <w:fldChar w:fldCharType="begin"/>
            </w:r>
            <w:r>
              <w:rPr>
                <w:noProof/>
                <w:webHidden/>
              </w:rPr>
              <w:instrText xml:space="preserve"> PAGEREF _Toc199323379 \h </w:instrText>
            </w:r>
            <w:r>
              <w:rPr>
                <w:noProof/>
                <w:webHidden/>
              </w:rPr>
            </w:r>
            <w:r>
              <w:rPr>
                <w:noProof/>
                <w:webHidden/>
              </w:rPr>
              <w:fldChar w:fldCharType="separate"/>
            </w:r>
            <w:r>
              <w:rPr>
                <w:noProof/>
                <w:webHidden/>
              </w:rPr>
              <w:t>13</w:t>
            </w:r>
            <w:r>
              <w:rPr>
                <w:noProof/>
                <w:webHidden/>
              </w:rPr>
              <w:fldChar w:fldCharType="end"/>
            </w:r>
          </w:hyperlink>
        </w:p>
        <w:p w14:paraId="023C42A4" w14:textId="23D227B8" w:rsidR="00185856" w:rsidRDefault="00185856">
          <w:pPr>
            <w:pStyle w:val="21"/>
            <w:rPr>
              <w:rFonts w:cstheme="minorBidi"/>
              <w:noProof/>
              <w:kern w:val="2"/>
              <w:sz w:val="24"/>
              <w:szCs w:val="24"/>
              <w14:ligatures w14:val="standardContextual"/>
            </w:rPr>
          </w:pPr>
          <w:hyperlink w:anchor="_Toc199323380" w:history="1">
            <w:r w:rsidRPr="0095722D">
              <w:rPr>
                <w:rStyle w:val="a7"/>
                <w:noProof/>
              </w:rPr>
              <w:t>3.6</w:t>
            </w:r>
            <w:r>
              <w:rPr>
                <w:rFonts w:cstheme="minorBidi"/>
                <w:noProof/>
                <w:kern w:val="2"/>
                <w:sz w:val="24"/>
                <w:szCs w:val="24"/>
                <w14:ligatures w14:val="standardContextual"/>
              </w:rPr>
              <w:tab/>
            </w:r>
            <w:r w:rsidRPr="0095722D">
              <w:rPr>
                <w:rStyle w:val="a7"/>
                <w:noProof/>
              </w:rPr>
              <w:t>ОПРЕДЕЛЕНИЕ ОСНОВНЫХ РИСКОВ ПРОЕКТА</w:t>
            </w:r>
            <w:r>
              <w:rPr>
                <w:noProof/>
                <w:webHidden/>
              </w:rPr>
              <w:tab/>
            </w:r>
            <w:r>
              <w:rPr>
                <w:noProof/>
                <w:webHidden/>
              </w:rPr>
              <w:fldChar w:fldCharType="begin"/>
            </w:r>
            <w:r>
              <w:rPr>
                <w:noProof/>
                <w:webHidden/>
              </w:rPr>
              <w:instrText xml:space="preserve"> PAGEREF _Toc199323380 \h </w:instrText>
            </w:r>
            <w:r>
              <w:rPr>
                <w:noProof/>
                <w:webHidden/>
              </w:rPr>
            </w:r>
            <w:r>
              <w:rPr>
                <w:noProof/>
                <w:webHidden/>
              </w:rPr>
              <w:fldChar w:fldCharType="separate"/>
            </w:r>
            <w:r>
              <w:rPr>
                <w:noProof/>
                <w:webHidden/>
              </w:rPr>
              <w:t>14</w:t>
            </w:r>
            <w:r>
              <w:rPr>
                <w:noProof/>
                <w:webHidden/>
              </w:rPr>
              <w:fldChar w:fldCharType="end"/>
            </w:r>
          </w:hyperlink>
        </w:p>
        <w:p w14:paraId="5CD5428D" w14:textId="6DD5EAF4" w:rsidR="00185856" w:rsidRDefault="00185856">
          <w:pPr>
            <w:pStyle w:val="12"/>
            <w:rPr>
              <w:rFonts w:eastAsiaTheme="minorEastAsia"/>
              <w:noProof/>
              <w:kern w:val="2"/>
              <w:sz w:val="24"/>
              <w:szCs w:val="24"/>
              <w:lang w:eastAsia="ru-RU"/>
              <w14:ligatures w14:val="standardContextual"/>
            </w:rPr>
          </w:pPr>
          <w:hyperlink w:anchor="_Toc199323381" w:history="1">
            <w:r w:rsidRPr="0095722D">
              <w:rPr>
                <w:rStyle w:val="a7"/>
                <w:noProof/>
                <w:lang w:val="en-US"/>
              </w:rPr>
              <w:t>4.</w:t>
            </w:r>
            <w:r>
              <w:rPr>
                <w:rFonts w:eastAsiaTheme="minorEastAsia"/>
                <w:noProof/>
                <w:kern w:val="2"/>
                <w:sz w:val="24"/>
                <w:szCs w:val="24"/>
                <w:lang w:eastAsia="ru-RU"/>
                <w14:ligatures w14:val="standardContextual"/>
              </w:rPr>
              <w:tab/>
            </w:r>
            <w:r w:rsidRPr="00185856">
              <w:rPr>
                <w:rStyle w:val="a7"/>
                <w:caps/>
                <w:noProof/>
              </w:rPr>
              <w:t>Этап</w:t>
            </w:r>
            <w:r w:rsidRPr="00185856">
              <w:rPr>
                <w:rStyle w:val="a7"/>
                <w:caps/>
                <w:noProof/>
                <w:lang w:val="en-US"/>
              </w:rPr>
              <w:t xml:space="preserve"> 1. </w:t>
            </w:r>
            <w:r w:rsidRPr="00185856">
              <w:rPr>
                <w:rStyle w:val="a7"/>
                <w:caps/>
                <w:noProof/>
              </w:rPr>
              <w:t>РАЗРАБОТКА</w:t>
            </w:r>
            <w:r w:rsidRPr="00185856">
              <w:rPr>
                <w:rStyle w:val="a7"/>
                <w:caps/>
                <w:noProof/>
                <w:lang w:val="en-US"/>
              </w:rPr>
              <w:t xml:space="preserve"> </w:t>
            </w:r>
            <w:r w:rsidRPr="00185856">
              <w:rPr>
                <w:rStyle w:val="a7"/>
                <w:caps/>
                <w:noProof/>
              </w:rPr>
              <w:t>ФРЕЙМВОРКА</w:t>
            </w:r>
            <w:r w:rsidRPr="00185856">
              <w:rPr>
                <w:rStyle w:val="a7"/>
                <w:caps/>
                <w:noProof/>
                <w:lang w:val="en-US"/>
              </w:rPr>
              <w:t xml:space="preserve"> "</w:t>
            </w:r>
            <w:r w:rsidRPr="00185856">
              <w:rPr>
                <w:rStyle w:val="a7"/>
                <w:caps/>
                <w:noProof/>
                <w:lang w:val="fr-FR"/>
              </w:rPr>
              <w:t>HORIZON</w:t>
            </w:r>
            <w:r w:rsidRPr="00185856">
              <w:rPr>
                <w:rStyle w:val="a7"/>
                <w:caps/>
                <w:noProof/>
                <w:lang w:val="en-US"/>
              </w:rPr>
              <w:t xml:space="preserve"> </w:t>
            </w:r>
            <w:r w:rsidRPr="00185856">
              <w:rPr>
                <w:rStyle w:val="a7"/>
                <w:caps/>
                <w:noProof/>
                <w:lang w:val="fr-FR"/>
              </w:rPr>
              <w:t>AUTOMATION</w:t>
            </w:r>
            <w:r w:rsidRPr="00185856">
              <w:rPr>
                <w:rStyle w:val="a7"/>
                <w:caps/>
                <w:noProof/>
                <w:lang w:val="en-US"/>
              </w:rPr>
              <w:t xml:space="preserve"> </w:t>
            </w:r>
            <w:r w:rsidRPr="00185856">
              <w:rPr>
                <w:rStyle w:val="a7"/>
                <w:caps/>
                <w:noProof/>
                <w:lang w:val="fr-FR"/>
              </w:rPr>
              <w:t>PLC</w:t>
            </w:r>
            <w:r w:rsidRPr="00185856">
              <w:rPr>
                <w:rStyle w:val="a7"/>
                <w:caps/>
                <w:noProof/>
                <w:lang w:val="en-US"/>
              </w:rPr>
              <w:t>"</w:t>
            </w:r>
            <w:r>
              <w:rPr>
                <w:noProof/>
                <w:webHidden/>
              </w:rPr>
              <w:tab/>
            </w:r>
            <w:r>
              <w:rPr>
                <w:noProof/>
                <w:webHidden/>
              </w:rPr>
              <w:fldChar w:fldCharType="begin"/>
            </w:r>
            <w:r>
              <w:rPr>
                <w:noProof/>
                <w:webHidden/>
              </w:rPr>
              <w:instrText xml:space="preserve"> PAGEREF _Toc199323381 \h </w:instrText>
            </w:r>
            <w:r>
              <w:rPr>
                <w:noProof/>
                <w:webHidden/>
              </w:rPr>
            </w:r>
            <w:r>
              <w:rPr>
                <w:noProof/>
                <w:webHidden/>
              </w:rPr>
              <w:fldChar w:fldCharType="separate"/>
            </w:r>
            <w:r>
              <w:rPr>
                <w:noProof/>
                <w:webHidden/>
              </w:rPr>
              <w:t>17</w:t>
            </w:r>
            <w:r>
              <w:rPr>
                <w:noProof/>
                <w:webHidden/>
              </w:rPr>
              <w:fldChar w:fldCharType="end"/>
            </w:r>
          </w:hyperlink>
        </w:p>
        <w:p w14:paraId="7C67052C" w14:textId="004920D9" w:rsidR="00185856" w:rsidRDefault="00185856">
          <w:pPr>
            <w:pStyle w:val="21"/>
            <w:rPr>
              <w:rFonts w:cstheme="minorBidi"/>
              <w:noProof/>
              <w:kern w:val="2"/>
              <w:sz w:val="24"/>
              <w:szCs w:val="24"/>
              <w14:ligatures w14:val="standardContextual"/>
            </w:rPr>
          </w:pPr>
          <w:hyperlink w:anchor="_Toc199323382" w:history="1">
            <w:r w:rsidRPr="0095722D">
              <w:rPr>
                <w:rStyle w:val="a7"/>
                <w:noProof/>
              </w:rPr>
              <w:t>4.1</w:t>
            </w:r>
            <w:r>
              <w:rPr>
                <w:rFonts w:cstheme="minorBidi"/>
                <w:noProof/>
                <w:kern w:val="2"/>
                <w:sz w:val="24"/>
                <w:szCs w:val="24"/>
                <w14:ligatures w14:val="standardContextual"/>
              </w:rPr>
              <w:tab/>
            </w:r>
            <w:r w:rsidRPr="0095722D">
              <w:rPr>
                <w:rStyle w:val="a7"/>
                <w:noProof/>
              </w:rPr>
              <w:t>РАЗРАБОТКА МОДУЛЯ NETWORK</w:t>
            </w:r>
            <w:r>
              <w:rPr>
                <w:noProof/>
                <w:webHidden/>
              </w:rPr>
              <w:tab/>
            </w:r>
            <w:r>
              <w:rPr>
                <w:noProof/>
                <w:webHidden/>
              </w:rPr>
              <w:fldChar w:fldCharType="begin"/>
            </w:r>
            <w:r>
              <w:rPr>
                <w:noProof/>
                <w:webHidden/>
              </w:rPr>
              <w:instrText xml:space="preserve"> PAGEREF _Toc199323382 \h </w:instrText>
            </w:r>
            <w:r>
              <w:rPr>
                <w:noProof/>
                <w:webHidden/>
              </w:rPr>
            </w:r>
            <w:r>
              <w:rPr>
                <w:noProof/>
                <w:webHidden/>
              </w:rPr>
              <w:fldChar w:fldCharType="separate"/>
            </w:r>
            <w:r>
              <w:rPr>
                <w:noProof/>
                <w:webHidden/>
              </w:rPr>
              <w:t>17</w:t>
            </w:r>
            <w:r>
              <w:rPr>
                <w:noProof/>
                <w:webHidden/>
              </w:rPr>
              <w:fldChar w:fldCharType="end"/>
            </w:r>
          </w:hyperlink>
        </w:p>
        <w:p w14:paraId="173E53AF" w14:textId="1E559465" w:rsidR="00185856" w:rsidRDefault="00185856">
          <w:pPr>
            <w:pStyle w:val="21"/>
            <w:rPr>
              <w:rFonts w:cstheme="minorBidi"/>
              <w:noProof/>
              <w:kern w:val="2"/>
              <w:sz w:val="24"/>
              <w:szCs w:val="24"/>
              <w14:ligatures w14:val="standardContextual"/>
            </w:rPr>
          </w:pPr>
          <w:hyperlink w:anchor="_Toc199323383" w:history="1">
            <w:r w:rsidRPr="0095722D">
              <w:rPr>
                <w:rStyle w:val="a7"/>
                <w:noProof/>
              </w:rPr>
              <w:t>4.2</w:t>
            </w:r>
            <w:r>
              <w:rPr>
                <w:rFonts w:cstheme="minorBidi"/>
                <w:noProof/>
                <w:kern w:val="2"/>
                <w:sz w:val="24"/>
                <w:szCs w:val="24"/>
                <w14:ligatures w14:val="standardContextual"/>
              </w:rPr>
              <w:tab/>
            </w:r>
            <w:r w:rsidR="000E043D" w:rsidRPr="0095722D">
              <w:rPr>
                <w:rStyle w:val="a7"/>
                <w:noProof/>
              </w:rPr>
              <w:t xml:space="preserve">РАЗРАБОТКА </w:t>
            </w:r>
            <w:r w:rsidRPr="0095722D">
              <w:rPr>
                <w:rStyle w:val="a7"/>
                <w:noProof/>
              </w:rPr>
              <w:t>МОДУЛЯ WSSERVER</w:t>
            </w:r>
            <w:r>
              <w:rPr>
                <w:noProof/>
                <w:webHidden/>
              </w:rPr>
              <w:tab/>
            </w:r>
            <w:r>
              <w:rPr>
                <w:noProof/>
                <w:webHidden/>
              </w:rPr>
              <w:fldChar w:fldCharType="begin"/>
            </w:r>
            <w:r>
              <w:rPr>
                <w:noProof/>
                <w:webHidden/>
              </w:rPr>
              <w:instrText xml:space="preserve"> PAGEREF _Toc199323383 \h </w:instrText>
            </w:r>
            <w:r>
              <w:rPr>
                <w:noProof/>
                <w:webHidden/>
              </w:rPr>
            </w:r>
            <w:r>
              <w:rPr>
                <w:noProof/>
                <w:webHidden/>
              </w:rPr>
              <w:fldChar w:fldCharType="separate"/>
            </w:r>
            <w:r>
              <w:rPr>
                <w:noProof/>
                <w:webHidden/>
              </w:rPr>
              <w:t>18</w:t>
            </w:r>
            <w:r>
              <w:rPr>
                <w:noProof/>
                <w:webHidden/>
              </w:rPr>
              <w:fldChar w:fldCharType="end"/>
            </w:r>
          </w:hyperlink>
        </w:p>
        <w:p w14:paraId="4D1D2D3A" w14:textId="1C83F896" w:rsidR="00185856" w:rsidRDefault="00185856">
          <w:pPr>
            <w:pStyle w:val="21"/>
            <w:rPr>
              <w:rFonts w:cstheme="minorBidi"/>
              <w:noProof/>
              <w:kern w:val="2"/>
              <w:sz w:val="24"/>
              <w:szCs w:val="24"/>
              <w14:ligatures w14:val="standardContextual"/>
            </w:rPr>
          </w:pPr>
          <w:hyperlink w:anchor="_Toc199323384" w:history="1">
            <w:r w:rsidRPr="0095722D">
              <w:rPr>
                <w:rStyle w:val="a7"/>
                <w:noProof/>
              </w:rPr>
              <w:t>4.3</w:t>
            </w:r>
            <w:r>
              <w:rPr>
                <w:rFonts w:cstheme="minorBidi"/>
                <w:noProof/>
                <w:kern w:val="2"/>
                <w:sz w:val="24"/>
                <w:szCs w:val="24"/>
                <w14:ligatures w14:val="standardContextual"/>
              </w:rPr>
              <w:tab/>
            </w:r>
            <w:r w:rsidRPr="0095722D">
              <w:rPr>
                <w:rStyle w:val="a7"/>
                <w:noProof/>
              </w:rPr>
              <w:t>РАЗРАБОТКА МОДУЛЯ PROXYWS</w:t>
            </w:r>
            <w:r>
              <w:rPr>
                <w:noProof/>
                <w:webHidden/>
              </w:rPr>
              <w:tab/>
            </w:r>
            <w:r>
              <w:rPr>
                <w:noProof/>
                <w:webHidden/>
              </w:rPr>
              <w:fldChar w:fldCharType="begin"/>
            </w:r>
            <w:r>
              <w:rPr>
                <w:noProof/>
                <w:webHidden/>
              </w:rPr>
              <w:instrText xml:space="preserve"> PAGEREF _Toc199323384 \h </w:instrText>
            </w:r>
            <w:r>
              <w:rPr>
                <w:noProof/>
                <w:webHidden/>
              </w:rPr>
            </w:r>
            <w:r>
              <w:rPr>
                <w:noProof/>
                <w:webHidden/>
              </w:rPr>
              <w:fldChar w:fldCharType="separate"/>
            </w:r>
            <w:r>
              <w:rPr>
                <w:noProof/>
                <w:webHidden/>
              </w:rPr>
              <w:t>19</w:t>
            </w:r>
            <w:r>
              <w:rPr>
                <w:noProof/>
                <w:webHidden/>
              </w:rPr>
              <w:fldChar w:fldCharType="end"/>
            </w:r>
          </w:hyperlink>
        </w:p>
        <w:p w14:paraId="735CDCF0" w14:textId="53683E71" w:rsidR="00185856" w:rsidRDefault="00185856">
          <w:pPr>
            <w:pStyle w:val="21"/>
            <w:rPr>
              <w:rFonts w:cstheme="minorBidi"/>
              <w:noProof/>
              <w:kern w:val="2"/>
              <w:sz w:val="24"/>
              <w:szCs w:val="24"/>
              <w14:ligatures w14:val="standardContextual"/>
            </w:rPr>
          </w:pPr>
          <w:hyperlink w:anchor="_Toc199323385" w:history="1">
            <w:r w:rsidRPr="0095722D">
              <w:rPr>
                <w:rStyle w:val="a7"/>
                <w:noProof/>
              </w:rPr>
              <w:t>4.4</w:t>
            </w:r>
            <w:r>
              <w:rPr>
                <w:rFonts w:cstheme="minorBidi"/>
                <w:noProof/>
                <w:kern w:val="2"/>
                <w:sz w:val="24"/>
                <w:szCs w:val="24"/>
                <w14:ligatures w14:val="standardContextual"/>
              </w:rPr>
              <w:tab/>
            </w:r>
            <w:r w:rsidRPr="0095722D">
              <w:rPr>
                <w:rStyle w:val="a7"/>
                <w:noProof/>
              </w:rPr>
              <w:t>РАЗРАБОТКА МОДУЛЯ ROUTEREPL</w:t>
            </w:r>
            <w:r>
              <w:rPr>
                <w:noProof/>
                <w:webHidden/>
              </w:rPr>
              <w:tab/>
            </w:r>
            <w:r>
              <w:rPr>
                <w:noProof/>
                <w:webHidden/>
              </w:rPr>
              <w:fldChar w:fldCharType="begin"/>
            </w:r>
            <w:r>
              <w:rPr>
                <w:noProof/>
                <w:webHidden/>
              </w:rPr>
              <w:instrText xml:space="preserve"> PAGEREF _Toc199323385 \h </w:instrText>
            </w:r>
            <w:r>
              <w:rPr>
                <w:noProof/>
                <w:webHidden/>
              </w:rPr>
            </w:r>
            <w:r>
              <w:rPr>
                <w:noProof/>
                <w:webHidden/>
              </w:rPr>
              <w:fldChar w:fldCharType="separate"/>
            </w:r>
            <w:r>
              <w:rPr>
                <w:noProof/>
                <w:webHidden/>
              </w:rPr>
              <w:t>20</w:t>
            </w:r>
            <w:r>
              <w:rPr>
                <w:noProof/>
                <w:webHidden/>
              </w:rPr>
              <w:fldChar w:fldCharType="end"/>
            </w:r>
          </w:hyperlink>
        </w:p>
        <w:p w14:paraId="4C94DF58" w14:textId="55F23E11" w:rsidR="00185856" w:rsidRDefault="00185856">
          <w:pPr>
            <w:pStyle w:val="21"/>
            <w:rPr>
              <w:rFonts w:cstheme="minorBidi"/>
              <w:noProof/>
              <w:kern w:val="2"/>
              <w:sz w:val="24"/>
              <w:szCs w:val="24"/>
              <w14:ligatures w14:val="standardContextual"/>
            </w:rPr>
          </w:pPr>
          <w:hyperlink w:anchor="_Toc199323386" w:history="1">
            <w:r w:rsidRPr="0095722D">
              <w:rPr>
                <w:rStyle w:val="a7"/>
                <w:noProof/>
              </w:rPr>
              <w:t>4.5</w:t>
            </w:r>
            <w:r>
              <w:rPr>
                <w:rFonts w:cstheme="minorBidi"/>
                <w:noProof/>
                <w:kern w:val="2"/>
                <w:sz w:val="24"/>
                <w:szCs w:val="24"/>
                <w14:ligatures w14:val="standardContextual"/>
              </w:rPr>
              <w:tab/>
            </w:r>
            <w:r w:rsidRPr="0095722D">
              <w:rPr>
                <w:rStyle w:val="a7"/>
                <w:noProof/>
              </w:rPr>
              <w:t>РАЗРАБОТКА МОДУЛЯ MQTT</w:t>
            </w:r>
            <w:r w:rsidRPr="0095722D">
              <w:rPr>
                <w:rStyle w:val="a7"/>
                <w:noProof/>
                <w:lang w:val="en-US"/>
              </w:rPr>
              <w:t>GW</w:t>
            </w:r>
            <w:r>
              <w:rPr>
                <w:noProof/>
                <w:webHidden/>
              </w:rPr>
              <w:tab/>
            </w:r>
            <w:r>
              <w:rPr>
                <w:noProof/>
                <w:webHidden/>
              </w:rPr>
              <w:fldChar w:fldCharType="begin"/>
            </w:r>
            <w:r>
              <w:rPr>
                <w:noProof/>
                <w:webHidden/>
              </w:rPr>
              <w:instrText xml:space="preserve"> PAGEREF _Toc199323386 \h </w:instrText>
            </w:r>
            <w:r>
              <w:rPr>
                <w:noProof/>
                <w:webHidden/>
              </w:rPr>
            </w:r>
            <w:r>
              <w:rPr>
                <w:noProof/>
                <w:webHidden/>
              </w:rPr>
              <w:fldChar w:fldCharType="separate"/>
            </w:r>
            <w:r>
              <w:rPr>
                <w:noProof/>
                <w:webHidden/>
              </w:rPr>
              <w:t>21</w:t>
            </w:r>
            <w:r>
              <w:rPr>
                <w:noProof/>
                <w:webHidden/>
              </w:rPr>
              <w:fldChar w:fldCharType="end"/>
            </w:r>
          </w:hyperlink>
        </w:p>
        <w:p w14:paraId="06490C10" w14:textId="6D1907D5" w:rsidR="00185856" w:rsidRDefault="00185856">
          <w:pPr>
            <w:pStyle w:val="21"/>
            <w:rPr>
              <w:rFonts w:cstheme="minorBidi"/>
              <w:noProof/>
              <w:kern w:val="2"/>
              <w:sz w:val="24"/>
              <w:szCs w:val="24"/>
              <w14:ligatures w14:val="standardContextual"/>
            </w:rPr>
          </w:pPr>
          <w:hyperlink w:anchor="_Toc199323387" w:history="1">
            <w:r w:rsidRPr="0095722D">
              <w:rPr>
                <w:rStyle w:val="a7"/>
                <w:noProof/>
              </w:rPr>
              <w:t>4.6</w:t>
            </w:r>
            <w:r>
              <w:rPr>
                <w:rFonts w:cstheme="minorBidi"/>
                <w:noProof/>
                <w:kern w:val="2"/>
                <w:sz w:val="24"/>
                <w:szCs w:val="24"/>
                <w14:ligatures w14:val="standardContextual"/>
              </w:rPr>
              <w:tab/>
            </w:r>
            <w:r w:rsidRPr="0095722D">
              <w:rPr>
                <w:rStyle w:val="a7"/>
                <w:noProof/>
              </w:rPr>
              <w:t>РАЗРАБОТКА МОДУЛЯ PROXYMQTT</w:t>
            </w:r>
            <w:r>
              <w:rPr>
                <w:noProof/>
                <w:webHidden/>
              </w:rPr>
              <w:tab/>
            </w:r>
            <w:r>
              <w:rPr>
                <w:noProof/>
                <w:webHidden/>
              </w:rPr>
              <w:fldChar w:fldCharType="begin"/>
            </w:r>
            <w:r>
              <w:rPr>
                <w:noProof/>
                <w:webHidden/>
              </w:rPr>
              <w:instrText xml:space="preserve"> PAGEREF _Toc199323387 \h </w:instrText>
            </w:r>
            <w:r>
              <w:rPr>
                <w:noProof/>
                <w:webHidden/>
              </w:rPr>
            </w:r>
            <w:r>
              <w:rPr>
                <w:noProof/>
                <w:webHidden/>
              </w:rPr>
              <w:fldChar w:fldCharType="separate"/>
            </w:r>
            <w:r>
              <w:rPr>
                <w:noProof/>
                <w:webHidden/>
              </w:rPr>
              <w:t>22</w:t>
            </w:r>
            <w:r>
              <w:rPr>
                <w:noProof/>
                <w:webHidden/>
              </w:rPr>
              <w:fldChar w:fldCharType="end"/>
            </w:r>
          </w:hyperlink>
        </w:p>
        <w:p w14:paraId="3B60742A" w14:textId="5C6712EF" w:rsidR="00185856" w:rsidRDefault="00185856">
          <w:pPr>
            <w:pStyle w:val="21"/>
            <w:rPr>
              <w:rFonts w:cstheme="minorBidi"/>
              <w:noProof/>
              <w:kern w:val="2"/>
              <w:sz w:val="24"/>
              <w:szCs w:val="24"/>
              <w14:ligatures w14:val="standardContextual"/>
            </w:rPr>
          </w:pPr>
          <w:hyperlink w:anchor="_Toc199323388" w:history="1">
            <w:r w:rsidRPr="0095722D">
              <w:rPr>
                <w:rStyle w:val="a7"/>
                <w:noProof/>
              </w:rPr>
              <w:t>4.7</w:t>
            </w:r>
            <w:r>
              <w:rPr>
                <w:rFonts w:cstheme="minorBidi"/>
                <w:noProof/>
                <w:kern w:val="2"/>
                <w:sz w:val="24"/>
                <w:szCs w:val="24"/>
                <w14:ligatures w14:val="standardContextual"/>
              </w:rPr>
              <w:tab/>
            </w:r>
            <w:r w:rsidRPr="0095722D">
              <w:rPr>
                <w:rStyle w:val="a7"/>
                <w:noProof/>
              </w:rPr>
              <w:t xml:space="preserve">РАЗРАБОТКА МОДУЛЯ </w:t>
            </w:r>
            <w:r w:rsidRPr="0095722D">
              <w:rPr>
                <w:rStyle w:val="a7"/>
                <w:noProof/>
                <w:lang w:val="en-US"/>
              </w:rPr>
              <w:t>LHP</w:t>
            </w:r>
            <w:r>
              <w:rPr>
                <w:noProof/>
                <w:webHidden/>
              </w:rPr>
              <w:tab/>
            </w:r>
            <w:r>
              <w:rPr>
                <w:noProof/>
                <w:webHidden/>
              </w:rPr>
              <w:fldChar w:fldCharType="begin"/>
            </w:r>
            <w:r>
              <w:rPr>
                <w:noProof/>
                <w:webHidden/>
              </w:rPr>
              <w:instrText xml:space="preserve"> PAGEREF _Toc199323388 \h </w:instrText>
            </w:r>
            <w:r>
              <w:rPr>
                <w:noProof/>
                <w:webHidden/>
              </w:rPr>
            </w:r>
            <w:r>
              <w:rPr>
                <w:noProof/>
                <w:webHidden/>
              </w:rPr>
              <w:fldChar w:fldCharType="separate"/>
            </w:r>
            <w:r>
              <w:rPr>
                <w:noProof/>
                <w:webHidden/>
              </w:rPr>
              <w:t>23</w:t>
            </w:r>
            <w:r>
              <w:rPr>
                <w:noProof/>
                <w:webHidden/>
              </w:rPr>
              <w:fldChar w:fldCharType="end"/>
            </w:r>
          </w:hyperlink>
        </w:p>
        <w:p w14:paraId="7E554B7E" w14:textId="61912743" w:rsidR="00185856" w:rsidRDefault="00185856">
          <w:pPr>
            <w:pStyle w:val="21"/>
            <w:rPr>
              <w:rFonts w:cstheme="minorBidi"/>
              <w:noProof/>
              <w:kern w:val="2"/>
              <w:sz w:val="24"/>
              <w:szCs w:val="24"/>
              <w14:ligatures w14:val="standardContextual"/>
            </w:rPr>
          </w:pPr>
          <w:hyperlink w:anchor="_Toc199323389" w:history="1">
            <w:r w:rsidRPr="0095722D">
              <w:rPr>
                <w:rStyle w:val="a7"/>
                <w:noProof/>
              </w:rPr>
              <w:t>4.8</w:t>
            </w:r>
            <w:r>
              <w:rPr>
                <w:rFonts w:cstheme="minorBidi"/>
                <w:noProof/>
                <w:kern w:val="2"/>
                <w:sz w:val="24"/>
                <w:szCs w:val="24"/>
                <w14:ligatures w14:val="standardContextual"/>
              </w:rPr>
              <w:tab/>
            </w:r>
            <w:r w:rsidRPr="0095722D">
              <w:rPr>
                <w:rStyle w:val="a7"/>
                <w:noProof/>
              </w:rPr>
              <w:t>РАЗРАБОТКА МОДУЛЯ PROCESS</w:t>
            </w:r>
            <w:r>
              <w:rPr>
                <w:noProof/>
                <w:webHidden/>
              </w:rPr>
              <w:tab/>
            </w:r>
            <w:r>
              <w:rPr>
                <w:noProof/>
                <w:webHidden/>
              </w:rPr>
              <w:fldChar w:fldCharType="begin"/>
            </w:r>
            <w:r>
              <w:rPr>
                <w:noProof/>
                <w:webHidden/>
              </w:rPr>
              <w:instrText xml:space="preserve"> PAGEREF _Toc199323389 \h </w:instrText>
            </w:r>
            <w:r>
              <w:rPr>
                <w:noProof/>
                <w:webHidden/>
              </w:rPr>
            </w:r>
            <w:r>
              <w:rPr>
                <w:noProof/>
                <w:webHidden/>
              </w:rPr>
              <w:fldChar w:fldCharType="separate"/>
            </w:r>
            <w:r>
              <w:rPr>
                <w:noProof/>
                <w:webHidden/>
              </w:rPr>
              <w:t>25</w:t>
            </w:r>
            <w:r>
              <w:rPr>
                <w:noProof/>
                <w:webHidden/>
              </w:rPr>
              <w:fldChar w:fldCharType="end"/>
            </w:r>
          </w:hyperlink>
        </w:p>
        <w:p w14:paraId="293E119E" w14:textId="0F03A25B" w:rsidR="00185856" w:rsidRDefault="00185856">
          <w:pPr>
            <w:pStyle w:val="21"/>
            <w:rPr>
              <w:rFonts w:cstheme="minorBidi"/>
              <w:noProof/>
              <w:kern w:val="2"/>
              <w:sz w:val="24"/>
              <w:szCs w:val="24"/>
              <w14:ligatures w14:val="standardContextual"/>
            </w:rPr>
          </w:pPr>
          <w:hyperlink w:anchor="_Toc199323390" w:history="1">
            <w:r w:rsidRPr="0095722D">
              <w:rPr>
                <w:rStyle w:val="a7"/>
                <w:noProof/>
              </w:rPr>
              <w:t>4.9</w:t>
            </w:r>
            <w:r>
              <w:rPr>
                <w:rFonts w:cstheme="minorBidi"/>
                <w:noProof/>
                <w:kern w:val="2"/>
                <w:sz w:val="24"/>
                <w:szCs w:val="24"/>
                <w14:ligatures w14:val="standardContextual"/>
              </w:rPr>
              <w:tab/>
            </w:r>
            <w:r w:rsidRPr="0095722D">
              <w:rPr>
                <w:rStyle w:val="a7"/>
                <w:noProof/>
              </w:rPr>
              <w:t xml:space="preserve">РАЗРАБОТКА МОДУЛЯ </w:t>
            </w:r>
            <w:r w:rsidRPr="0095722D">
              <w:rPr>
                <w:rStyle w:val="a7"/>
                <w:noProof/>
                <w:lang w:val="en-US"/>
              </w:rPr>
              <w:t>DEVICEMANAGER</w:t>
            </w:r>
            <w:r>
              <w:rPr>
                <w:noProof/>
                <w:webHidden/>
              </w:rPr>
              <w:tab/>
            </w:r>
            <w:r>
              <w:rPr>
                <w:noProof/>
                <w:webHidden/>
              </w:rPr>
              <w:fldChar w:fldCharType="begin"/>
            </w:r>
            <w:r>
              <w:rPr>
                <w:noProof/>
                <w:webHidden/>
              </w:rPr>
              <w:instrText xml:space="preserve"> PAGEREF _Toc199323390 \h </w:instrText>
            </w:r>
            <w:r>
              <w:rPr>
                <w:noProof/>
                <w:webHidden/>
              </w:rPr>
            </w:r>
            <w:r>
              <w:rPr>
                <w:noProof/>
                <w:webHidden/>
              </w:rPr>
              <w:fldChar w:fldCharType="separate"/>
            </w:r>
            <w:r>
              <w:rPr>
                <w:noProof/>
                <w:webHidden/>
              </w:rPr>
              <w:t>27</w:t>
            </w:r>
            <w:r>
              <w:rPr>
                <w:noProof/>
                <w:webHidden/>
              </w:rPr>
              <w:fldChar w:fldCharType="end"/>
            </w:r>
          </w:hyperlink>
        </w:p>
        <w:p w14:paraId="4D36A327" w14:textId="2079F4B7" w:rsidR="00185856" w:rsidRDefault="00185856">
          <w:pPr>
            <w:pStyle w:val="12"/>
            <w:rPr>
              <w:rFonts w:eastAsiaTheme="minorEastAsia"/>
              <w:noProof/>
              <w:kern w:val="2"/>
              <w:sz w:val="24"/>
              <w:szCs w:val="24"/>
              <w:lang w:eastAsia="ru-RU"/>
              <w14:ligatures w14:val="standardContextual"/>
            </w:rPr>
          </w:pPr>
          <w:hyperlink w:anchor="_Toc199323391" w:history="1">
            <w:r w:rsidRPr="0095722D">
              <w:rPr>
                <w:rStyle w:val="a7"/>
                <w:noProof/>
                <w:lang w:val="en-US"/>
              </w:rPr>
              <w:t>5.</w:t>
            </w:r>
            <w:r>
              <w:rPr>
                <w:rFonts w:eastAsiaTheme="minorEastAsia"/>
                <w:noProof/>
                <w:kern w:val="2"/>
                <w:sz w:val="24"/>
                <w:szCs w:val="24"/>
                <w:lang w:eastAsia="ru-RU"/>
                <w14:ligatures w14:val="standardContextual"/>
              </w:rPr>
              <w:tab/>
            </w:r>
            <w:r w:rsidRPr="0095722D">
              <w:rPr>
                <w:rStyle w:val="a7"/>
                <w:noProof/>
              </w:rPr>
              <w:t>ЭТАП</w:t>
            </w:r>
            <w:r w:rsidRPr="0095722D">
              <w:rPr>
                <w:rStyle w:val="a7"/>
                <w:noProof/>
                <w:lang w:val="en-US"/>
              </w:rPr>
              <w:t xml:space="preserve"> 2. </w:t>
            </w:r>
            <w:r w:rsidRPr="0095722D">
              <w:rPr>
                <w:rStyle w:val="a7"/>
                <w:noProof/>
              </w:rPr>
              <w:t>РАЗРАБОТКА</w:t>
            </w:r>
            <w:r w:rsidRPr="0095722D">
              <w:rPr>
                <w:rStyle w:val="a7"/>
                <w:noProof/>
                <w:lang w:val="en-US"/>
              </w:rPr>
              <w:t xml:space="preserve"> </w:t>
            </w:r>
            <w:r w:rsidRPr="0095722D">
              <w:rPr>
                <w:rStyle w:val="a7"/>
                <w:noProof/>
              </w:rPr>
              <w:t>ФРЕЙМВОРКА</w:t>
            </w:r>
            <w:r w:rsidRPr="0095722D">
              <w:rPr>
                <w:rStyle w:val="a7"/>
                <w:noProof/>
                <w:lang w:val="en-US"/>
              </w:rPr>
              <w:t xml:space="preserve"> "</w:t>
            </w:r>
            <w:r w:rsidRPr="0095722D">
              <w:rPr>
                <w:rStyle w:val="a7"/>
                <w:noProof/>
                <w:lang w:val="fr-FR"/>
              </w:rPr>
              <w:t>HORIZON</w:t>
            </w:r>
            <w:r w:rsidRPr="0095722D">
              <w:rPr>
                <w:rStyle w:val="a7"/>
                <w:noProof/>
                <w:lang w:val="en-US"/>
              </w:rPr>
              <w:t xml:space="preserve"> </w:t>
            </w:r>
            <w:r w:rsidRPr="0095722D">
              <w:rPr>
                <w:rStyle w:val="a7"/>
                <w:noProof/>
                <w:lang w:val="fr-FR"/>
              </w:rPr>
              <w:t>AUTOMATION</w:t>
            </w:r>
            <w:r w:rsidRPr="0095722D">
              <w:rPr>
                <w:rStyle w:val="a7"/>
                <w:noProof/>
                <w:lang w:val="en-US"/>
              </w:rPr>
              <w:t xml:space="preserve"> </w:t>
            </w:r>
            <w:r w:rsidRPr="0095722D">
              <w:rPr>
                <w:rStyle w:val="a7"/>
                <w:noProof/>
                <w:lang w:val="fr-FR"/>
              </w:rPr>
              <w:t>SERVER</w:t>
            </w:r>
            <w:r w:rsidRPr="0095722D">
              <w:rPr>
                <w:rStyle w:val="a7"/>
                <w:noProof/>
                <w:lang w:val="en-US"/>
              </w:rPr>
              <w:t>"</w:t>
            </w:r>
            <w:r>
              <w:rPr>
                <w:noProof/>
                <w:webHidden/>
              </w:rPr>
              <w:tab/>
            </w:r>
            <w:r>
              <w:rPr>
                <w:noProof/>
                <w:webHidden/>
              </w:rPr>
              <w:fldChar w:fldCharType="begin"/>
            </w:r>
            <w:r>
              <w:rPr>
                <w:noProof/>
                <w:webHidden/>
              </w:rPr>
              <w:instrText xml:space="preserve"> PAGEREF _Toc199323391 \h </w:instrText>
            </w:r>
            <w:r>
              <w:rPr>
                <w:noProof/>
                <w:webHidden/>
              </w:rPr>
            </w:r>
            <w:r>
              <w:rPr>
                <w:noProof/>
                <w:webHidden/>
              </w:rPr>
              <w:fldChar w:fldCharType="separate"/>
            </w:r>
            <w:r>
              <w:rPr>
                <w:noProof/>
                <w:webHidden/>
              </w:rPr>
              <w:t>28</w:t>
            </w:r>
            <w:r>
              <w:rPr>
                <w:noProof/>
                <w:webHidden/>
              </w:rPr>
              <w:fldChar w:fldCharType="end"/>
            </w:r>
          </w:hyperlink>
        </w:p>
        <w:p w14:paraId="441DF752" w14:textId="5B6E9752" w:rsidR="00185856" w:rsidRDefault="00185856">
          <w:pPr>
            <w:pStyle w:val="21"/>
            <w:rPr>
              <w:rFonts w:cstheme="minorBidi"/>
              <w:noProof/>
              <w:kern w:val="2"/>
              <w:sz w:val="24"/>
              <w:szCs w:val="24"/>
              <w14:ligatures w14:val="standardContextual"/>
            </w:rPr>
          </w:pPr>
          <w:hyperlink w:anchor="_Toc199323392" w:history="1">
            <w:r w:rsidRPr="0095722D">
              <w:rPr>
                <w:rStyle w:val="a7"/>
                <w:noProof/>
              </w:rPr>
              <w:t>5.1</w:t>
            </w:r>
            <w:r>
              <w:rPr>
                <w:rFonts w:cstheme="minorBidi"/>
                <w:noProof/>
                <w:kern w:val="2"/>
                <w:sz w:val="24"/>
                <w:szCs w:val="24"/>
                <w14:ligatures w14:val="standardContextual"/>
              </w:rPr>
              <w:tab/>
            </w:r>
            <w:r w:rsidRPr="0095722D">
              <w:rPr>
                <w:rStyle w:val="a7"/>
                <w:noProof/>
              </w:rPr>
              <w:t>РАЗРАБОТКА МОДУЛЯ PROCESS</w:t>
            </w:r>
            <w:r>
              <w:rPr>
                <w:noProof/>
                <w:webHidden/>
              </w:rPr>
              <w:tab/>
            </w:r>
            <w:r>
              <w:rPr>
                <w:noProof/>
                <w:webHidden/>
              </w:rPr>
              <w:fldChar w:fldCharType="begin"/>
            </w:r>
            <w:r>
              <w:rPr>
                <w:noProof/>
                <w:webHidden/>
              </w:rPr>
              <w:instrText xml:space="preserve"> PAGEREF _Toc199323392 \h </w:instrText>
            </w:r>
            <w:r>
              <w:rPr>
                <w:noProof/>
                <w:webHidden/>
              </w:rPr>
            </w:r>
            <w:r>
              <w:rPr>
                <w:noProof/>
                <w:webHidden/>
              </w:rPr>
              <w:fldChar w:fldCharType="separate"/>
            </w:r>
            <w:r>
              <w:rPr>
                <w:noProof/>
                <w:webHidden/>
              </w:rPr>
              <w:t>28</w:t>
            </w:r>
            <w:r>
              <w:rPr>
                <w:noProof/>
                <w:webHidden/>
              </w:rPr>
              <w:fldChar w:fldCharType="end"/>
            </w:r>
          </w:hyperlink>
        </w:p>
        <w:p w14:paraId="4CA5CAB2" w14:textId="352E12C2" w:rsidR="00185856" w:rsidRDefault="00185856">
          <w:pPr>
            <w:pStyle w:val="21"/>
            <w:rPr>
              <w:rFonts w:cstheme="minorBidi"/>
              <w:noProof/>
              <w:kern w:val="2"/>
              <w:sz w:val="24"/>
              <w:szCs w:val="24"/>
              <w14:ligatures w14:val="standardContextual"/>
            </w:rPr>
          </w:pPr>
          <w:hyperlink w:anchor="_Toc199323393" w:history="1">
            <w:r w:rsidRPr="0095722D">
              <w:rPr>
                <w:rStyle w:val="a7"/>
                <w:noProof/>
              </w:rPr>
              <w:t>5.2</w:t>
            </w:r>
            <w:r>
              <w:rPr>
                <w:rFonts w:cstheme="minorBidi"/>
                <w:noProof/>
                <w:kern w:val="2"/>
                <w:sz w:val="24"/>
                <w:szCs w:val="24"/>
                <w14:ligatures w14:val="standardContextual"/>
              </w:rPr>
              <w:tab/>
            </w:r>
            <w:r w:rsidRPr="0095722D">
              <w:rPr>
                <w:rStyle w:val="a7"/>
                <w:noProof/>
              </w:rPr>
              <w:t>РАЗРАБОТКА МОДУЛЯ PROVIDERMDB</w:t>
            </w:r>
            <w:r>
              <w:rPr>
                <w:noProof/>
                <w:webHidden/>
              </w:rPr>
              <w:tab/>
            </w:r>
            <w:r>
              <w:rPr>
                <w:noProof/>
                <w:webHidden/>
              </w:rPr>
              <w:fldChar w:fldCharType="begin"/>
            </w:r>
            <w:r>
              <w:rPr>
                <w:noProof/>
                <w:webHidden/>
              </w:rPr>
              <w:instrText xml:space="preserve"> PAGEREF _Toc199323393 \h </w:instrText>
            </w:r>
            <w:r>
              <w:rPr>
                <w:noProof/>
                <w:webHidden/>
              </w:rPr>
            </w:r>
            <w:r>
              <w:rPr>
                <w:noProof/>
                <w:webHidden/>
              </w:rPr>
              <w:fldChar w:fldCharType="separate"/>
            </w:r>
            <w:r>
              <w:rPr>
                <w:noProof/>
                <w:webHidden/>
              </w:rPr>
              <w:t>29</w:t>
            </w:r>
            <w:r>
              <w:rPr>
                <w:noProof/>
                <w:webHidden/>
              </w:rPr>
              <w:fldChar w:fldCharType="end"/>
            </w:r>
          </w:hyperlink>
        </w:p>
        <w:p w14:paraId="0F5DFA90" w14:textId="667008C5" w:rsidR="00185856" w:rsidRDefault="00185856">
          <w:pPr>
            <w:pStyle w:val="21"/>
            <w:rPr>
              <w:rFonts w:cstheme="minorBidi"/>
              <w:noProof/>
              <w:kern w:val="2"/>
              <w:sz w:val="24"/>
              <w:szCs w:val="24"/>
              <w14:ligatures w14:val="standardContextual"/>
            </w:rPr>
          </w:pPr>
          <w:hyperlink w:anchor="_Toc199323394" w:history="1">
            <w:r w:rsidRPr="0095722D">
              <w:rPr>
                <w:rStyle w:val="a7"/>
                <w:noProof/>
              </w:rPr>
              <w:t>5.3</w:t>
            </w:r>
            <w:r>
              <w:rPr>
                <w:rFonts w:cstheme="minorBidi"/>
                <w:noProof/>
                <w:kern w:val="2"/>
                <w:sz w:val="24"/>
                <w:szCs w:val="24"/>
                <w14:ligatures w14:val="standardContextual"/>
              </w:rPr>
              <w:tab/>
            </w:r>
            <w:r w:rsidRPr="0095722D">
              <w:rPr>
                <w:rStyle w:val="a7"/>
                <w:noProof/>
              </w:rPr>
              <w:t>РАЗРАБОТКА МОДУЛЯ LOGGER</w:t>
            </w:r>
            <w:r>
              <w:rPr>
                <w:noProof/>
                <w:webHidden/>
              </w:rPr>
              <w:tab/>
            </w:r>
            <w:r>
              <w:rPr>
                <w:noProof/>
                <w:webHidden/>
              </w:rPr>
              <w:fldChar w:fldCharType="begin"/>
            </w:r>
            <w:r>
              <w:rPr>
                <w:noProof/>
                <w:webHidden/>
              </w:rPr>
              <w:instrText xml:space="preserve"> PAGEREF _Toc199323394 \h </w:instrText>
            </w:r>
            <w:r>
              <w:rPr>
                <w:noProof/>
                <w:webHidden/>
              </w:rPr>
            </w:r>
            <w:r>
              <w:rPr>
                <w:noProof/>
                <w:webHidden/>
              </w:rPr>
              <w:fldChar w:fldCharType="separate"/>
            </w:r>
            <w:r>
              <w:rPr>
                <w:noProof/>
                <w:webHidden/>
              </w:rPr>
              <w:t>31</w:t>
            </w:r>
            <w:r>
              <w:rPr>
                <w:noProof/>
                <w:webHidden/>
              </w:rPr>
              <w:fldChar w:fldCharType="end"/>
            </w:r>
          </w:hyperlink>
        </w:p>
        <w:p w14:paraId="23622F5F" w14:textId="2012371F" w:rsidR="00185856" w:rsidRDefault="00185856">
          <w:pPr>
            <w:pStyle w:val="21"/>
            <w:rPr>
              <w:rFonts w:cstheme="minorBidi"/>
              <w:noProof/>
              <w:kern w:val="2"/>
              <w:sz w:val="24"/>
              <w:szCs w:val="24"/>
              <w14:ligatures w14:val="standardContextual"/>
            </w:rPr>
          </w:pPr>
          <w:hyperlink w:anchor="_Toc199323395" w:history="1">
            <w:r w:rsidRPr="0095722D">
              <w:rPr>
                <w:rStyle w:val="a7"/>
                <w:noProof/>
              </w:rPr>
              <w:t>5.4</w:t>
            </w:r>
            <w:r>
              <w:rPr>
                <w:rFonts w:cstheme="minorBidi"/>
                <w:noProof/>
                <w:kern w:val="2"/>
                <w:sz w:val="24"/>
                <w:szCs w:val="24"/>
                <w14:ligatures w14:val="standardContextual"/>
              </w:rPr>
              <w:tab/>
            </w:r>
            <w:r w:rsidRPr="0095722D">
              <w:rPr>
                <w:rStyle w:val="a7"/>
                <w:noProof/>
              </w:rPr>
              <w:t>РАЗРАБОТКА МОДУЛЯ PROXYLOGGER</w:t>
            </w:r>
            <w:r>
              <w:rPr>
                <w:noProof/>
                <w:webHidden/>
              </w:rPr>
              <w:tab/>
            </w:r>
            <w:r>
              <w:rPr>
                <w:noProof/>
                <w:webHidden/>
              </w:rPr>
              <w:fldChar w:fldCharType="begin"/>
            </w:r>
            <w:r>
              <w:rPr>
                <w:noProof/>
                <w:webHidden/>
              </w:rPr>
              <w:instrText xml:space="preserve"> PAGEREF _Toc199323395 \h </w:instrText>
            </w:r>
            <w:r>
              <w:rPr>
                <w:noProof/>
                <w:webHidden/>
              </w:rPr>
            </w:r>
            <w:r>
              <w:rPr>
                <w:noProof/>
                <w:webHidden/>
              </w:rPr>
              <w:fldChar w:fldCharType="separate"/>
            </w:r>
            <w:r>
              <w:rPr>
                <w:noProof/>
                <w:webHidden/>
              </w:rPr>
              <w:t>33</w:t>
            </w:r>
            <w:r>
              <w:rPr>
                <w:noProof/>
                <w:webHidden/>
              </w:rPr>
              <w:fldChar w:fldCharType="end"/>
            </w:r>
          </w:hyperlink>
        </w:p>
        <w:p w14:paraId="08C006D0" w14:textId="1057BF28" w:rsidR="00185856" w:rsidRDefault="00185856">
          <w:pPr>
            <w:pStyle w:val="21"/>
            <w:rPr>
              <w:rFonts w:cstheme="minorBidi"/>
              <w:noProof/>
              <w:kern w:val="2"/>
              <w:sz w:val="24"/>
              <w:szCs w:val="24"/>
              <w14:ligatures w14:val="standardContextual"/>
            </w:rPr>
          </w:pPr>
          <w:hyperlink w:anchor="_Toc199323396" w:history="1">
            <w:r w:rsidRPr="0095722D">
              <w:rPr>
                <w:rStyle w:val="a7"/>
                <w:noProof/>
              </w:rPr>
              <w:t>5.5</w:t>
            </w:r>
            <w:r>
              <w:rPr>
                <w:rFonts w:cstheme="minorBidi"/>
                <w:noProof/>
                <w:kern w:val="2"/>
                <w:sz w:val="24"/>
                <w:szCs w:val="24"/>
                <w14:ligatures w14:val="standardContextual"/>
              </w:rPr>
              <w:tab/>
            </w:r>
            <w:r w:rsidRPr="0095722D">
              <w:rPr>
                <w:rStyle w:val="a7"/>
                <w:noProof/>
              </w:rPr>
              <w:t xml:space="preserve">РАЗРАБОТКА МОДУЛЯ </w:t>
            </w:r>
            <w:r w:rsidRPr="0095722D">
              <w:rPr>
                <w:rStyle w:val="a7"/>
                <w:noProof/>
                <w:lang w:val="en-US"/>
              </w:rPr>
              <w:t>DEVICEMANAGER</w:t>
            </w:r>
            <w:r>
              <w:rPr>
                <w:noProof/>
                <w:webHidden/>
              </w:rPr>
              <w:tab/>
            </w:r>
            <w:r>
              <w:rPr>
                <w:noProof/>
                <w:webHidden/>
              </w:rPr>
              <w:fldChar w:fldCharType="begin"/>
            </w:r>
            <w:r>
              <w:rPr>
                <w:noProof/>
                <w:webHidden/>
              </w:rPr>
              <w:instrText xml:space="preserve"> PAGEREF _Toc199323396 \h </w:instrText>
            </w:r>
            <w:r>
              <w:rPr>
                <w:noProof/>
                <w:webHidden/>
              </w:rPr>
            </w:r>
            <w:r>
              <w:rPr>
                <w:noProof/>
                <w:webHidden/>
              </w:rPr>
              <w:fldChar w:fldCharType="separate"/>
            </w:r>
            <w:r>
              <w:rPr>
                <w:noProof/>
                <w:webHidden/>
              </w:rPr>
              <w:t>35</w:t>
            </w:r>
            <w:r>
              <w:rPr>
                <w:noProof/>
                <w:webHidden/>
              </w:rPr>
              <w:fldChar w:fldCharType="end"/>
            </w:r>
          </w:hyperlink>
        </w:p>
        <w:p w14:paraId="49D20EFC" w14:textId="18081937" w:rsidR="00185856" w:rsidRDefault="00185856">
          <w:pPr>
            <w:pStyle w:val="21"/>
            <w:rPr>
              <w:rFonts w:cstheme="minorBidi"/>
              <w:noProof/>
              <w:kern w:val="2"/>
              <w:sz w:val="24"/>
              <w:szCs w:val="24"/>
              <w14:ligatures w14:val="standardContextual"/>
            </w:rPr>
          </w:pPr>
          <w:hyperlink w:anchor="_Toc199323397" w:history="1">
            <w:r w:rsidRPr="0095722D">
              <w:rPr>
                <w:rStyle w:val="a7"/>
                <w:noProof/>
              </w:rPr>
              <w:t>5.6</w:t>
            </w:r>
            <w:r>
              <w:rPr>
                <w:rFonts w:cstheme="minorBidi"/>
                <w:noProof/>
                <w:kern w:val="2"/>
                <w:sz w:val="24"/>
                <w:szCs w:val="24"/>
                <w14:ligatures w14:val="standardContextual"/>
              </w:rPr>
              <w:tab/>
            </w:r>
            <w:r w:rsidRPr="0095722D">
              <w:rPr>
                <w:rStyle w:val="a7"/>
                <w:noProof/>
              </w:rPr>
              <w:t xml:space="preserve">РАЗРАБОТКА МОДУЛЯ </w:t>
            </w:r>
            <w:r w:rsidRPr="0095722D">
              <w:rPr>
                <w:rStyle w:val="a7"/>
                <w:noProof/>
                <w:lang w:val="en-US"/>
              </w:rPr>
              <w:t>CHANNEL</w:t>
            </w:r>
            <w:r>
              <w:rPr>
                <w:noProof/>
                <w:webHidden/>
              </w:rPr>
              <w:tab/>
            </w:r>
            <w:r>
              <w:rPr>
                <w:noProof/>
                <w:webHidden/>
              </w:rPr>
              <w:fldChar w:fldCharType="begin"/>
            </w:r>
            <w:r>
              <w:rPr>
                <w:noProof/>
                <w:webHidden/>
              </w:rPr>
              <w:instrText xml:space="preserve"> PAGEREF _Toc199323397 \h </w:instrText>
            </w:r>
            <w:r>
              <w:rPr>
                <w:noProof/>
                <w:webHidden/>
              </w:rPr>
            </w:r>
            <w:r>
              <w:rPr>
                <w:noProof/>
                <w:webHidden/>
              </w:rPr>
              <w:fldChar w:fldCharType="separate"/>
            </w:r>
            <w:r>
              <w:rPr>
                <w:noProof/>
                <w:webHidden/>
              </w:rPr>
              <w:t>36</w:t>
            </w:r>
            <w:r>
              <w:rPr>
                <w:noProof/>
                <w:webHidden/>
              </w:rPr>
              <w:fldChar w:fldCharType="end"/>
            </w:r>
          </w:hyperlink>
        </w:p>
        <w:p w14:paraId="1A95C6F2" w14:textId="6546C585" w:rsidR="00185856" w:rsidRDefault="00185856">
          <w:pPr>
            <w:pStyle w:val="21"/>
            <w:rPr>
              <w:rFonts w:cstheme="minorBidi"/>
              <w:noProof/>
              <w:kern w:val="2"/>
              <w:sz w:val="24"/>
              <w:szCs w:val="24"/>
              <w14:ligatures w14:val="standardContextual"/>
            </w:rPr>
          </w:pPr>
          <w:hyperlink w:anchor="_Toc199323398" w:history="1">
            <w:r w:rsidRPr="0095722D">
              <w:rPr>
                <w:rStyle w:val="a7"/>
                <w:noProof/>
              </w:rPr>
              <w:t>5.7</w:t>
            </w:r>
            <w:r>
              <w:rPr>
                <w:rFonts w:cstheme="minorBidi"/>
                <w:noProof/>
                <w:kern w:val="2"/>
                <w:sz w:val="24"/>
                <w:szCs w:val="24"/>
                <w14:ligatures w14:val="standardContextual"/>
              </w:rPr>
              <w:tab/>
            </w:r>
            <w:r w:rsidRPr="0095722D">
              <w:rPr>
                <w:rStyle w:val="a7"/>
                <w:noProof/>
              </w:rPr>
              <w:t xml:space="preserve">РАЗРАБОТКА МОДУЛЯ </w:t>
            </w:r>
            <w:r w:rsidRPr="0095722D">
              <w:rPr>
                <w:rStyle w:val="a7"/>
                <w:noProof/>
                <w:lang w:val="en-US"/>
              </w:rPr>
              <w:t>PROXYCHANNEL</w:t>
            </w:r>
            <w:r>
              <w:rPr>
                <w:noProof/>
                <w:webHidden/>
              </w:rPr>
              <w:tab/>
            </w:r>
            <w:r>
              <w:rPr>
                <w:noProof/>
                <w:webHidden/>
              </w:rPr>
              <w:fldChar w:fldCharType="begin"/>
            </w:r>
            <w:r>
              <w:rPr>
                <w:noProof/>
                <w:webHidden/>
              </w:rPr>
              <w:instrText xml:space="preserve"> PAGEREF _Toc199323398 \h </w:instrText>
            </w:r>
            <w:r>
              <w:rPr>
                <w:noProof/>
                <w:webHidden/>
              </w:rPr>
            </w:r>
            <w:r>
              <w:rPr>
                <w:noProof/>
                <w:webHidden/>
              </w:rPr>
              <w:fldChar w:fldCharType="separate"/>
            </w:r>
            <w:r>
              <w:rPr>
                <w:noProof/>
                <w:webHidden/>
              </w:rPr>
              <w:t>39</w:t>
            </w:r>
            <w:r>
              <w:rPr>
                <w:noProof/>
                <w:webHidden/>
              </w:rPr>
              <w:fldChar w:fldCharType="end"/>
            </w:r>
          </w:hyperlink>
        </w:p>
        <w:p w14:paraId="7EFDECE1" w14:textId="519FD528" w:rsidR="00185856" w:rsidRDefault="00185856">
          <w:pPr>
            <w:pStyle w:val="21"/>
            <w:rPr>
              <w:rFonts w:cstheme="minorBidi"/>
              <w:noProof/>
              <w:kern w:val="2"/>
              <w:sz w:val="24"/>
              <w:szCs w:val="24"/>
              <w14:ligatures w14:val="standardContextual"/>
            </w:rPr>
          </w:pPr>
          <w:hyperlink w:anchor="_Toc199323399" w:history="1">
            <w:r w:rsidRPr="0095722D">
              <w:rPr>
                <w:rStyle w:val="a7"/>
                <w:noProof/>
              </w:rPr>
              <w:t>5.8</w:t>
            </w:r>
            <w:r>
              <w:rPr>
                <w:rFonts w:cstheme="minorBidi"/>
                <w:noProof/>
                <w:kern w:val="2"/>
                <w:sz w:val="24"/>
                <w:szCs w:val="24"/>
                <w14:ligatures w14:val="standardContextual"/>
              </w:rPr>
              <w:tab/>
            </w:r>
            <w:r w:rsidRPr="0095722D">
              <w:rPr>
                <w:rStyle w:val="a7"/>
                <w:noProof/>
              </w:rPr>
              <w:t xml:space="preserve">РАЗРАБОТКА МОДУЛЯ </w:t>
            </w:r>
            <w:r w:rsidRPr="0095722D">
              <w:rPr>
                <w:rStyle w:val="a7"/>
                <w:noProof/>
                <w:lang w:val="en-US"/>
              </w:rPr>
              <w:t>WSCLIENT</w:t>
            </w:r>
            <w:r>
              <w:rPr>
                <w:noProof/>
                <w:webHidden/>
              </w:rPr>
              <w:tab/>
            </w:r>
            <w:r>
              <w:rPr>
                <w:noProof/>
                <w:webHidden/>
              </w:rPr>
              <w:fldChar w:fldCharType="begin"/>
            </w:r>
            <w:r>
              <w:rPr>
                <w:noProof/>
                <w:webHidden/>
              </w:rPr>
              <w:instrText xml:space="preserve"> PAGEREF _Toc199323399 \h </w:instrText>
            </w:r>
            <w:r>
              <w:rPr>
                <w:noProof/>
                <w:webHidden/>
              </w:rPr>
            </w:r>
            <w:r>
              <w:rPr>
                <w:noProof/>
                <w:webHidden/>
              </w:rPr>
              <w:fldChar w:fldCharType="separate"/>
            </w:r>
            <w:r>
              <w:rPr>
                <w:noProof/>
                <w:webHidden/>
              </w:rPr>
              <w:t>40</w:t>
            </w:r>
            <w:r>
              <w:rPr>
                <w:noProof/>
                <w:webHidden/>
              </w:rPr>
              <w:fldChar w:fldCharType="end"/>
            </w:r>
          </w:hyperlink>
        </w:p>
        <w:p w14:paraId="6E757211" w14:textId="7B973DDF" w:rsidR="00185856" w:rsidRDefault="00185856">
          <w:pPr>
            <w:pStyle w:val="21"/>
            <w:rPr>
              <w:rFonts w:cstheme="minorBidi"/>
              <w:noProof/>
              <w:kern w:val="2"/>
              <w:sz w:val="24"/>
              <w:szCs w:val="24"/>
              <w14:ligatures w14:val="standardContextual"/>
            </w:rPr>
          </w:pPr>
          <w:hyperlink w:anchor="_Toc199323400" w:history="1">
            <w:r w:rsidRPr="0095722D">
              <w:rPr>
                <w:rStyle w:val="a7"/>
                <w:noProof/>
              </w:rPr>
              <w:t>5.9</w:t>
            </w:r>
            <w:r>
              <w:rPr>
                <w:rFonts w:cstheme="minorBidi"/>
                <w:noProof/>
                <w:kern w:val="2"/>
                <w:sz w:val="24"/>
                <w:szCs w:val="24"/>
                <w14:ligatures w14:val="standardContextual"/>
              </w:rPr>
              <w:tab/>
            </w:r>
            <w:r w:rsidRPr="0095722D">
              <w:rPr>
                <w:rStyle w:val="a7"/>
                <w:noProof/>
              </w:rPr>
              <w:t xml:space="preserve">РАЗРАБОТКА МОДУЛЯ </w:t>
            </w:r>
            <w:r w:rsidRPr="0095722D">
              <w:rPr>
                <w:rStyle w:val="a7"/>
                <w:noProof/>
                <w:lang w:val="en-US"/>
              </w:rPr>
              <w:t>PROXYWSCLIENT</w:t>
            </w:r>
            <w:r>
              <w:rPr>
                <w:noProof/>
                <w:webHidden/>
              </w:rPr>
              <w:tab/>
            </w:r>
            <w:r>
              <w:rPr>
                <w:noProof/>
                <w:webHidden/>
              </w:rPr>
              <w:fldChar w:fldCharType="begin"/>
            </w:r>
            <w:r>
              <w:rPr>
                <w:noProof/>
                <w:webHidden/>
              </w:rPr>
              <w:instrText xml:space="preserve"> PAGEREF _Toc199323400 \h </w:instrText>
            </w:r>
            <w:r>
              <w:rPr>
                <w:noProof/>
                <w:webHidden/>
              </w:rPr>
            </w:r>
            <w:r>
              <w:rPr>
                <w:noProof/>
                <w:webHidden/>
              </w:rPr>
              <w:fldChar w:fldCharType="separate"/>
            </w:r>
            <w:r>
              <w:rPr>
                <w:noProof/>
                <w:webHidden/>
              </w:rPr>
              <w:t>41</w:t>
            </w:r>
            <w:r>
              <w:rPr>
                <w:noProof/>
                <w:webHidden/>
              </w:rPr>
              <w:fldChar w:fldCharType="end"/>
            </w:r>
          </w:hyperlink>
        </w:p>
        <w:p w14:paraId="2AA5D99B" w14:textId="66374CBA" w:rsidR="00185856" w:rsidRDefault="00185856">
          <w:pPr>
            <w:pStyle w:val="21"/>
            <w:rPr>
              <w:rFonts w:cstheme="minorBidi"/>
              <w:noProof/>
              <w:kern w:val="2"/>
              <w:sz w:val="24"/>
              <w:szCs w:val="24"/>
              <w14:ligatures w14:val="standardContextual"/>
            </w:rPr>
          </w:pPr>
          <w:hyperlink w:anchor="_Toc199323401" w:history="1">
            <w:r w:rsidRPr="0095722D">
              <w:rPr>
                <w:rStyle w:val="a7"/>
                <w:noProof/>
              </w:rPr>
              <w:t>5.10</w:t>
            </w:r>
            <w:r>
              <w:rPr>
                <w:rFonts w:cstheme="minorBidi"/>
                <w:noProof/>
                <w:kern w:val="2"/>
                <w:sz w:val="24"/>
                <w:szCs w:val="24"/>
                <w14:ligatures w14:val="standardContextual"/>
              </w:rPr>
              <w:tab/>
            </w:r>
            <w:r w:rsidRPr="0095722D">
              <w:rPr>
                <w:rStyle w:val="a7"/>
                <w:noProof/>
              </w:rPr>
              <w:t>РАЗРАБОТКА МОДУЛЯ MQTTCLIENT</w:t>
            </w:r>
            <w:r>
              <w:rPr>
                <w:noProof/>
                <w:webHidden/>
              </w:rPr>
              <w:tab/>
            </w:r>
            <w:r>
              <w:rPr>
                <w:noProof/>
                <w:webHidden/>
              </w:rPr>
              <w:fldChar w:fldCharType="begin"/>
            </w:r>
            <w:r>
              <w:rPr>
                <w:noProof/>
                <w:webHidden/>
              </w:rPr>
              <w:instrText xml:space="preserve"> PAGEREF _Toc199323401 \h </w:instrText>
            </w:r>
            <w:r>
              <w:rPr>
                <w:noProof/>
                <w:webHidden/>
              </w:rPr>
            </w:r>
            <w:r>
              <w:rPr>
                <w:noProof/>
                <w:webHidden/>
              </w:rPr>
              <w:fldChar w:fldCharType="separate"/>
            </w:r>
            <w:r>
              <w:rPr>
                <w:noProof/>
                <w:webHidden/>
              </w:rPr>
              <w:t>42</w:t>
            </w:r>
            <w:r>
              <w:rPr>
                <w:noProof/>
                <w:webHidden/>
              </w:rPr>
              <w:fldChar w:fldCharType="end"/>
            </w:r>
          </w:hyperlink>
        </w:p>
        <w:p w14:paraId="3799EAA6" w14:textId="276AA982" w:rsidR="00185856" w:rsidRDefault="00185856">
          <w:pPr>
            <w:pStyle w:val="21"/>
            <w:rPr>
              <w:rFonts w:cstheme="minorBidi"/>
              <w:noProof/>
              <w:kern w:val="2"/>
              <w:sz w:val="24"/>
              <w:szCs w:val="24"/>
              <w14:ligatures w14:val="standardContextual"/>
            </w:rPr>
          </w:pPr>
          <w:hyperlink w:anchor="_Toc199323402" w:history="1">
            <w:r w:rsidRPr="0095722D">
              <w:rPr>
                <w:rStyle w:val="a7"/>
                <w:noProof/>
              </w:rPr>
              <w:t>5.11</w:t>
            </w:r>
            <w:r>
              <w:rPr>
                <w:rFonts w:cstheme="minorBidi"/>
                <w:noProof/>
                <w:kern w:val="2"/>
                <w:sz w:val="24"/>
                <w:szCs w:val="24"/>
                <w14:ligatures w14:val="standardContextual"/>
              </w:rPr>
              <w:tab/>
            </w:r>
            <w:r w:rsidRPr="0095722D">
              <w:rPr>
                <w:rStyle w:val="a7"/>
                <w:noProof/>
              </w:rPr>
              <w:t>РАЗРАБОТКА МОДУЛЯ PROXYMQTTCLIENT</w:t>
            </w:r>
            <w:r>
              <w:rPr>
                <w:noProof/>
                <w:webHidden/>
              </w:rPr>
              <w:tab/>
            </w:r>
            <w:r>
              <w:rPr>
                <w:noProof/>
                <w:webHidden/>
              </w:rPr>
              <w:fldChar w:fldCharType="begin"/>
            </w:r>
            <w:r>
              <w:rPr>
                <w:noProof/>
                <w:webHidden/>
              </w:rPr>
              <w:instrText xml:space="preserve"> PAGEREF _Toc199323402 \h </w:instrText>
            </w:r>
            <w:r>
              <w:rPr>
                <w:noProof/>
                <w:webHidden/>
              </w:rPr>
            </w:r>
            <w:r>
              <w:rPr>
                <w:noProof/>
                <w:webHidden/>
              </w:rPr>
              <w:fldChar w:fldCharType="separate"/>
            </w:r>
            <w:r>
              <w:rPr>
                <w:noProof/>
                <w:webHidden/>
              </w:rPr>
              <w:t>43</w:t>
            </w:r>
            <w:r>
              <w:rPr>
                <w:noProof/>
                <w:webHidden/>
              </w:rPr>
              <w:fldChar w:fldCharType="end"/>
            </w:r>
          </w:hyperlink>
        </w:p>
        <w:p w14:paraId="26CBA5E4" w14:textId="6BC4A488" w:rsidR="00185856" w:rsidRDefault="00185856">
          <w:pPr>
            <w:pStyle w:val="21"/>
            <w:rPr>
              <w:rFonts w:cstheme="minorBidi"/>
              <w:noProof/>
              <w:kern w:val="2"/>
              <w:sz w:val="24"/>
              <w:szCs w:val="24"/>
              <w14:ligatures w14:val="standardContextual"/>
            </w:rPr>
          </w:pPr>
          <w:hyperlink w:anchor="_Toc199323403" w:history="1">
            <w:r w:rsidRPr="0095722D">
              <w:rPr>
                <w:rStyle w:val="a7"/>
                <w:noProof/>
              </w:rPr>
              <w:t>5.12</w:t>
            </w:r>
            <w:r>
              <w:rPr>
                <w:rFonts w:cstheme="minorBidi"/>
                <w:noProof/>
                <w:kern w:val="2"/>
                <w:sz w:val="24"/>
                <w:szCs w:val="24"/>
                <w14:ligatures w14:val="standardContextual"/>
              </w:rPr>
              <w:tab/>
            </w:r>
            <w:r w:rsidRPr="0095722D">
              <w:rPr>
                <w:rStyle w:val="a7"/>
                <w:noProof/>
              </w:rPr>
              <w:t xml:space="preserve">РАЗРАБОТКА МОДУЛЯ </w:t>
            </w:r>
            <w:r w:rsidRPr="0095722D">
              <w:rPr>
                <w:rStyle w:val="a7"/>
                <w:noProof/>
                <w:lang w:val="en-GB"/>
              </w:rPr>
              <w:t>MQTTGW</w:t>
            </w:r>
            <w:r>
              <w:rPr>
                <w:noProof/>
                <w:webHidden/>
              </w:rPr>
              <w:tab/>
            </w:r>
            <w:r>
              <w:rPr>
                <w:noProof/>
                <w:webHidden/>
              </w:rPr>
              <w:fldChar w:fldCharType="begin"/>
            </w:r>
            <w:r>
              <w:rPr>
                <w:noProof/>
                <w:webHidden/>
              </w:rPr>
              <w:instrText xml:space="preserve"> PAGEREF _Toc199323403 \h </w:instrText>
            </w:r>
            <w:r>
              <w:rPr>
                <w:noProof/>
                <w:webHidden/>
              </w:rPr>
            </w:r>
            <w:r>
              <w:rPr>
                <w:noProof/>
                <w:webHidden/>
              </w:rPr>
              <w:fldChar w:fldCharType="separate"/>
            </w:r>
            <w:r>
              <w:rPr>
                <w:noProof/>
                <w:webHidden/>
              </w:rPr>
              <w:t>44</w:t>
            </w:r>
            <w:r>
              <w:rPr>
                <w:noProof/>
                <w:webHidden/>
              </w:rPr>
              <w:fldChar w:fldCharType="end"/>
            </w:r>
          </w:hyperlink>
        </w:p>
        <w:p w14:paraId="6DA7EF85" w14:textId="1EE6B3E3" w:rsidR="00185856" w:rsidRDefault="00185856">
          <w:pPr>
            <w:pStyle w:val="12"/>
            <w:rPr>
              <w:rFonts w:eastAsiaTheme="minorEastAsia"/>
              <w:noProof/>
              <w:kern w:val="2"/>
              <w:sz w:val="24"/>
              <w:szCs w:val="24"/>
              <w:lang w:eastAsia="ru-RU"/>
              <w14:ligatures w14:val="standardContextual"/>
            </w:rPr>
          </w:pPr>
          <w:hyperlink w:anchor="_Toc199323404" w:history="1">
            <w:r w:rsidRPr="0095722D">
              <w:rPr>
                <w:rStyle w:val="a7"/>
                <w:noProof/>
              </w:rPr>
              <w:t>6.</w:t>
            </w:r>
            <w:r>
              <w:rPr>
                <w:rFonts w:eastAsiaTheme="minorEastAsia"/>
                <w:noProof/>
                <w:kern w:val="2"/>
                <w:sz w:val="24"/>
                <w:szCs w:val="24"/>
                <w:lang w:eastAsia="ru-RU"/>
                <w14:ligatures w14:val="standardContextual"/>
              </w:rPr>
              <w:tab/>
            </w:r>
            <w:r w:rsidRPr="0095722D">
              <w:rPr>
                <w:rStyle w:val="a7"/>
                <w:noProof/>
              </w:rPr>
              <w:t>ЗАКЛЮЧЕНИЕ</w:t>
            </w:r>
            <w:r>
              <w:rPr>
                <w:noProof/>
                <w:webHidden/>
              </w:rPr>
              <w:tab/>
            </w:r>
            <w:r>
              <w:rPr>
                <w:noProof/>
                <w:webHidden/>
              </w:rPr>
              <w:fldChar w:fldCharType="begin"/>
            </w:r>
            <w:r>
              <w:rPr>
                <w:noProof/>
                <w:webHidden/>
              </w:rPr>
              <w:instrText xml:space="preserve"> PAGEREF _Toc199323404 \h </w:instrText>
            </w:r>
            <w:r>
              <w:rPr>
                <w:noProof/>
                <w:webHidden/>
              </w:rPr>
            </w:r>
            <w:r>
              <w:rPr>
                <w:noProof/>
                <w:webHidden/>
              </w:rPr>
              <w:fldChar w:fldCharType="separate"/>
            </w:r>
            <w:r>
              <w:rPr>
                <w:noProof/>
                <w:webHidden/>
              </w:rPr>
              <w:t>45</w:t>
            </w:r>
            <w:r>
              <w:rPr>
                <w:noProof/>
                <w:webHidden/>
              </w:rPr>
              <w:fldChar w:fldCharType="end"/>
            </w:r>
          </w:hyperlink>
        </w:p>
        <w:p w14:paraId="5E9CBD65" w14:textId="1BC071DF" w:rsidR="00185856" w:rsidRDefault="00185856">
          <w:pPr>
            <w:pStyle w:val="12"/>
            <w:rPr>
              <w:rFonts w:eastAsiaTheme="minorEastAsia"/>
              <w:noProof/>
              <w:kern w:val="2"/>
              <w:sz w:val="24"/>
              <w:szCs w:val="24"/>
              <w:lang w:eastAsia="ru-RU"/>
              <w14:ligatures w14:val="standardContextual"/>
            </w:rPr>
          </w:pPr>
          <w:hyperlink w:anchor="_Toc199323405" w:history="1">
            <w:r w:rsidRPr="0095722D">
              <w:rPr>
                <w:rStyle w:val="a7"/>
                <w:noProof/>
              </w:rPr>
              <w:t>7.</w:t>
            </w:r>
            <w:r>
              <w:rPr>
                <w:rFonts w:eastAsiaTheme="minorEastAsia"/>
                <w:noProof/>
                <w:kern w:val="2"/>
                <w:sz w:val="24"/>
                <w:szCs w:val="24"/>
                <w:lang w:eastAsia="ru-RU"/>
                <w14:ligatures w14:val="standardContextual"/>
              </w:rPr>
              <w:tab/>
            </w:r>
            <w:r w:rsidRPr="0095722D">
              <w:rPr>
                <w:rStyle w:val="a7"/>
                <w:noProof/>
              </w:rPr>
              <w:t>КРАТКИЕ ВЫВОДЫ ПО РЕЗУЛЬТАТАМ ВЫПОЛНЕНИЯ НИОКР</w:t>
            </w:r>
            <w:r>
              <w:rPr>
                <w:noProof/>
                <w:webHidden/>
              </w:rPr>
              <w:tab/>
            </w:r>
            <w:r>
              <w:rPr>
                <w:noProof/>
                <w:webHidden/>
              </w:rPr>
              <w:fldChar w:fldCharType="begin"/>
            </w:r>
            <w:r>
              <w:rPr>
                <w:noProof/>
                <w:webHidden/>
              </w:rPr>
              <w:instrText xml:space="preserve"> PAGEREF _Toc199323405 \h </w:instrText>
            </w:r>
            <w:r>
              <w:rPr>
                <w:noProof/>
                <w:webHidden/>
              </w:rPr>
            </w:r>
            <w:r>
              <w:rPr>
                <w:noProof/>
                <w:webHidden/>
              </w:rPr>
              <w:fldChar w:fldCharType="separate"/>
            </w:r>
            <w:r>
              <w:rPr>
                <w:noProof/>
                <w:webHidden/>
              </w:rPr>
              <w:t>50</w:t>
            </w:r>
            <w:r>
              <w:rPr>
                <w:noProof/>
                <w:webHidden/>
              </w:rPr>
              <w:fldChar w:fldCharType="end"/>
            </w:r>
          </w:hyperlink>
        </w:p>
        <w:p w14:paraId="3E1AC41A" w14:textId="4E9196A3" w:rsidR="00185856" w:rsidRDefault="00185856">
          <w:pPr>
            <w:pStyle w:val="21"/>
            <w:rPr>
              <w:rFonts w:cstheme="minorBidi"/>
              <w:noProof/>
              <w:kern w:val="2"/>
              <w:sz w:val="24"/>
              <w:szCs w:val="24"/>
              <w14:ligatures w14:val="standardContextual"/>
            </w:rPr>
          </w:pPr>
          <w:hyperlink w:anchor="_Toc199323406" w:history="1">
            <w:r w:rsidRPr="0095722D">
              <w:rPr>
                <w:rStyle w:val="a7"/>
                <w:noProof/>
              </w:rPr>
              <w:t>7.1</w:t>
            </w:r>
            <w:r>
              <w:rPr>
                <w:rFonts w:cstheme="minorBidi"/>
                <w:noProof/>
                <w:kern w:val="2"/>
                <w:sz w:val="24"/>
                <w:szCs w:val="24"/>
                <w14:ligatures w14:val="standardContextual"/>
              </w:rPr>
              <w:tab/>
            </w:r>
            <w:r w:rsidRPr="0095722D">
              <w:rPr>
                <w:rStyle w:val="a7"/>
                <w:noProof/>
              </w:rPr>
              <w:t xml:space="preserve">РАЗРАБОТАНА АРХИТЕКТУРА ПТК "HORIZON </w:t>
            </w:r>
            <w:r w:rsidRPr="0095722D">
              <w:rPr>
                <w:rStyle w:val="a7"/>
                <w:noProof/>
                <w:lang w:val="en-US"/>
              </w:rPr>
              <w:t>A</w:t>
            </w:r>
            <w:r w:rsidRPr="0095722D">
              <w:rPr>
                <w:rStyle w:val="a7"/>
                <w:noProof/>
              </w:rPr>
              <w:t>UTOMATION"</w:t>
            </w:r>
            <w:r>
              <w:rPr>
                <w:noProof/>
                <w:webHidden/>
              </w:rPr>
              <w:tab/>
            </w:r>
            <w:r>
              <w:rPr>
                <w:noProof/>
                <w:webHidden/>
              </w:rPr>
              <w:fldChar w:fldCharType="begin"/>
            </w:r>
            <w:r>
              <w:rPr>
                <w:noProof/>
                <w:webHidden/>
              </w:rPr>
              <w:instrText xml:space="preserve"> PAGEREF _Toc199323406 \h </w:instrText>
            </w:r>
            <w:r>
              <w:rPr>
                <w:noProof/>
                <w:webHidden/>
              </w:rPr>
            </w:r>
            <w:r>
              <w:rPr>
                <w:noProof/>
                <w:webHidden/>
              </w:rPr>
              <w:fldChar w:fldCharType="separate"/>
            </w:r>
            <w:r>
              <w:rPr>
                <w:noProof/>
                <w:webHidden/>
              </w:rPr>
              <w:t>50</w:t>
            </w:r>
            <w:r>
              <w:rPr>
                <w:noProof/>
                <w:webHidden/>
              </w:rPr>
              <w:fldChar w:fldCharType="end"/>
            </w:r>
          </w:hyperlink>
        </w:p>
        <w:p w14:paraId="23E1EF51" w14:textId="149B2DFF" w:rsidR="00185856" w:rsidRDefault="00185856">
          <w:pPr>
            <w:pStyle w:val="21"/>
            <w:rPr>
              <w:rFonts w:cstheme="minorBidi"/>
              <w:noProof/>
              <w:kern w:val="2"/>
              <w:sz w:val="24"/>
              <w:szCs w:val="24"/>
              <w14:ligatures w14:val="standardContextual"/>
            </w:rPr>
          </w:pPr>
          <w:hyperlink w:anchor="_Toc199323407" w:history="1">
            <w:r w:rsidRPr="0095722D">
              <w:rPr>
                <w:rStyle w:val="a7"/>
                <w:noProof/>
              </w:rPr>
              <w:t>7.2</w:t>
            </w:r>
            <w:r>
              <w:rPr>
                <w:rFonts w:cstheme="minorBidi"/>
                <w:noProof/>
                <w:kern w:val="2"/>
                <w:sz w:val="24"/>
                <w:szCs w:val="24"/>
                <w14:ligatures w14:val="standardContextual"/>
              </w:rPr>
              <w:tab/>
            </w:r>
            <w:r w:rsidRPr="0095722D">
              <w:rPr>
                <w:rStyle w:val="a7"/>
                <w:noProof/>
              </w:rPr>
              <w:t>КЛЮЧЕВЫЕ ДОСТИЖЕНИЯ</w:t>
            </w:r>
            <w:r>
              <w:rPr>
                <w:noProof/>
                <w:webHidden/>
              </w:rPr>
              <w:tab/>
            </w:r>
            <w:r>
              <w:rPr>
                <w:noProof/>
                <w:webHidden/>
              </w:rPr>
              <w:fldChar w:fldCharType="begin"/>
            </w:r>
            <w:r>
              <w:rPr>
                <w:noProof/>
                <w:webHidden/>
              </w:rPr>
              <w:instrText xml:space="preserve"> PAGEREF _Toc199323407 \h </w:instrText>
            </w:r>
            <w:r>
              <w:rPr>
                <w:noProof/>
                <w:webHidden/>
              </w:rPr>
            </w:r>
            <w:r>
              <w:rPr>
                <w:noProof/>
                <w:webHidden/>
              </w:rPr>
              <w:fldChar w:fldCharType="separate"/>
            </w:r>
            <w:r>
              <w:rPr>
                <w:noProof/>
                <w:webHidden/>
              </w:rPr>
              <w:t>50</w:t>
            </w:r>
            <w:r>
              <w:rPr>
                <w:noProof/>
                <w:webHidden/>
              </w:rPr>
              <w:fldChar w:fldCharType="end"/>
            </w:r>
          </w:hyperlink>
        </w:p>
        <w:p w14:paraId="2DA6B00C" w14:textId="5D21D848" w:rsidR="00185856" w:rsidRDefault="00185856">
          <w:pPr>
            <w:pStyle w:val="21"/>
            <w:rPr>
              <w:rFonts w:cstheme="minorBidi"/>
              <w:noProof/>
              <w:kern w:val="2"/>
              <w:sz w:val="24"/>
              <w:szCs w:val="24"/>
              <w14:ligatures w14:val="standardContextual"/>
            </w:rPr>
          </w:pPr>
          <w:hyperlink w:anchor="_Toc199323408" w:history="1">
            <w:r w:rsidRPr="0095722D">
              <w:rPr>
                <w:rStyle w:val="a7"/>
                <w:noProof/>
              </w:rPr>
              <w:t>7.3</w:t>
            </w:r>
            <w:r>
              <w:rPr>
                <w:rFonts w:cstheme="minorBidi"/>
                <w:noProof/>
                <w:kern w:val="2"/>
                <w:sz w:val="24"/>
                <w:szCs w:val="24"/>
                <w14:ligatures w14:val="standardContextual"/>
              </w:rPr>
              <w:tab/>
            </w:r>
            <w:r w:rsidRPr="0095722D">
              <w:rPr>
                <w:rStyle w:val="a7"/>
                <w:noProof/>
              </w:rPr>
              <w:t>ТЕСТИРОВАНИЕ И ВАЛИДАЦИЯ</w:t>
            </w:r>
            <w:r>
              <w:rPr>
                <w:noProof/>
                <w:webHidden/>
              </w:rPr>
              <w:tab/>
            </w:r>
            <w:r>
              <w:rPr>
                <w:noProof/>
                <w:webHidden/>
              </w:rPr>
              <w:fldChar w:fldCharType="begin"/>
            </w:r>
            <w:r>
              <w:rPr>
                <w:noProof/>
                <w:webHidden/>
              </w:rPr>
              <w:instrText xml:space="preserve"> PAGEREF _Toc199323408 \h </w:instrText>
            </w:r>
            <w:r>
              <w:rPr>
                <w:noProof/>
                <w:webHidden/>
              </w:rPr>
            </w:r>
            <w:r>
              <w:rPr>
                <w:noProof/>
                <w:webHidden/>
              </w:rPr>
              <w:fldChar w:fldCharType="separate"/>
            </w:r>
            <w:r>
              <w:rPr>
                <w:noProof/>
                <w:webHidden/>
              </w:rPr>
              <w:t>50</w:t>
            </w:r>
            <w:r>
              <w:rPr>
                <w:noProof/>
                <w:webHidden/>
              </w:rPr>
              <w:fldChar w:fldCharType="end"/>
            </w:r>
          </w:hyperlink>
        </w:p>
        <w:p w14:paraId="6EBC89FC" w14:textId="3C55D128" w:rsidR="00185856" w:rsidRDefault="00185856">
          <w:pPr>
            <w:pStyle w:val="21"/>
            <w:rPr>
              <w:rFonts w:cstheme="minorBidi"/>
              <w:noProof/>
              <w:kern w:val="2"/>
              <w:sz w:val="24"/>
              <w:szCs w:val="24"/>
              <w14:ligatures w14:val="standardContextual"/>
            </w:rPr>
          </w:pPr>
          <w:hyperlink w:anchor="_Toc199323409" w:history="1">
            <w:r w:rsidRPr="0095722D">
              <w:rPr>
                <w:rStyle w:val="a7"/>
                <w:noProof/>
              </w:rPr>
              <w:t>7.4</w:t>
            </w:r>
            <w:r>
              <w:rPr>
                <w:rFonts w:cstheme="minorBidi"/>
                <w:noProof/>
                <w:kern w:val="2"/>
                <w:sz w:val="24"/>
                <w:szCs w:val="24"/>
                <w14:ligatures w14:val="standardContextual"/>
              </w:rPr>
              <w:tab/>
            </w:r>
            <w:r w:rsidRPr="0095722D">
              <w:rPr>
                <w:rStyle w:val="a7"/>
                <w:noProof/>
              </w:rPr>
              <w:t>ПРАКТИЧЕСКАЯ ЗНАЧИМОСТЬ</w:t>
            </w:r>
            <w:r>
              <w:rPr>
                <w:noProof/>
                <w:webHidden/>
              </w:rPr>
              <w:tab/>
            </w:r>
            <w:r>
              <w:rPr>
                <w:noProof/>
                <w:webHidden/>
              </w:rPr>
              <w:fldChar w:fldCharType="begin"/>
            </w:r>
            <w:r>
              <w:rPr>
                <w:noProof/>
                <w:webHidden/>
              </w:rPr>
              <w:instrText xml:space="preserve"> PAGEREF _Toc199323409 \h </w:instrText>
            </w:r>
            <w:r>
              <w:rPr>
                <w:noProof/>
                <w:webHidden/>
              </w:rPr>
            </w:r>
            <w:r>
              <w:rPr>
                <w:noProof/>
                <w:webHidden/>
              </w:rPr>
              <w:fldChar w:fldCharType="separate"/>
            </w:r>
            <w:r>
              <w:rPr>
                <w:noProof/>
                <w:webHidden/>
              </w:rPr>
              <w:t>51</w:t>
            </w:r>
            <w:r>
              <w:rPr>
                <w:noProof/>
                <w:webHidden/>
              </w:rPr>
              <w:fldChar w:fldCharType="end"/>
            </w:r>
          </w:hyperlink>
        </w:p>
        <w:p w14:paraId="52066947" w14:textId="1D905AA1" w:rsidR="00185856" w:rsidRDefault="00185856">
          <w:pPr>
            <w:pStyle w:val="21"/>
            <w:rPr>
              <w:rFonts w:cstheme="minorBidi"/>
              <w:noProof/>
              <w:kern w:val="2"/>
              <w:sz w:val="24"/>
              <w:szCs w:val="24"/>
              <w14:ligatures w14:val="standardContextual"/>
            </w:rPr>
          </w:pPr>
          <w:hyperlink w:anchor="_Toc199323410" w:history="1">
            <w:r w:rsidRPr="0095722D">
              <w:rPr>
                <w:rStyle w:val="a7"/>
                <w:noProof/>
              </w:rPr>
              <w:t>7.5</w:t>
            </w:r>
            <w:r>
              <w:rPr>
                <w:rFonts w:cstheme="minorBidi"/>
                <w:noProof/>
                <w:kern w:val="2"/>
                <w:sz w:val="24"/>
                <w:szCs w:val="24"/>
                <w14:ligatures w14:val="standardContextual"/>
              </w:rPr>
              <w:tab/>
            </w:r>
            <w:r w:rsidRPr="0095722D">
              <w:rPr>
                <w:rStyle w:val="a7"/>
                <w:noProof/>
              </w:rPr>
              <w:t>ДАЛЬНЕЙШИЕ НАПРАВЛЕНИЯ</w:t>
            </w:r>
            <w:r>
              <w:rPr>
                <w:noProof/>
                <w:webHidden/>
              </w:rPr>
              <w:tab/>
            </w:r>
            <w:r>
              <w:rPr>
                <w:noProof/>
                <w:webHidden/>
              </w:rPr>
              <w:fldChar w:fldCharType="begin"/>
            </w:r>
            <w:r>
              <w:rPr>
                <w:noProof/>
                <w:webHidden/>
              </w:rPr>
              <w:instrText xml:space="preserve"> PAGEREF _Toc199323410 \h </w:instrText>
            </w:r>
            <w:r>
              <w:rPr>
                <w:noProof/>
                <w:webHidden/>
              </w:rPr>
            </w:r>
            <w:r>
              <w:rPr>
                <w:noProof/>
                <w:webHidden/>
              </w:rPr>
              <w:fldChar w:fldCharType="separate"/>
            </w:r>
            <w:r>
              <w:rPr>
                <w:noProof/>
                <w:webHidden/>
              </w:rPr>
              <w:t>51</w:t>
            </w:r>
            <w:r>
              <w:rPr>
                <w:noProof/>
                <w:webHidden/>
              </w:rPr>
              <w:fldChar w:fldCharType="end"/>
            </w:r>
          </w:hyperlink>
        </w:p>
        <w:p w14:paraId="5B01B5D0" w14:textId="3A5CCF9F" w:rsidR="00185856" w:rsidRDefault="00185856">
          <w:pPr>
            <w:pStyle w:val="12"/>
            <w:rPr>
              <w:rFonts w:eastAsiaTheme="minorEastAsia"/>
              <w:noProof/>
              <w:kern w:val="2"/>
              <w:sz w:val="24"/>
              <w:szCs w:val="24"/>
              <w:lang w:eastAsia="ru-RU"/>
              <w14:ligatures w14:val="standardContextual"/>
            </w:rPr>
          </w:pPr>
          <w:hyperlink w:anchor="_Toc199323411" w:history="1">
            <w:r w:rsidRPr="0095722D">
              <w:rPr>
                <w:rStyle w:val="a7"/>
                <w:noProof/>
              </w:rPr>
              <w:t>8.</w:t>
            </w:r>
            <w:r>
              <w:rPr>
                <w:rFonts w:eastAsiaTheme="minorEastAsia"/>
                <w:noProof/>
                <w:kern w:val="2"/>
                <w:sz w:val="24"/>
                <w:szCs w:val="24"/>
                <w:lang w:eastAsia="ru-RU"/>
                <w14:ligatures w14:val="standardContextual"/>
              </w:rPr>
              <w:tab/>
            </w:r>
            <w:r w:rsidRPr="0095722D">
              <w:rPr>
                <w:rStyle w:val="a7"/>
                <w:noProof/>
              </w:rPr>
              <w:t>ОЦЕНКА ПОЛНОТЫ ВЫПОЛНЕНИЯ ПОСТАВЛЕННЫХ ЗАДАЧ</w:t>
            </w:r>
            <w:r>
              <w:rPr>
                <w:noProof/>
                <w:webHidden/>
              </w:rPr>
              <w:tab/>
            </w:r>
            <w:r>
              <w:rPr>
                <w:noProof/>
                <w:webHidden/>
              </w:rPr>
              <w:fldChar w:fldCharType="begin"/>
            </w:r>
            <w:r>
              <w:rPr>
                <w:noProof/>
                <w:webHidden/>
              </w:rPr>
              <w:instrText xml:space="preserve"> PAGEREF _Toc199323411 \h </w:instrText>
            </w:r>
            <w:r>
              <w:rPr>
                <w:noProof/>
                <w:webHidden/>
              </w:rPr>
            </w:r>
            <w:r>
              <w:rPr>
                <w:noProof/>
                <w:webHidden/>
              </w:rPr>
              <w:fldChar w:fldCharType="separate"/>
            </w:r>
            <w:r>
              <w:rPr>
                <w:noProof/>
                <w:webHidden/>
              </w:rPr>
              <w:t>52</w:t>
            </w:r>
            <w:r>
              <w:rPr>
                <w:noProof/>
                <w:webHidden/>
              </w:rPr>
              <w:fldChar w:fldCharType="end"/>
            </w:r>
          </w:hyperlink>
        </w:p>
        <w:p w14:paraId="6BA8D16A" w14:textId="7A59CC25" w:rsidR="00185856" w:rsidRDefault="00185856">
          <w:pPr>
            <w:pStyle w:val="12"/>
            <w:rPr>
              <w:rFonts w:eastAsiaTheme="minorEastAsia"/>
              <w:noProof/>
              <w:kern w:val="2"/>
              <w:sz w:val="24"/>
              <w:szCs w:val="24"/>
              <w:lang w:eastAsia="ru-RU"/>
              <w14:ligatures w14:val="standardContextual"/>
            </w:rPr>
          </w:pPr>
          <w:hyperlink w:anchor="_Toc199323412" w:history="1">
            <w:r w:rsidRPr="0095722D">
              <w:rPr>
                <w:rStyle w:val="a7"/>
                <w:noProof/>
              </w:rPr>
              <w:t>9.</w:t>
            </w:r>
            <w:r>
              <w:rPr>
                <w:rFonts w:eastAsiaTheme="minorEastAsia"/>
                <w:noProof/>
                <w:kern w:val="2"/>
                <w:sz w:val="24"/>
                <w:szCs w:val="24"/>
                <w:lang w:eastAsia="ru-RU"/>
                <w14:ligatures w14:val="standardContextual"/>
              </w:rPr>
              <w:tab/>
            </w:r>
            <w:r w:rsidRPr="0095722D">
              <w:rPr>
                <w:rStyle w:val="a7"/>
                <w:noProof/>
              </w:rPr>
              <w:t>РЕКОМЕНДАЦИИ И ИСХОДНЫЕ ДАННЫЕ ДЛЯ ИСПОЛЬЗОВАНИЯ РЕЗУЛЬТАТОВ НИОКР</w:t>
            </w:r>
            <w:r>
              <w:rPr>
                <w:noProof/>
                <w:webHidden/>
              </w:rPr>
              <w:tab/>
            </w:r>
            <w:r>
              <w:rPr>
                <w:noProof/>
                <w:webHidden/>
              </w:rPr>
              <w:fldChar w:fldCharType="begin"/>
            </w:r>
            <w:r>
              <w:rPr>
                <w:noProof/>
                <w:webHidden/>
              </w:rPr>
              <w:instrText xml:space="preserve"> PAGEREF _Toc199323412 \h </w:instrText>
            </w:r>
            <w:r>
              <w:rPr>
                <w:noProof/>
                <w:webHidden/>
              </w:rPr>
            </w:r>
            <w:r>
              <w:rPr>
                <w:noProof/>
                <w:webHidden/>
              </w:rPr>
              <w:fldChar w:fldCharType="separate"/>
            </w:r>
            <w:r>
              <w:rPr>
                <w:noProof/>
                <w:webHidden/>
              </w:rPr>
              <w:t>54</w:t>
            </w:r>
            <w:r>
              <w:rPr>
                <w:noProof/>
                <w:webHidden/>
              </w:rPr>
              <w:fldChar w:fldCharType="end"/>
            </w:r>
          </w:hyperlink>
        </w:p>
        <w:p w14:paraId="4676BC14" w14:textId="6ABAC70A" w:rsidR="00185856" w:rsidRDefault="00185856">
          <w:pPr>
            <w:pStyle w:val="12"/>
            <w:rPr>
              <w:rFonts w:eastAsiaTheme="minorEastAsia"/>
              <w:noProof/>
              <w:kern w:val="2"/>
              <w:sz w:val="24"/>
              <w:szCs w:val="24"/>
              <w:lang w:eastAsia="ru-RU"/>
              <w14:ligatures w14:val="standardContextual"/>
            </w:rPr>
          </w:pPr>
          <w:hyperlink w:anchor="_Toc199323413" w:history="1">
            <w:r w:rsidRPr="0095722D">
              <w:rPr>
                <w:rStyle w:val="a7"/>
                <w:noProof/>
              </w:rPr>
              <w:t>10.</w:t>
            </w:r>
            <w:r>
              <w:rPr>
                <w:rFonts w:eastAsiaTheme="minorEastAsia"/>
                <w:noProof/>
                <w:kern w:val="2"/>
                <w:sz w:val="24"/>
                <w:szCs w:val="24"/>
                <w:lang w:eastAsia="ru-RU"/>
                <w14:ligatures w14:val="standardContextual"/>
              </w:rPr>
              <w:tab/>
            </w:r>
            <w:r w:rsidRPr="0095722D">
              <w:rPr>
                <w:rStyle w:val="a7"/>
                <w:noProof/>
              </w:rPr>
              <w:t>ОЦЕНКА ЭКОНОМИЧЕСКОЙ ЭФФЕКТИВНОСТИ</w:t>
            </w:r>
            <w:r>
              <w:rPr>
                <w:noProof/>
                <w:webHidden/>
              </w:rPr>
              <w:tab/>
            </w:r>
            <w:r>
              <w:rPr>
                <w:noProof/>
                <w:webHidden/>
              </w:rPr>
              <w:fldChar w:fldCharType="begin"/>
            </w:r>
            <w:r>
              <w:rPr>
                <w:noProof/>
                <w:webHidden/>
              </w:rPr>
              <w:instrText xml:space="preserve"> PAGEREF _Toc199323413 \h </w:instrText>
            </w:r>
            <w:r>
              <w:rPr>
                <w:noProof/>
                <w:webHidden/>
              </w:rPr>
            </w:r>
            <w:r>
              <w:rPr>
                <w:noProof/>
                <w:webHidden/>
              </w:rPr>
              <w:fldChar w:fldCharType="separate"/>
            </w:r>
            <w:r>
              <w:rPr>
                <w:noProof/>
                <w:webHidden/>
              </w:rPr>
              <w:t>58</w:t>
            </w:r>
            <w:r>
              <w:rPr>
                <w:noProof/>
                <w:webHidden/>
              </w:rPr>
              <w:fldChar w:fldCharType="end"/>
            </w:r>
          </w:hyperlink>
        </w:p>
        <w:p w14:paraId="541A2CBF" w14:textId="266B439D" w:rsidR="00185856" w:rsidRDefault="00185856">
          <w:pPr>
            <w:pStyle w:val="12"/>
            <w:rPr>
              <w:rFonts w:eastAsiaTheme="minorEastAsia"/>
              <w:noProof/>
              <w:kern w:val="2"/>
              <w:sz w:val="24"/>
              <w:szCs w:val="24"/>
              <w:lang w:eastAsia="ru-RU"/>
              <w14:ligatures w14:val="standardContextual"/>
            </w:rPr>
          </w:pPr>
          <w:hyperlink w:anchor="_Toc199323414" w:history="1">
            <w:r w:rsidRPr="0095722D">
              <w:rPr>
                <w:rStyle w:val="a7"/>
                <w:noProof/>
              </w:rPr>
              <w:t>11.</w:t>
            </w:r>
            <w:r>
              <w:rPr>
                <w:rFonts w:eastAsiaTheme="minorEastAsia"/>
                <w:noProof/>
                <w:kern w:val="2"/>
                <w:sz w:val="24"/>
                <w:szCs w:val="24"/>
                <w:lang w:eastAsia="ru-RU"/>
                <w14:ligatures w14:val="standardContextual"/>
              </w:rPr>
              <w:tab/>
            </w:r>
            <w:r w:rsidRPr="0095722D">
              <w:rPr>
                <w:rStyle w:val="a7"/>
                <w:noProof/>
              </w:rPr>
              <w:t>ОЦЕНКА НАУЧНО-ТЕХНИЧЕСКОГО УРОВНЯ ВЫПОЛНЕННОЙ НИОК В СРАВНЕНИИ С ЛУЧШИМИ ДОСТИЖЕНИЯМИ</w:t>
            </w:r>
            <w:r>
              <w:rPr>
                <w:noProof/>
                <w:webHidden/>
              </w:rPr>
              <w:tab/>
            </w:r>
            <w:r>
              <w:rPr>
                <w:noProof/>
                <w:webHidden/>
              </w:rPr>
              <w:fldChar w:fldCharType="begin"/>
            </w:r>
            <w:r>
              <w:rPr>
                <w:noProof/>
                <w:webHidden/>
              </w:rPr>
              <w:instrText xml:space="preserve"> PAGEREF _Toc199323414 \h </w:instrText>
            </w:r>
            <w:r>
              <w:rPr>
                <w:noProof/>
                <w:webHidden/>
              </w:rPr>
            </w:r>
            <w:r>
              <w:rPr>
                <w:noProof/>
                <w:webHidden/>
              </w:rPr>
              <w:fldChar w:fldCharType="separate"/>
            </w:r>
            <w:r>
              <w:rPr>
                <w:noProof/>
                <w:webHidden/>
              </w:rPr>
              <w:t>60</w:t>
            </w:r>
            <w:r>
              <w:rPr>
                <w:noProof/>
                <w:webHidden/>
              </w:rPr>
              <w:fldChar w:fldCharType="end"/>
            </w:r>
          </w:hyperlink>
        </w:p>
        <w:p w14:paraId="5DC5768E" w14:textId="0B33814B" w:rsidR="00572CB1" w:rsidRDefault="00572CB1">
          <w:r>
            <w:rPr>
              <w:b/>
              <w:bCs/>
            </w:rPr>
            <w:fldChar w:fldCharType="end"/>
          </w:r>
        </w:p>
      </w:sdtContent>
    </w:sdt>
    <w:p w14:paraId="57A7A4B1" w14:textId="4B9904FE" w:rsidR="006F0DF9" w:rsidRDefault="006F0DF9">
      <w:pPr>
        <w:rPr>
          <w:rFonts w:ascii="Times New Roman" w:eastAsia="Times New Roman" w:hAnsi="Times New Roman" w:cs="Times New Roman"/>
          <w:b/>
          <w:bCs/>
          <w:caps/>
          <w:color w:val="1A1A1A"/>
          <w:sz w:val="28"/>
          <w:szCs w:val="28"/>
          <w:lang w:eastAsia="ru-RU"/>
        </w:rPr>
      </w:pPr>
      <w:r>
        <w:br w:type="page"/>
      </w:r>
    </w:p>
    <w:p w14:paraId="765E5C48" w14:textId="29666118" w:rsidR="00E1530B" w:rsidRPr="00FD6A5D" w:rsidRDefault="00E1530B" w:rsidP="002F0273">
      <w:pPr>
        <w:pStyle w:val="My-"/>
      </w:pPr>
      <w:bookmarkStart w:id="3" w:name="_Toc199323372"/>
      <w:r w:rsidRPr="00FD6A5D">
        <w:lastRenderedPageBreak/>
        <w:t>СПИСОК СОКРАЩЕНИЙ</w:t>
      </w:r>
      <w:bookmarkEnd w:id="1"/>
      <w:bookmarkEnd w:id="3"/>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797"/>
      </w:tblGrid>
      <w:tr w:rsidR="00E1530B" w:rsidRPr="008E4435" w14:paraId="4AF5B347" w14:textId="77777777" w:rsidTr="00053573">
        <w:tc>
          <w:tcPr>
            <w:tcW w:w="2547" w:type="dxa"/>
          </w:tcPr>
          <w:p w14:paraId="1D071D7C" w14:textId="74DB1984" w:rsidR="00E1530B" w:rsidRPr="008E4435" w:rsidRDefault="009C44F7" w:rsidP="00315354">
            <w:pPr>
              <w:rPr>
                <w:rFonts w:asciiTheme="majorBidi" w:hAnsiTheme="majorBidi" w:cstheme="majorBidi"/>
                <w:b/>
                <w:bCs/>
                <w:sz w:val="28"/>
                <w:szCs w:val="28"/>
              </w:rPr>
            </w:pPr>
            <w:r w:rsidRPr="008E4435">
              <w:rPr>
                <w:rFonts w:asciiTheme="majorBidi" w:hAnsiTheme="majorBidi" w:cstheme="majorBidi"/>
                <w:b/>
                <w:bCs/>
                <w:sz w:val="28"/>
                <w:szCs w:val="28"/>
              </w:rPr>
              <w:t>ПО</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22011F"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w:t>
            </w:r>
          </w:p>
        </w:tc>
        <w:tc>
          <w:tcPr>
            <w:tcW w:w="6797" w:type="dxa"/>
          </w:tcPr>
          <w:p w14:paraId="3502E41B" w14:textId="64ECE04F" w:rsidR="00E1530B" w:rsidRPr="008E4435" w:rsidRDefault="009C44F7" w:rsidP="00015BBC">
            <w:pPr>
              <w:rPr>
                <w:rFonts w:asciiTheme="majorBidi" w:hAnsiTheme="majorBidi" w:cstheme="majorBidi"/>
                <w:sz w:val="28"/>
              </w:rPr>
            </w:pPr>
            <w:r w:rsidRPr="008E4435">
              <w:rPr>
                <w:rFonts w:asciiTheme="majorBidi" w:hAnsiTheme="majorBidi" w:cstheme="majorBidi"/>
                <w:sz w:val="28"/>
              </w:rPr>
              <w:t>Программное обеспечение</w:t>
            </w:r>
          </w:p>
        </w:tc>
      </w:tr>
      <w:tr w:rsidR="00897C3D" w:rsidRPr="008E4435" w14:paraId="441DB8E0" w14:textId="77777777" w:rsidTr="00053573">
        <w:tc>
          <w:tcPr>
            <w:tcW w:w="2547" w:type="dxa"/>
          </w:tcPr>
          <w:p w14:paraId="5E888C29" w14:textId="06C49C0C" w:rsidR="00897C3D" w:rsidRPr="008E4435" w:rsidRDefault="00897C3D" w:rsidP="00315354">
            <w:pPr>
              <w:rPr>
                <w:rFonts w:asciiTheme="majorBidi" w:hAnsiTheme="majorBidi" w:cstheme="majorBidi"/>
                <w:b/>
                <w:bCs/>
                <w:sz w:val="28"/>
                <w:szCs w:val="28"/>
              </w:rPr>
            </w:pPr>
            <w:r w:rsidRPr="008E4435">
              <w:rPr>
                <w:rFonts w:asciiTheme="majorBidi" w:hAnsiTheme="majorBidi" w:cstheme="majorBidi"/>
                <w:b/>
                <w:bCs/>
                <w:sz w:val="28"/>
                <w:szCs w:val="28"/>
              </w:rPr>
              <w:t>БД</w:t>
            </w:r>
            <w:r w:rsidR="00E369C1" w:rsidRPr="008E4435">
              <w:rPr>
                <w:rFonts w:asciiTheme="majorBidi" w:hAnsiTheme="majorBidi" w:cstheme="majorBidi"/>
                <w:b/>
                <w:bCs/>
                <w:sz w:val="28"/>
                <w:szCs w:val="28"/>
              </w:rPr>
              <w:tab/>
            </w:r>
            <w:r w:rsidR="00E369C1" w:rsidRPr="008E4435">
              <w:rPr>
                <w:rFonts w:asciiTheme="majorBidi" w:hAnsiTheme="majorBidi" w:cstheme="majorBidi"/>
                <w:b/>
                <w:bCs/>
                <w:sz w:val="28"/>
                <w:szCs w:val="28"/>
              </w:rPr>
              <w:tab/>
            </w:r>
            <w:r w:rsidR="00E369C1" w:rsidRPr="008E4435">
              <w:rPr>
                <w:rFonts w:asciiTheme="majorBidi" w:hAnsiTheme="majorBidi" w:cstheme="majorBidi"/>
                <w:b/>
                <w:bCs/>
                <w:sz w:val="28"/>
                <w:szCs w:val="28"/>
              </w:rPr>
              <w:tab/>
              <w:t>-</w:t>
            </w:r>
          </w:p>
        </w:tc>
        <w:tc>
          <w:tcPr>
            <w:tcW w:w="6797" w:type="dxa"/>
          </w:tcPr>
          <w:p w14:paraId="3775FAA7" w14:textId="541F6CED" w:rsidR="00897C3D" w:rsidRPr="008E4435" w:rsidRDefault="00F14D48" w:rsidP="00015BBC">
            <w:pPr>
              <w:rPr>
                <w:rFonts w:asciiTheme="majorBidi" w:hAnsiTheme="majorBidi" w:cstheme="majorBidi"/>
                <w:sz w:val="28"/>
              </w:rPr>
            </w:pPr>
            <w:r w:rsidRPr="008E4435">
              <w:rPr>
                <w:rFonts w:asciiTheme="majorBidi" w:hAnsiTheme="majorBidi" w:cstheme="majorBidi"/>
                <w:sz w:val="28"/>
              </w:rPr>
              <w:t>База данных</w:t>
            </w:r>
          </w:p>
        </w:tc>
      </w:tr>
      <w:tr w:rsidR="007A62D4" w:rsidRPr="008E4435" w14:paraId="64530614" w14:textId="77777777" w:rsidTr="00053573">
        <w:tc>
          <w:tcPr>
            <w:tcW w:w="2547" w:type="dxa"/>
          </w:tcPr>
          <w:p w14:paraId="7103E546" w14:textId="077328C0" w:rsidR="007A62D4" w:rsidRPr="008E4435" w:rsidRDefault="007A62D4" w:rsidP="00315354">
            <w:pPr>
              <w:rPr>
                <w:rFonts w:asciiTheme="majorBidi" w:hAnsiTheme="majorBidi" w:cstheme="majorBidi"/>
                <w:b/>
                <w:bCs/>
                <w:sz w:val="28"/>
                <w:szCs w:val="28"/>
              </w:rPr>
            </w:pPr>
            <w:r w:rsidRPr="008E4435">
              <w:rPr>
                <w:rFonts w:asciiTheme="majorBidi" w:hAnsiTheme="majorBidi" w:cstheme="majorBidi"/>
                <w:b/>
                <w:bCs/>
                <w:sz w:val="28"/>
                <w:szCs w:val="28"/>
              </w:rPr>
              <w:t>СУБД</w:t>
            </w:r>
            <w:r w:rsidRPr="008E4435">
              <w:rPr>
                <w:rFonts w:asciiTheme="majorBidi" w:hAnsiTheme="majorBidi" w:cstheme="majorBidi"/>
                <w:b/>
                <w:bCs/>
                <w:sz w:val="28"/>
                <w:szCs w:val="28"/>
              </w:rPr>
              <w:tab/>
            </w:r>
            <w:r w:rsidRPr="008E4435">
              <w:rPr>
                <w:rFonts w:asciiTheme="majorBidi" w:hAnsiTheme="majorBidi" w:cstheme="majorBidi"/>
                <w:b/>
                <w:bCs/>
                <w:sz w:val="28"/>
                <w:szCs w:val="28"/>
              </w:rPr>
              <w:tab/>
              <w:t>-</w:t>
            </w:r>
          </w:p>
        </w:tc>
        <w:tc>
          <w:tcPr>
            <w:tcW w:w="6797" w:type="dxa"/>
          </w:tcPr>
          <w:p w14:paraId="3D7FA112" w14:textId="5FAA0470" w:rsidR="007A62D4" w:rsidRPr="008E4435" w:rsidRDefault="007A62D4" w:rsidP="00015BBC">
            <w:pPr>
              <w:rPr>
                <w:rFonts w:asciiTheme="majorBidi" w:hAnsiTheme="majorBidi" w:cstheme="majorBidi"/>
                <w:sz w:val="28"/>
              </w:rPr>
            </w:pPr>
            <w:r w:rsidRPr="008E4435">
              <w:rPr>
                <w:rFonts w:asciiTheme="majorBidi" w:hAnsiTheme="majorBidi" w:cstheme="majorBidi"/>
                <w:sz w:val="28"/>
              </w:rPr>
              <w:t>Система Управления Базами Данных</w:t>
            </w:r>
          </w:p>
        </w:tc>
      </w:tr>
      <w:tr w:rsidR="00E1530B" w:rsidRPr="008E4435" w14:paraId="797EEA9B" w14:textId="77777777" w:rsidTr="00053573">
        <w:tc>
          <w:tcPr>
            <w:tcW w:w="2547" w:type="dxa"/>
          </w:tcPr>
          <w:p w14:paraId="4EEB91F8" w14:textId="054D7916" w:rsidR="00E1530B" w:rsidRPr="008E4435" w:rsidRDefault="009C44F7" w:rsidP="00315354">
            <w:pPr>
              <w:rPr>
                <w:rFonts w:asciiTheme="majorBidi" w:hAnsiTheme="majorBidi" w:cstheme="majorBidi"/>
                <w:b/>
                <w:bCs/>
                <w:sz w:val="28"/>
                <w:szCs w:val="28"/>
              </w:rPr>
            </w:pPr>
            <w:r w:rsidRPr="008E4435">
              <w:rPr>
                <w:rFonts w:asciiTheme="majorBidi" w:hAnsiTheme="majorBidi" w:cstheme="majorBidi"/>
                <w:b/>
                <w:bCs/>
                <w:sz w:val="28"/>
                <w:szCs w:val="28"/>
              </w:rPr>
              <w:t>Espruino</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3E4BB581" w14:textId="1EC12221" w:rsidR="00E1530B" w:rsidRPr="008E4435" w:rsidRDefault="008944F3" w:rsidP="008944F3">
            <w:pPr>
              <w:rPr>
                <w:rFonts w:asciiTheme="majorBidi" w:hAnsiTheme="majorBidi" w:cstheme="majorBidi"/>
                <w:sz w:val="28"/>
              </w:rPr>
            </w:pPr>
            <w:r w:rsidRPr="008E4435">
              <w:rPr>
                <w:rFonts w:asciiTheme="majorBidi" w:hAnsiTheme="majorBidi" w:cstheme="majorBidi"/>
                <w:sz w:val="28"/>
              </w:rPr>
              <w:t>Интерпретатор JavaScript с открытым исходным кодом, созданный для микроконтроллеров, в частности для устройств с малым размером оперативной памяти</w:t>
            </w:r>
          </w:p>
        </w:tc>
      </w:tr>
      <w:tr w:rsidR="006F2CA1" w:rsidRPr="008E4435" w14:paraId="69139C3E" w14:textId="77777777" w:rsidTr="00053573">
        <w:tc>
          <w:tcPr>
            <w:tcW w:w="2547" w:type="dxa"/>
          </w:tcPr>
          <w:p w14:paraId="02AEFD44" w14:textId="57761893" w:rsidR="006F2CA1" w:rsidRPr="008E4435" w:rsidRDefault="006F2CA1" w:rsidP="00315354">
            <w:pPr>
              <w:rPr>
                <w:rFonts w:asciiTheme="majorBidi" w:hAnsiTheme="majorBidi" w:cstheme="majorBidi"/>
                <w:b/>
                <w:bCs/>
                <w:sz w:val="28"/>
                <w:szCs w:val="28"/>
              </w:rPr>
            </w:pPr>
            <w:r w:rsidRPr="008E4435">
              <w:rPr>
                <w:rFonts w:asciiTheme="majorBidi" w:hAnsiTheme="majorBidi" w:cstheme="majorBidi"/>
                <w:b/>
                <w:bCs/>
                <w:sz w:val="28"/>
                <w:szCs w:val="28"/>
              </w:rPr>
              <w:t>JS</w:t>
            </w:r>
            <w:r w:rsidRPr="008E4435">
              <w:rPr>
                <w:rFonts w:asciiTheme="majorBidi" w:hAnsiTheme="majorBidi" w:cstheme="majorBidi"/>
                <w:b/>
                <w:bCs/>
                <w:sz w:val="28"/>
                <w:szCs w:val="28"/>
              </w:rPr>
              <w:tab/>
            </w:r>
            <w:r w:rsidRPr="008E4435">
              <w:rPr>
                <w:rFonts w:asciiTheme="majorBidi" w:hAnsiTheme="majorBidi" w:cstheme="majorBidi"/>
                <w:b/>
                <w:bCs/>
                <w:sz w:val="28"/>
                <w:szCs w:val="28"/>
              </w:rPr>
              <w:tab/>
            </w:r>
            <w:r w:rsidRPr="008E4435">
              <w:rPr>
                <w:rFonts w:asciiTheme="majorBidi" w:hAnsiTheme="majorBidi" w:cstheme="majorBidi"/>
                <w:b/>
                <w:bCs/>
                <w:sz w:val="28"/>
                <w:szCs w:val="28"/>
              </w:rPr>
              <w:tab/>
              <w:t>-</w:t>
            </w:r>
          </w:p>
        </w:tc>
        <w:tc>
          <w:tcPr>
            <w:tcW w:w="6797" w:type="dxa"/>
          </w:tcPr>
          <w:p w14:paraId="0E36D846" w14:textId="106DD51B" w:rsidR="006F2CA1" w:rsidRPr="008E4435" w:rsidRDefault="005072A4" w:rsidP="00015BBC">
            <w:pPr>
              <w:rPr>
                <w:rFonts w:asciiTheme="majorBidi" w:hAnsiTheme="majorBidi" w:cstheme="majorBidi"/>
                <w:sz w:val="28"/>
              </w:rPr>
            </w:pPr>
            <w:r w:rsidRPr="008E4435">
              <w:rPr>
                <w:rFonts w:asciiTheme="majorBidi" w:hAnsiTheme="majorBidi" w:cstheme="majorBidi"/>
                <w:sz w:val="28"/>
              </w:rPr>
              <w:t>Java</w:t>
            </w:r>
            <w:r w:rsidR="00C02057" w:rsidRPr="008E4435">
              <w:rPr>
                <w:rFonts w:asciiTheme="majorBidi" w:hAnsiTheme="majorBidi" w:cstheme="majorBidi"/>
                <w:sz w:val="28"/>
              </w:rPr>
              <w:t>S</w:t>
            </w:r>
            <w:r w:rsidRPr="008E4435">
              <w:rPr>
                <w:rFonts w:asciiTheme="majorBidi" w:hAnsiTheme="majorBidi" w:cstheme="majorBidi"/>
                <w:sz w:val="28"/>
              </w:rPr>
              <w:t>cript</w:t>
            </w:r>
            <w:r w:rsidR="00D53AD1" w:rsidRPr="008E4435">
              <w:rPr>
                <w:rFonts w:asciiTheme="majorBidi" w:hAnsiTheme="majorBidi" w:cstheme="majorBidi"/>
                <w:sz w:val="28"/>
              </w:rPr>
              <w:br/>
              <w:t>мультипарадигменный язык программирования, является реализацией спецификации ECMAScript</w:t>
            </w:r>
          </w:p>
        </w:tc>
      </w:tr>
      <w:tr w:rsidR="00E1530B" w:rsidRPr="008E4435" w14:paraId="0208FC13" w14:textId="77777777" w:rsidTr="00053573">
        <w:tc>
          <w:tcPr>
            <w:tcW w:w="2547" w:type="dxa"/>
          </w:tcPr>
          <w:p w14:paraId="14FB26DC" w14:textId="3319839E" w:rsidR="00E1530B" w:rsidRPr="008E4435" w:rsidRDefault="00E8655C" w:rsidP="00315354">
            <w:pPr>
              <w:rPr>
                <w:rFonts w:asciiTheme="majorBidi" w:hAnsiTheme="majorBidi" w:cstheme="majorBidi"/>
                <w:b/>
                <w:bCs/>
                <w:sz w:val="28"/>
                <w:szCs w:val="28"/>
              </w:rPr>
            </w:pPr>
            <w:r w:rsidRPr="008E4435">
              <w:rPr>
                <w:rFonts w:asciiTheme="majorBidi" w:hAnsiTheme="majorBidi" w:cstheme="majorBidi"/>
                <w:b/>
                <w:bCs/>
                <w:sz w:val="28"/>
                <w:szCs w:val="28"/>
              </w:rPr>
              <w:t>WI-FI</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020E84CA" w14:textId="30A2A633" w:rsidR="00E1530B" w:rsidRPr="008E4435" w:rsidRDefault="00E8655C" w:rsidP="00015BBC">
            <w:pPr>
              <w:rPr>
                <w:rFonts w:asciiTheme="majorBidi" w:hAnsiTheme="majorBidi" w:cstheme="majorBidi"/>
                <w:sz w:val="28"/>
              </w:rPr>
            </w:pPr>
            <w:r w:rsidRPr="008E4435">
              <w:rPr>
                <w:rFonts w:asciiTheme="majorBidi" w:hAnsiTheme="majorBidi" w:cstheme="majorBidi"/>
                <w:sz w:val="28"/>
              </w:rPr>
              <w:t>Технология беспроводной локальной сети с устройствами на основе стандартов IEEE 802.1</w:t>
            </w:r>
          </w:p>
        </w:tc>
      </w:tr>
      <w:tr w:rsidR="00E1530B" w:rsidRPr="008E4435" w14:paraId="03AF9F5B" w14:textId="77777777" w:rsidTr="00053573">
        <w:tc>
          <w:tcPr>
            <w:tcW w:w="2547" w:type="dxa"/>
          </w:tcPr>
          <w:p w14:paraId="2DBB0B58" w14:textId="0FCC5CF5" w:rsidR="00E1530B" w:rsidRPr="008E4435" w:rsidRDefault="00364898" w:rsidP="00315354">
            <w:pPr>
              <w:rPr>
                <w:rFonts w:asciiTheme="majorBidi" w:hAnsiTheme="majorBidi" w:cstheme="majorBidi"/>
                <w:b/>
                <w:bCs/>
                <w:sz w:val="28"/>
                <w:szCs w:val="28"/>
              </w:rPr>
            </w:pPr>
            <w:r w:rsidRPr="008E4435">
              <w:rPr>
                <w:rFonts w:asciiTheme="majorBidi" w:hAnsiTheme="majorBidi" w:cstheme="majorBidi"/>
                <w:b/>
                <w:bCs/>
                <w:sz w:val="28"/>
                <w:szCs w:val="28"/>
              </w:rPr>
              <w:t>AC</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7BAF0068" w14:textId="5EB91B6F" w:rsidR="00E1530B" w:rsidRPr="008E4435" w:rsidRDefault="0022011F" w:rsidP="00015BBC">
            <w:pPr>
              <w:rPr>
                <w:rFonts w:asciiTheme="majorBidi" w:hAnsiTheme="majorBidi" w:cstheme="majorBidi"/>
                <w:sz w:val="28"/>
                <w:szCs w:val="28"/>
              </w:rPr>
            </w:pPr>
            <w:r w:rsidRPr="008E4435">
              <w:rPr>
                <w:rFonts w:asciiTheme="majorBidi" w:hAnsiTheme="majorBidi" w:cstheme="majorBidi"/>
                <w:sz w:val="28"/>
              </w:rPr>
              <w:t xml:space="preserve">Access </w:t>
            </w:r>
            <w:proofErr w:type="spellStart"/>
            <w:r w:rsidRPr="008E4435">
              <w:rPr>
                <w:rFonts w:asciiTheme="majorBidi" w:hAnsiTheme="majorBidi" w:cstheme="majorBidi"/>
                <w:sz w:val="28"/>
              </w:rPr>
              <w:t>point</w:t>
            </w:r>
            <w:proofErr w:type="spellEnd"/>
            <w:r w:rsidRPr="008E4435">
              <w:rPr>
                <w:rFonts w:asciiTheme="majorBidi" w:hAnsiTheme="majorBidi" w:cstheme="majorBidi"/>
                <w:sz w:val="28"/>
              </w:rPr>
              <w:br/>
              <w:t xml:space="preserve">Точка доступа с </w:t>
            </w:r>
            <w:proofErr w:type="spellStart"/>
            <w:r w:rsidRPr="008E4435">
              <w:rPr>
                <w:rFonts w:asciiTheme="majorBidi" w:hAnsiTheme="majorBidi" w:cstheme="majorBidi"/>
                <w:sz w:val="28"/>
              </w:rPr>
              <w:t>Wi-fi</w:t>
            </w:r>
            <w:proofErr w:type="spellEnd"/>
          </w:p>
        </w:tc>
      </w:tr>
      <w:tr w:rsidR="00E1530B" w:rsidRPr="008E4435" w14:paraId="20BF32DF" w14:textId="77777777" w:rsidTr="00053573">
        <w:tc>
          <w:tcPr>
            <w:tcW w:w="2547" w:type="dxa"/>
          </w:tcPr>
          <w:p w14:paraId="0381060F" w14:textId="3E031C72" w:rsidR="00E1530B" w:rsidRPr="008E4435" w:rsidRDefault="007A571C" w:rsidP="00315354">
            <w:pPr>
              <w:rPr>
                <w:rFonts w:asciiTheme="majorBidi" w:hAnsiTheme="majorBidi" w:cstheme="majorBidi"/>
                <w:b/>
                <w:bCs/>
                <w:sz w:val="28"/>
                <w:szCs w:val="28"/>
              </w:rPr>
            </w:pPr>
            <w:r w:rsidRPr="008E4435">
              <w:rPr>
                <w:rStyle w:val="My-2"/>
                <w:rFonts w:asciiTheme="majorBidi" w:hAnsiTheme="majorBidi" w:cstheme="majorBidi"/>
                <w:b/>
                <w:bCs/>
                <w:szCs w:val="28"/>
              </w:rPr>
              <w:t>I2C</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07D21012" w14:textId="6DF0BD8C" w:rsidR="00E1530B" w:rsidRPr="008E4435" w:rsidRDefault="007A571C" w:rsidP="00015BBC">
            <w:pPr>
              <w:rPr>
                <w:rFonts w:asciiTheme="majorBidi" w:hAnsiTheme="majorBidi" w:cstheme="majorBidi"/>
                <w:sz w:val="28"/>
              </w:rPr>
            </w:pPr>
            <w:r w:rsidRPr="008E4435">
              <w:rPr>
                <w:rFonts w:asciiTheme="majorBidi" w:hAnsiTheme="majorBidi" w:cstheme="majorBidi"/>
                <w:sz w:val="28"/>
              </w:rPr>
              <w:t>Inter Integrated Circuit</w:t>
            </w:r>
            <w:r w:rsidRPr="008E4435">
              <w:rPr>
                <w:rFonts w:asciiTheme="majorBidi" w:hAnsiTheme="majorBidi" w:cstheme="majorBidi"/>
                <w:sz w:val="28"/>
              </w:rPr>
              <w:br/>
              <w:t>Последовательная асимметричная шина для связи между интегральными схемами</w:t>
            </w:r>
          </w:p>
        </w:tc>
      </w:tr>
      <w:tr w:rsidR="00E1530B" w:rsidRPr="008E4435" w14:paraId="06E3412A" w14:textId="77777777" w:rsidTr="00053573">
        <w:tc>
          <w:tcPr>
            <w:tcW w:w="2547" w:type="dxa"/>
          </w:tcPr>
          <w:p w14:paraId="620F4E8E" w14:textId="7FA8487F" w:rsidR="00E1530B" w:rsidRPr="008E4435" w:rsidRDefault="007A571C" w:rsidP="00315354">
            <w:pPr>
              <w:rPr>
                <w:rFonts w:asciiTheme="majorBidi" w:hAnsiTheme="majorBidi" w:cstheme="majorBidi"/>
                <w:b/>
                <w:bCs/>
                <w:sz w:val="28"/>
                <w:szCs w:val="28"/>
              </w:rPr>
            </w:pPr>
            <w:r w:rsidRPr="008E4435">
              <w:rPr>
                <w:rFonts w:asciiTheme="majorBidi" w:hAnsiTheme="majorBidi" w:cstheme="majorBidi"/>
                <w:b/>
                <w:bCs/>
                <w:sz w:val="28"/>
                <w:szCs w:val="28"/>
              </w:rPr>
              <w:t>SPI</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36654A"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w:t>
            </w:r>
          </w:p>
        </w:tc>
        <w:tc>
          <w:tcPr>
            <w:tcW w:w="6797" w:type="dxa"/>
          </w:tcPr>
          <w:p w14:paraId="00458A9C" w14:textId="573BD0CF" w:rsidR="00E1530B" w:rsidRPr="008E4435" w:rsidRDefault="007A571C" w:rsidP="00015BBC">
            <w:pPr>
              <w:rPr>
                <w:rFonts w:asciiTheme="majorBidi" w:hAnsiTheme="majorBidi" w:cstheme="majorBidi"/>
                <w:sz w:val="28"/>
              </w:rPr>
            </w:pPr>
            <w:proofErr w:type="spellStart"/>
            <w:r w:rsidRPr="008E4435">
              <w:rPr>
                <w:rFonts w:asciiTheme="majorBidi" w:hAnsiTheme="majorBidi" w:cstheme="majorBidi"/>
                <w:sz w:val="28"/>
              </w:rPr>
              <w:t>Serial</w:t>
            </w:r>
            <w:proofErr w:type="spellEnd"/>
            <w:r w:rsidRPr="008E4435">
              <w:rPr>
                <w:rFonts w:asciiTheme="majorBidi" w:hAnsiTheme="majorBidi" w:cstheme="majorBidi"/>
                <w:sz w:val="28"/>
              </w:rPr>
              <w:t xml:space="preserve"> </w:t>
            </w:r>
            <w:proofErr w:type="spellStart"/>
            <w:r w:rsidRPr="008E4435">
              <w:rPr>
                <w:rFonts w:asciiTheme="majorBidi" w:hAnsiTheme="majorBidi" w:cstheme="majorBidi"/>
                <w:sz w:val="28"/>
              </w:rPr>
              <w:t>Peripheral</w:t>
            </w:r>
            <w:proofErr w:type="spellEnd"/>
            <w:r w:rsidRPr="008E4435">
              <w:rPr>
                <w:rFonts w:asciiTheme="majorBidi" w:hAnsiTheme="majorBidi" w:cstheme="majorBidi"/>
                <w:sz w:val="28"/>
              </w:rPr>
              <w:t xml:space="preserve"> Interface</w:t>
            </w:r>
            <w:r w:rsidRPr="008E4435">
              <w:rPr>
                <w:rFonts w:asciiTheme="majorBidi" w:hAnsiTheme="majorBidi" w:cstheme="majorBidi"/>
                <w:sz w:val="28"/>
              </w:rPr>
              <w:br/>
              <w:t>Последовательный периферийный интерфейс, синхронная шина для связи между интегральными схемами</w:t>
            </w:r>
          </w:p>
        </w:tc>
      </w:tr>
      <w:tr w:rsidR="00A224E0" w:rsidRPr="008E4435" w14:paraId="0FB343B8" w14:textId="77777777" w:rsidTr="00053573">
        <w:tc>
          <w:tcPr>
            <w:tcW w:w="2547" w:type="dxa"/>
          </w:tcPr>
          <w:p w14:paraId="53B60153" w14:textId="186082E3" w:rsidR="00A224E0" w:rsidRPr="008E4435" w:rsidRDefault="00A224E0" w:rsidP="00315354">
            <w:pPr>
              <w:rPr>
                <w:rFonts w:asciiTheme="majorBidi" w:hAnsiTheme="majorBidi" w:cstheme="majorBidi"/>
                <w:b/>
                <w:bCs/>
                <w:sz w:val="28"/>
                <w:szCs w:val="28"/>
              </w:rPr>
            </w:pPr>
            <w:r w:rsidRPr="008E4435">
              <w:rPr>
                <w:rFonts w:asciiTheme="majorBidi" w:hAnsiTheme="majorBidi" w:cstheme="majorBidi"/>
                <w:b/>
                <w:bCs/>
                <w:sz w:val="28"/>
                <w:szCs w:val="28"/>
              </w:rPr>
              <w:t>UART</w:t>
            </w:r>
            <w:r w:rsidRPr="008E4435">
              <w:rPr>
                <w:rFonts w:asciiTheme="majorBidi" w:hAnsiTheme="majorBidi" w:cstheme="majorBidi"/>
                <w:b/>
                <w:bCs/>
                <w:sz w:val="28"/>
                <w:szCs w:val="28"/>
              </w:rPr>
              <w:tab/>
            </w:r>
            <w:r w:rsidRPr="008E4435">
              <w:rPr>
                <w:rFonts w:asciiTheme="majorBidi" w:hAnsiTheme="majorBidi" w:cstheme="majorBidi"/>
                <w:b/>
                <w:bCs/>
                <w:sz w:val="28"/>
                <w:szCs w:val="28"/>
              </w:rPr>
              <w:tab/>
              <w:t>-</w:t>
            </w:r>
          </w:p>
        </w:tc>
        <w:tc>
          <w:tcPr>
            <w:tcW w:w="6797" w:type="dxa"/>
          </w:tcPr>
          <w:p w14:paraId="085DC09F" w14:textId="4D10FF20" w:rsidR="00A224E0" w:rsidRPr="008E4435" w:rsidRDefault="00EA4850" w:rsidP="00015BBC">
            <w:pPr>
              <w:rPr>
                <w:rFonts w:asciiTheme="majorBidi" w:hAnsiTheme="majorBidi" w:cstheme="majorBidi"/>
                <w:sz w:val="28"/>
              </w:rPr>
            </w:pPr>
            <w:r w:rsidRPr="008E4435">
              <w:rPr>
                <w:rFonts w:asciiTheme="majorBidi" w:hAnsiTheme="majorBidi" w:cstheme="majorBidi"/>
                <w:sz w:val="28"/>
              </w:rPr>
              <w:t xml:space="preserve">Universal </w:t>
            </w:r>
            <w:proofErr w:type="spellStart"/>
            <w:r w:rsidRPr="008E4435">
              <w:rPr>
                <w:rFonts w:asciiTheme="majorBidi" w:hAnsiTheme="majorBidi" w:cstheme="majorBidi"/>
                <w:sz w:val="28"/>
              </w:rPr>
              <w:t>Asynchronous</w:t>
            </w:r>
            <w:proofErr w:type="spellEnd"/>
            <w:r w:rsidRPr="008E4435">
              <w:rPr>
                <w:rFonts w:asciiTheme="majorBidi" w:hAnsiTheme="majorBidi" w:cstheme="majorBidi"/>
                <w:sz w:val="28"/>
              </w:rPr>
              <w:t xml:space="preserve"> </w:t>
            </w:r>
            <w:proofErr w:type="spellStart"/>
            <w:r w:rsidRPr="008E4435">
              <w:rPr>
                <w:rFonts w:asciiTheme="majorBidi" w:hAnsiTheme="majorBidi" w:cstheme="majorBidi"/>
                <w:sz w:val="28"/>
              </w:rPr>
              <w:t>Receiver-Transmitter</w:t>
            </w:r>
            <w:proofErr w:type="spellEnd"/>
            <w:r w:rsidR="00C02057" w:rsidRPr="008E4435">
              <w:rPr>
                <w:rFonts w:asciiTheme="majorBidi" w:hAnsiTheme="majorBidi" w:cstheme="majorBidi"/>
                <w:sz w:val="28"/>
              </w:rPr>
              <w:br/>
              <w:t>Универсальный асинхронный приёмопередатчик</w:t>
            </w:r>
          </w:p>
        </w:tc>
      </w:tr>
      <w:tr w:rsidR="00E1530B" w:rsidRPr="008E4435" w14:paraId="4B36934E" w14:textId="77777777" w:rsidTr="00053573">
        <w:tc>
          <w:tcPr>
            <w:tcW w:w="2547" w:type="dxa"/>
          </w:tcPr>
          <w:p w14:paraId="5747AE77" w14:textId="72823F88" w:rsidR="00E1530B" w:rsidRPr="008E4435" w:rsidRDefault="007A571C" w:rsidP="00315354">
            <w:pPr>
              <w:rPr>
                <w:rFonts w:asciiTheme="majorBidi" w:hAnsiTheme="majorBidi" w:cstheme="majorBidi"/>
                <w:b/>
                <w:bCs/>
                <w:sz w:val="28"/>
                <w:szCs w:val="28"/>
              </w:rPr>
            </w:pPr>
            <w:r w:rsidRPr="008E4435">
              <w:rPr>
                <w:rFonts w:asciiTheme="majorBidi" w:hAnsiTheme="majorBidi" w:cstheme="majorBidi"/>
                <w:b/>
                <w:bCs/>
                <w:sz w:val="28"/>
                <w:szCs w:val="28"/>
              </w:rPr>
              <w:t>MQTT</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73FCFB03" w14:textId="75CAE8EC" w:rsidR="00E1530B" w:rsidRPr="008E4435" w:rsidRDefault="009A4F6B" w:rsidP="00015BBC">
            <w:pPr>
              <w:rPr>
                <w:rFonts w:asciiTheme="majorBidi" w:hAnsiTheme="majorBidi" w:cstheme="majorBidi"/>
                <w:sz w:val="28"/>
              </w:rPr>
            </w:pPr>
            <w:r w:rsidRPr="008E4435">
              <w:rPr>
                <w:rFonts w:asciiTheme="majorBidi" w:hAnsiTheme="majorBidi" w:cstheme="majorBidi"/>
                <w:sz w:val="28"/>
              </w:rPr>
              <w:t xml:space="preserve">Message </w:t>
            </w:r>
            <w:proofErr w:type="spellStart"/>
            <w:r w:rsidRPr="008E4435">
              <w:rPr>
                <w:rFonts w:asciiTheme="majorBidi" w:hAnsiTheme="majorBidi" w:cstheme="majorBidi"/>
                <w:sz w:val="28"/>
              </w:rPr>
              <w:t>Queuing</w:t>
            </w:r>
            <w:proofErr w:type="spellEnd"/>
            <w:r w:rsidRPr="008E4435">
              <w:rPr>
                <w:rFonts w:asciiTheme="majorBidi" w:hAnsiTheme="majorBidi" w:cstheme="majorBidi"/>
                <w:sz w:val="28"/>
              </w:rPr>
              <w:t xml:space="preserve"> </w:t>
            </w:r>
            <w:proofErr w:type="spellStart"/>
            <w:r w:rsidRPr="008E4435">
              <w:rPr>
                <w:rFonts w:asciiTheme="majorBidi" w:hAnsiTheme="majorBidi" w:cstheme="majorBidi"/>
                <w:sz w:val="28"/>
              </w:rPr>
              <w:t>Telemetry</w:t>
            </w:r>
            <w:proofErr w:type="spellEnd"/>
            <w:r w:rsidRPr="008E4435">
              <w:rPr>
                <w:rFonts w:asciiTheme="majorBidi" w:hAnsiTheme="majorBidi" w:cstheme="majorBidi"/>
                <w:sz w:val="28"/>
              </w:rPr>
              <w:t xml:space="preserve"> Transport</w:t>
            </w:r>
            <w:r w:rsidRPr="008E4435">
              <w:rPr>
                <w:rFonts w:asciiTheme="majorBidi" w:hAnsiTheme="majorBidi" w:cstheme="majorBidi"/>
                <w:sz w:val="28"/>
              </w:rPr>
              <w:br/>
            </w:r>
            <w:r w:rsidR="00AD630B" w:rsidRPr="008E4435">
              <w:rPr>
                <w:rFonts w:asciiTheme="majorBidi" w:hAnsiTheme="majorBidi" w:cstheme="majorBidi"/>
                <w:sz w:val="28"/>
              </w:rPr>
              <w:t>упрощённый сетевой протокол, работающий поверх TCP/IP, ориентированный на обмен сообщениями между устройствами по принципу «издатель — подписчик».</w:t>
            </w:r>
          </w:p>
        </w:tc>
      </w:tr>
      <w:tr w:rsidR="00E1530B" w:rsidRPr="008E4435" w14:paraId="1F81C068" w14:textId="77777777" w:rsidTr="00053573">
        <w:tc>
          <w:tcPr>
            <w:tcW w:w="2547" w:type="dxa"/>
          </w:tcPr>
          <w:p w14:paraId="07BE02DD" w14:textId="7BD0BEFB" w:rsidR="00E1530B" w:rsidRPr="008E4435" w:rsidRDefault="0036654A" w:rsidP="00315354">
            <w:pPr>
              <w:rPr>
                <w:rFonts w:asciiTheme="majorBidi" w:hAnsiTheme="majorBidi" w:cstheme="majorBidi"/>
                <w:b/>
                <w:bCs/>
                <w:sz w:val="28"/>
                <w:szCs w:val="28"/>
              </w:rPr>
            </w:pPr>
            <w:r w:rsidRPr="008E4435">
              <w:rPr>
                <w:rFonts w:asciiTheme="majorBidi" w:hAnsiTheme="majorBidi" w:cstheme="majorBidi"/>
                <w:b/>
                <w:bCs/>
                <w:sz w:val="28"/>
                <w:szCs w:val="28"/>
              </w:rPr>
              <w:t>Web</w:t>
            </w:r>
            <w:r w:rsidR="00966CAE">
              <w:rPr>
                <w:rFonts w:asciiTheme="majorBidi" w:hAnsiTheme="majorBidi" w:cstheme="majorBidi"/>
                <w:b/>
                <w:bCs/>
                <w:sz w:val="28"/>
                <w:szCs w:val="28"/>
                <w:lang w:val="en-US"/>
              </w:rPr>
              <w:t>S</w:t>
            </w:r>
            <w:proofErr w:type="spellStart"/>
            <w:r w:rsidRPr="008E4435">
              <w:rPr>
                <w:rFonts w:asciiTheme="majorBidi" w:hAnsiTheme="majorBidi" w:cstheme="majorBidi"/>
                <w:b/>
                <w:bCs/>
                <w:sz w:val="28"/>
                <w:szCs w:val="28"/>
              </w:rPr>
              <w:t>ocket</w:t>
            </w:r>
            <w:proofErr w:type="spellEnd"/>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1F807E80" w14:textId="4CD0989A" w:rsidR="00E1530B" w:rsidRPr="008E4435" w:rsidRDefault="41CAC17D" w:rsidP="41CAC17D">
            <w:pPr>
              <w:spacing w:line="259" w:lineRule="auto"/>
              <w:rPr>
                <w:rFonts w:ascii="Times New Roman" w:eastAsia="Times New Roman" w:hAnsi="Times New Roman" w:cs="Times New Roman"/>
                <w:sz w:val="28"/>
                <w:szCs w:val="28"/>
              </w:rPr>
            </w:pPr>
            <w:r w:rsidRPr="008E4435">
              <w:rPr>
                <w:rFonts w:ascii="Times New Roman" w:eastAsia="Times New Roman" w:hAnsi="Times New Roman" w:cs="Times New Roman"/>
                <w:color w:val="000000" w:themeColor="text1"/>
                <w:sz w:val="28"/>
                <w:szCs w:val="28"/>
              </w:rPr>
              <w:t>Протокол передачи данных, сокращается до WS</w:t>
            </w:r>
          </w:p>
        </w:tc>
      </w:tr>
      <w:tr w:rsidR="00E1530B" w:rsidRPr="008E4435" w14:paraId="1D2CF596" w14:textId="77777777" w:rsidTr="00053573">
        <w:tc>
          <w:tcPr>
            <w:tcW w:w="2547" w:type="dxa"/>
          </w:tcPr>
          <w:p w14:paraId="4FBF0955" w14:textId="6BEB47BD" w:rsidR="00E1530B" w:rsidRPr="008E4435" w:rsidRDefault="00DF4DDD" w:rsidP="00315354">
            <w:pPr>
              <w:rPr>
                <w:rFonts w:asciiTheme="majorBidi" w:hAnsiTheme="majorBidi" w:cstheme="majorBidi"/>
                <w:b/>
                <w:bCs/>
                <w:sz w:val="28"/>
                <w:szCs w:val="28"/>
              </w:rPr>
            </w:pPr>
            <w:r w:rsidRPr="008E4435">
              <w:rPr>
                <w:rFonts w:asciiTheme="majorBidi" w:hAnsiTheme="majorBidi" w:cstheme="majorBidi"/>
                <w:b/>
                <w:bCs/>
                <w:sz w:val="28"/>
                <w:szCs w:val="28"/>
              </w:rPr>
              <w:t>REPL</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6ED5DA84" w14:textId="539D68C4" w:rsidR="00E1530B" w:rsidRPr="008E4435" w:rsidRDefault="0040491F" w:rsidP="00D91E8C">
            <w:pPr>
              <w:rPr>
                <w:rFonts w:asciiTheme="majorBidi" w:hAnsiTheme="majorBidi" w:cstheme="majorBidi"/>
                <w:sz w:val="28"/>
              </w:rPr>
            </w:pPr>
            <w:proofErr w:type="spellStart"/>
            <w:r w:rsidRPr="008E4435">
              <w:rPr>
                <w:rFonts w:asciiTheme="majorBidi" w:hAnsiTheme="majorBidi" w:cstheme="majorBidi"/>
                <w:sz w:val="28"/>
              </w:rPr>
              <w:t>Read</w:t>
            </w:r>
            <w:proofErr w:type="spellEnd"/>
            <w:r w:rsidRPr="008E4435">
              <w:rPr>
                <w:rFonts w:asciiTheme="majorBidi" w:hAnsiTheme="majorBidi" w:cstheme="majorBidi"/>
                <w:sz w:val="28"/>
              </w:rPr>
              <w:t>-</w:t>
            </w:r>
            <w:proofErr w:type="spellStart"/>
            <w:r w:rsidRPr="008E4435">
              <w:rPr>
                <w:rFonts w:asciiTheme="majorBidi" w:hAnsiTheme="majorBidi" w:cstheme="majorBidi"/>
                <w:sz w:val="28"/>
              </w:rPr>
              <w:t>Eval</w:t>
            </w:r>
            <w:proofErr w:type="spellEnd"/>
            <w:r w:rsidRPr="008E4435">
              <w:rPr>
                <w:rFonts w:asciiTheme="majorBidi" w:hAnsiTheme="majorBidi" w:cstheme="majorBidi"/>
                <w:sz w:val="28"/>
              </w:rPr>
              <w:t xml:space="preserve">-Print </w:t>
            </w:r>
            <w:proofErr w:type="spellStart"/>
            <w:r w:rsidRPr="008E4435">
              <w:rPr>
                <w:rFonts w:asciiTheme="majorBidi" w:hAnsiTheme="majorBidi" w:cstheme="majorBidi"/>
                <w:sz w:val="28"/>
              </w:rPr>
              <w:t>Loop</w:t>
            </w:r>
            <w:proofErr w:type="spellEnd"/>
            <w:r w:rsidR="00D91E8C" w:rsidRPr="008E4435">
              <w:rPr>
                <w:rFonts w:asciiTheme="majorBidi" w:hAnsiTheme="majorBidi" w:cstheme="majorBidi"/>
                <w:sz w:val="28"/>
              </w:rPr>
              <w:br/>
              <w:t>„Чтение — Вычисление — Вывод“</w:t>
            </w:r>
            <w:r w:rsidR="00E2634A" w:rsidRPr="008E4435">
              <w:rPr>
                <w:rFonts w:asciiTheme="majorBidi" w:hAnsiTheme="majorBidi" w:cstheme="majorBidi"/>
                <w:sz w:val="28"/>
              </w:rPr>
              <w:br/>
              <w:t>форма организации интерактивной среды программирования в рамках средств интерфейса командной строки</w:t>
            </w:r>
          </w:p>
        </w:tc>
      </w:tr>
      <w:tr w:rsidR="00E1530B" w:rsidRPr="008E4435" w14:paraId="2DD315CC" w14:textId="77777777" w:rsidTr="00053573">
        <w:tc>
          <w:tcPr>
            <w:tcW w:w="2547" w:type="dxa"/>
          </w:tcPr>
          <w:p w14:paraId="60D64A3D" w14:textId="32914FA4" w:rsidR="00E1530B" w:rsidRPr="008E4435" w:rsidRDefault="002C3C76" w:rsidP="00315354">
            <w:pPr>
              <w:rPr>
                <w:rFonts w:asciiTheme="majorBidi" w:hAnsiTheme="majorBidi" w:cstheme="majorBidi"/>
                <w:b/>
                <w:bCs/>
                <w:sz w:val="28"/>
                <w:szCs w:val="28"/>
              </w:rPr>
            </w:pPr>
            <w:r w:rsidRPr="008E4435">
              <w:rPr>
                <w:rFonts w:asciiTheme="majorBidi" w:hAnsiTheme="majorBidi" w:cstheme="majorBidi"/>
                <w:b/>
                <w:bCs/>
                <w:sz w:val="28"/>
                <w:szCs w:val="28"/>
              </w:rPr>
              <w:t>SSH</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17EB02B2" w14:textId="1D53CD38" w:rsidR="00E1530B" w:rsidRPr="008E4435" w:rsidRDefault="00CC36AD" w:rsidP="00CC36AD">
            <w:pPr>
              <w:rPr>
                <w:rFonts w:asciiTheme="majorBidi" w:hAnsiTheme="majorBidi" w:cstheme="majorBidi"/>
                <w:sz w:val="28"/>
              </w:rPr>
            </w:pPr>
            <w:r w:rsidRPr="008E4435">
              <w:rPr>
                <w:rFonts w:asciiTheme="majorBidi" w:hAnsiTheme="majorBidi" w:cstheme="majorBidi"/>
                <w:sz w:val="28"/>
              </w:rPr>
              <w:t>Secure Shell</w:t>
            </w:r>
            <w:r w:rsidRPr="008E4435">
              <w:rPr>
                <w:rFonts w:asciiTheme="majorBidi" w:hAnsiTheme="majorBidi" w:cstheme="majorBidi"/>
                <w:sz w:val="28"/>
              </w:rPr>
              <w:br/>
              <w:t>сетевой протокол прикладного уровня, позволяющий производить удалённое управление операционной системой и туннелирование TCP-соединений</w:t>
            </w:r>
          </w:p>
        </w:tc>
      </w:tr>
      <w:tr w:rsidR="00E1530B" w:rsidRPr="008E4435" w14:paraId="241AB28B" w14:textId="77777777" w:rsidTr="00053573">
        <w:tc>
          <w:tcPr>
            <w:tcW w:w="2547" w:type="dxa"/>
          </w:tcPr>
          <w:p w14:paraId="15F7F041" w14:textId="4EA34EDB" w:rsidR="00E1530B" w:rsidRPr="008E4435" w:rsidRDefault="00BC4A40" w:rsidP="00315354">
            <w:pPr>
              <w:rPr>
                <w:rFonts w:asciiTheme="majorBidi" w:hAnsiTheme="majorBidi" w:cstheme="majorBidi"/>
                <w:b/>
                <w:bCs/>
                <w:sz w:val="28"/>
                <w:szCs w:val="28"/>
              </w:rPr>
            </w:pPr>
            <w:r w:rsidRPr="008E4435">
              <w:rPr>
                <w:rFonts w:asciiTheme="majorBidi" w:hAnsiTheme="majorBidi" w:cstheme="majorBidi"/>
                <w:b/>
                <w:bCs/>
                <w:sz w:val="28"/>
                <w:szCs w:val="28"/>
              </w:rPr>
              <w:t>LHP</w:t>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r>
            <w:r w:rsidR="00E1530B" w:rsidRPr="008E4435">
              <w:rPr>
                <w:rFonts w:asciiTheme="majorBidi" w:hAnsiTheme="majorBidi" w:cstheme="majorBidi"/>
                <w:b/>
                <w:bCs/>
                <w:sz w:val="28"/>
                <w:szCs w:val="28"/>
              </w:rPr>
              <w:tab/>
              <w:t>-</w:t>
            </w:r>
          </w:p>
        </w:tc>
        <w:tc>
          <w:tcPr>
            <w:tcW w:w="6797" w:type="dxa"/>
          </w:tcPr>
          <w:p w14:paraId="63C8A97B" w14:textId="4E6B3D93" w:rsidR="006C0E91" w:rsidRPr="008E4435" w:rsidRDefault="00C32C5B" w:rsidP="00A73326">
            <w:pPr>
              <w:rPr>
                <w:rFonts w:asciiTheme="majorBidi" w:hAnsiTheme="majorBidi" w:cstheme="majorBidi"/>
                <w:sz w:val="28"/>
              </w:rPr>
            </w:pPr>
            <w:r w:rsidRPr="008E4435">
              <w:rPr>
                <w:rFonts w:asciiTheme="majorBidi" w:hAnsiTheme="majorBidi" w:cstheme="majorBidi"/>
                <w:sz w:val="28"/>
              </w:rPr>
              <w:t>Li</w:t>
            </w:r>
            <w:r w:rsidR="00F6387F" w:rsidRPr="008E4435">
              <w:rPr>
                <w:rFonts w:asciiTheme="majorBidi" w:hAnsiTheme="majorBidi" w:cstheme="majorBidi"/>
                <w:sz w:val="28"/>
              </w:rPr>
              <w:t>te</w:t>
            </w:r>
            <w:r w:rsidRPr="008E4435">
              <w:rPr>
                <w:rFonts w:asciiTheme="majorBidi" w:hAnsiTheme="majorBidi" w:cstheme="majorBidi"/>
                <w:sz w:val="28"/>
              </w:rPr>
              <w:t xml:space="preserve"> </w:t>
            </w:r>
            <w:proofErr w:type="spellStart"/>
            <w:r w:rsidRPr="008E4435">
              <w:rPr>
                <w:rFonts w:asciiTheme="majorBidi" w:hAnsiTheme="majorBidi" w:cstheme="majorBidi"/>
                <w:sz w:val="28"/>
              </w:rPr>
              <w:t>Horizen</w:t>
            </w:r>
            <w:proofErr w:type="spellEnd"/>
            <w:r w:rsidRPr="008E4435">
              <w:rPr>
                <w:rFonts w:asciiTheme="majorBidi" w:hAnsiTheme="majorBidi" w:cstheme="majorBidi"/>
                <w:sz w:val="28"/>
              </w:rPr>
              <w:t xml:space="preserve"> Protocol</w:t>
            </w:r>
            <w:r w:rsidRPr="008E4435">
              <w:rPr>
                <w:rFonts w:asciiTheme="majorBidi" w:hAnsiTheme="majorBidi" w:cstheme="majorBidi"/>
                <w:sz w:val="28"/>
              </w:rPr>
              <w:br/>
              <w:t>Легкий протокол «Горизонт», разработанный в рамках проекта. Базируется на основе прикладного протокола WebSocket и JSON</w:t>
            </w:r>
          </w:p>
        </w:tc>
      </w:tr>
      <w:tr w:rsidR="41CAC17D" w:rsidRPr="008E4435" w14:paraId="4C11323E" w14:textId="77777777" w:rsidTr="00053573">
        <w:trPr>
          <w:trHeight w:val="300"/>
        </w:trPr>
        <w:tc>
          <w:tcPr>
            <w:tcW w:w="2547" w:type="dxa"/>
          </w:tcPr>
          <w:p w14:paraId="7EBEC978" w14:textId="0DA58125"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t>JSON</w:t>
            </w:r>
            <w:r w:rsidRPr="008E4435">
              <w:tab/>
            </w:r>
            <w:r w:rsidRPr="008E4435">
              <w:tab/>
            </w:r>
            <w:r w:rsidRPr="008E4435">
              <w:rPr>
                <w:rFonts w:ascii="Times New Roman" w:eastAsia="Times New Roman" w:hAnsi="Times New Roman" w:cs="Times New Roman"/>
                <w:b/>
                <w:bCs/>
                <w:color w:val="000000" w:themeColor="text1"/>
                <w:sz w:val="28"/>
                <w:szCs w:val="28"/>
              </w:rPr>
              <w:t>-</w:t>
            </w:r>
          </w:p>
        </w:tc>
        <w:tc>
          <w:tcPr>
            <w:tcW w:w="6797" w:type="dxa"/>
          </w:tcPr>
          <w:p w14:paraId="14B8E127" w14:textId="41F9AA1F"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 xml:space="preserve">JavaScript Object </w:t>
            </w:r>
            <w:proofErr w:type="spellStart"/>
            <w:r w:rsidRPr="008E4435">
              <w:rPr>
                <w:rFonts w:ascii="Times New Roman" w:eastAsia="Times New Roman" w:hAnsi="Times New Roman" w:cs="Times New Roman"/>
                <w:color w:val="000000" w:themeColor="text1"/>
                <w:sz w:val="28"/>
                <w:szCs w:val="28"/>
              </w:rPr>
              <w:t>Notation</w:t>
            </w:r>
            <w:proofErr w:type="spellEnd"/>
          </w:p>
          <w:p w14:paraId="2754BDE6" w14:textId="565C2A0E"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lastRenderedPageBreak/>
              <w:t>Текстовый формат обмена данными</w:t>
            </w:r>
          </w:p>
        </w:tc>
      </w:tr>
      <w:tr w:rsidR="41CAC17D" w:rsidRPr="008E4435" w14:paraId="684FEA6E" w14:textId="77777777" w:rsidTr="00053573">
        <w:trPr>
          <w:trHeight w:val="300"/>
        </w:trPr>
        <w:tc>
          <w:tcPr>
            <w:tcW w:w="2547" w:type="dxa"/>
          </w:tcPr>
          <w:p w14:paraId="37875067" w14:textId="465ECD63" w:rsidR="41CAC17D" w:rsidRPr="008E4435" w:rsidRDefault="00093E7C" w:rsidP="00093E7C">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lastRenderedPageBreak/>
              <w:t>PPM</w:t>
            </w:r>
            <w:r w:rsidR="00456CBB">
              <w:rPr>
                <w:rFonts w:ascii="Times New Roman" w:eastAsia="Times New Roman" w:hAnsi="Times New Roman" w:cs="Times New Roman"/>
                <w:b/>
                <w:bCs/>
                <w:color w:val="000000" w:themeColor="text1"/>
                <w:sz w:val="28"/>
                <w:szCs w:val="28"/>
                <w:lang w:val="en-US"/>
              </w:rPr>
              <w:tab/>
            </w:r>
            <w:r w:rsidR="41CAC17D" w:rsidRPr="008E4435">
              <w:tab/>
            </w:r>
            <w:r w:rsidR="41CAC17D" w:rsidRPr="008E4435">
              <w:tab/>
            </w:r>
            <w:r w:rsidR="41CAC17D" w:rsidRPr="008E4435">
              <w:rPr>
                <w:rFonts w:ascii="Times New Roman" w:eastAsia="Times New Roman" w:hAnsi="Times New Roman" w:cs="Times New Roman"/>
                <w:b/>
                <w:bCs/>
                <w:color w:val="000000" w:themeColor="text1"/>
                <w:sz w:val="28"/>
                <w:szCs w:val="28"/>
              </w:rPr>
              <w:t>-</w:t>
            </w:r>
          </w:p>
        </w:tc>
        <w:tc>
          <w:tcPr>
            <w:tcW w:w="6797" w:type="dxa"/>
          </w:tcPr>
          <w:p w14:paraId="609E5823" w14:textId="0B74DB1D" w:rsidR="41CAC17D" w:rsidRPr="008E4435" w:rsidRDefault="41CAC17D" w:rsidP="41CAC17D">
            <w:pPr>
              <w:spacing w:line="259" w:lineRule="auto"/>
              <w:rPr>
                <w:rFonts w:ascii="Times New Roman" w:eastAsia="Times New Roman" w:hAnsi="Times New Roman" w:cs="Times New Roman"/>
                <w:color w:val="000000" w:themeColor="text1"/>
                <w:sz w:val="28"/>
                <w:szCs w:val="28"/>
              </w:rPr>
            </w:pPr>
            <w:proofErr w:type="spellStart"/>
            <w:r w:rsidRPr="008E4435">
              <w:rPr>
                <w:rFonts w:ascii="Times New Roman" w:eastAsia="Times New Roman" w:hAnsi="Times New Roman" w:cs="Times New Roman"/>
                <w:color w:val="000000" w:themeColor="text1"/>
                <w:sz w:val="28"/>
                <w:szCs w:val="28"/>
              </w:rPr>
              <w:t>Parts</w:t>
            </w:r>
            <w:proofErr w:type="spellEnd"/>
            <w:r w:rsidRPr="008E4435">
              <w:rPr>
                <w:rFonts w:ascii="Times New Roman" w:eastAsia="Times New Roman" w:hAnsi="Times New Roman" w:cs="Times New Roman"/>
                <w:color w:val="000000" w:themeColor="text1"/>
                <w:sz w:val="28"/>
                <w:szCs w:val="28"/>
              </w:rPr>
              <w:t xml:space="preserve"> </w:t>
            </w:r>
            <w:proofErr w:type="spellStart"/>
            <w:r w:rsidRPr="008E4435">
              <w:rPr>
                <w:rFonts w:ascii="Times New Roman" w:eastAsia="Times New Roman" w:hAnsi="Times New Roman" w:cs="Times New Roman"/>
                <w:color w:val="000000" w:themeColor="text1"/>
                <w:sz w:val="28"/>
                <w:szCs w:val="28"/>
              </w:rPr>
              <w:t>per</w:t>
            </w:r>
            <w:proofErr w:type="spellEnd"/>
            <w:r w:rsidRPr="008E4435">
              <w:rPr>
                <w:rFonts w:ascii="Times New Roman" w:eastAsia="Times New Roman" w:hAnsi="Times New Roman" w:cs="Times New Roman"/>
                <w:color w:val="000000" w:themeColor="text1"/>
                <w:sz w:val="28"/>
                <w:szCs w:val="28"/>
              </w:rPr>
              <w:t xml:space="preserve"> </w:t>
            </w:r>
            <w:proofErr w:type="spellStart"/>
            <w:r w:rsidRPr="008E4435">
              <w:rPr>
                <w:rFonts w:ascii="Times New Roman" w:eastAsia="Times New Roman" w:hAnsi="Times New Roman" w:cs="Times New Roman"/>
                <w:color w:val="000000" w:themeColor="text1"/>
                <w:sz w:val="28"/>
                <w:szCs w:val="28"/>
              </w:rPr>
              <w:t>million</w:t>
            </w:r>
            <w:proofErr w:type="spellEnd"/>
            <w:r w:rsidRPr="008E4435">
              <w:rPr>
                <w:rFonts w:ascii="Times New Roman" w:eastAsia="Times New Roman" w:hAnsi="Times New Roman" w:cs="Times New Roman"/>
                <w:color w:val="000000" w:themeColor="text1"/>
                <w:sz w:val="28"/>
                <w:szCs w:val="28"/>
              </w:rPr>
              <w:t xml:space="preserve"> - миллионные доли</w:t>
            </w:r>
          </w:p>
          <w:p w14:paraId="78510DF6" w14:textId="3E96738A"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Единица измерения концентрации вещества в газе</w:t>
            </w:r>
          </w:p>
        </w:tc>
      </w:tr>
      <w:tr w:rsidR="00E1530B" w:rsidRPr="008E4435" w14:paraId="0CAE4CCE" w14:textId="77777777" w:rsidTr="00053573">
        <w:tc>
          <w:tcPr>
            <w:tcW w:w="2547" w:type="dxa"/>
          </w:tcPr>
          <w:p w14:paraId="0A5EEBB8" w14:textId="641E9FCD" w:rsidR="41CAC17D" w:rsidRPr="008E4435" w:rsidRDefault="00093E7C"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t>PPB</w:t>
            </w:r>
            <w:r w:rsidR="00E369C1" w:rsidRPr="008E4435">
              <w:rPr>
                <w:rFonts w:ascii="Times New Roman" w:eastAsia="Times New Roman" w:hAnsi="Times New Roman" w:cs="Times New Roman"/>
                <w:b/>
                <w:bCs/>
                <w:color w:val="000000" w:themeColor="text1"/>
                <w:sz w:val="28"/>
                <w:szCs w:val="28"/>
              </w:rPr>
              <w:tab/>
            </w:r>
            <w:r w:rsidR="00E369C1" w:rsidRPr="008E4435">
              <w:rPr>
                <w:rFonts w:ascii="Times New Roman" w:eastAsia="Times New Roman" w:hAnsi="Times New Roman" w:cs="Times New Roman"/>
                <w:b/>
                <w:bCs/>
                <w:color w:val="000000" w:themeColor="text1"/>
                <w:sz w:val="28"/>
                <w:szCs w:val="28"/>
              </w:rPr>
              <w:tab/>
            </w:r>
            <w:r w:rsidR="41CAC17D" w:rsidRPr="008E4435">
              <w:tab/>
            </w:r>
            <w:r w:rsidR="41CAC17D" w:rsidRPr="008E4435">
              <w:rPr>
                <w:rFonts w:ascii="Times New Roman" w:eastAsia="Times New Roman" w:hAnsi="Times New Roman" w:cs="Times New Roman"/>
                <w:b/>
                <w:bCs/>
                <w:color w:val="000000" w:themeColor="text1"/>
                <w:sz w:val="28"/>
                <w:szCs w:val="28"/>
              </w:rPr>
              <w:t>-</w:t>
            </w:r>
          </w:p>
        </w:tc>
        <w:tc>
          <w:tcPr>
            <w:tcW w:w="6797" w:type="dxa"/>
          </w:tcPr>
          <w:p w14:paraId="333A0086" w14:textId="5CFCEC02" w:rsidR="41CAC17D" w:rsidRPr="008E4435" w:rsidRDefault="41CAC17D" w:rsidP="41CAC17D">
            <w:pPr>
              <w:spacing w:line="259" w:lineRule="auto"/>
              <w:rPr>
                <w:rFonts w:ascii="Times New Roman" w:eastAsia="Times New Roman" w:hAnsi="Times New Roman" w:cs="Times New Roman"/>
                <w:color w:val="000000" w:themeColor="text1"/>
                <w:sz w:val="28"/>
                <w:szCs w:val="28"/>
              </w:rPr>
            </w:pPr>
            <w:proofErr w:type="spellStart"/>
            <w:r w:rsidRPr="008E4435">
              <w:rPr>
                <w:rFonts w:ascii="Times New Roman" w:eastAsia="Times New Roman" w:hAnsi="Times New Roman" w:cs="Times New Roman"/>
                <w:color w:val="000000" w:themeColor="text1"/>
                <w:sz w:val="28"/>
                <w:szCs w:val="28"/>
              </w:rPr>
              <w:t>Parts</w:t>
            </w:r>
            <w:proofErr w:type="spellEnd"/>
            <w:r w:rsidRPr="008E4435">
              <w:rPr>
                <w:rFonts w:ascii="Times New Roman" w:eastAsia="Times New Roman" w:hAnsi="Times New Roman" w:cs="Times New Roman"/>
                <w:color w:val="000000" w:themeColor="text1"/>
                <w:sz w:val="28"/>
                <w:szCs w:val="28"/>
              </w:rPr>
              <w:t xml:space="preserve"> </w:t>
            </w:r>
            <w:proofErr w:type="spellStart"/>
            <w:r w:rsidRPr="008E4435">
              <w:rPr>
                <w:rFonts w:ascii="Times New Roman" w:eastAsia="Times New Roman" w:hAnsi="Times New Roman" w:cs="Times New Roman"/>
                <w:color w:val="000000" w:themeColor="text1"/>
                <w:sz w:val="28"/>
                <w:szCs w:val="28"/>
              </w:rPr>
              <w:t>per</w:t>
            </w:r>
            <w:proofErr w:type="spellEnd"/>
            <w:r w:rsidRPr="008E4435">
              <w:rPr>
                <w:rFonts w:ascii="Times New Roman" w:eastAsia="Times New Roman" w:hAnsi="Times New Roman" w:cs="Times New Roman"/>
                <w:color w:val="000000" w:themeColor="text1"/>
                <w:sz w:val="28"/>
                <w:szCs w:val="28"/>
              </w:rPr>
              <w:t xml:space="preserve"> </w:t>
            </w:r>
            <w:proofErr w:type="spellStart"/>
            <w:r w:rsidRPr="008E4435">
              <w:rPr>
                <w:rFonts w:ascii="Times New Roman" w:eastAsia="Times New Roman" w:hAnsi="Times New Roman" w:cs="Times New Roman"/>
                <w:color w:val="000000" w:themeColor="text1"/>
                <w:sz w:val="28"/>
                <w:szCs w:val="28"/>
              </w:rPr>
              <w:t>billion</w:t>
            </w:r>
            <w:proofErr w:type="spellEnd"/>
            <w:r w:rsidRPr="008E4435">
              <w:rPr>
                <w:rFonts w:ascii="Times New Roman" w:eastAsia="Times New Roman" w:hAnsi="Times New Roman" w:cs="Times New Roman"/>
                <w:color w:val="000000" w:themeColor="text1"/>
                <w:sz w:val="28"/>
                <w:szCs w:val="28"/>
              </w:rPr>
              <w:t xml:space="preserve"> - миллиардные доли</w:t>
            </w:r>
          </w:p>
          <w:p w14:paraId="7BCF508F" w14:textId="4393EE0C"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Единица измерения концентрации вещества в газе</w:t>
            </w:r>
          </w:p>
        </w:tc>
      </w:tr>
      <w:tr w:rsidR="00E1530B" w:rsidRPr="008E4435" w14:paraId="047724AF" w14:textId="77777777" w:rsidTr="00053573">
        <w:tc>
          <w:tcPr>
            <w:tcW w:w="2547" w:type="dxa"/>
          </w:tcPr>
          <w:p w14:paraId="42AF826D" w14:textId="50C426EF"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t>RH</w:t>
            </w:r>
            <w:r w:rsidR="00E369C1" w:rsidRPr="008E4435">
              <w:rPr>
                <w:rFonts w:ascii="Times New Roman" w:eastAsia="Times New Roman" w:hAnsi="Times New Roman" w:cs="Times New Roman"/>
                <w:b/>
                <w:bCs/>
                <w:color w:val="000000" w:themeColor="text1"/>
                <w:sz w:val="28"/>
                <w:szCs w:val="28"/>
              </w:rPr>
              <w:tab/>
            </w:r>
            <w:r w:rsidR="005832C8" w:rsidRPr="008E4435">
              <w:rPr>
                <w:rFonts w:ascii="Times New Roman" w:eastAsia="Times New Roman" w:hAnsi="Times New Roman" w:cs="Times New Roman"/>
                <w:b/>
                <w:bCs/>
                <w:color w:val="000000" w:themeColor="text1"/>
                <w:sz w:val="28"/>
                <w:szCs w:val="28"/>
              </w:rPr>
              <w:tab/>
            </w:r>
            <w:r w:rsidRPr="008E4435">
              <w:tab/>
            </w:r>
            <w:r w:rsidRPr="008E4435">
              <w:rPr>
                <w:rFonts w:ascii="Times New Roman" w:eastAsia="Times New Roman" w:hAnsi="Times New Roman" w:cs="Times New Roman"/>
                <w:b/>
                <w:bCs/>
                <w:color w:val="000000" w:themeColor="text1"/>
                <w:sz w:val="28"/>
                <w:szCs w:val="28"/>
              </w:rPr>
              <w:t>-</w:t>
            </w:r>
          </w:p>
        </w:tc>
        <w:tc>
          <w:tcPr>
            <w:tcW w:w="6797" w:type="dxa"/>
          </w:tcPr>
          <w:p w14:paraId="71EB0114" w14:textId="053D2F99"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Относительная влажность воздуха в процентах</w:t>
            </w:r>
          </w:p>
        </w:tc>
      </w:tr>
      <w:tr w:rsidR="00E1530B" w:rsidRPr="008E4435" w14:paraId="77F522F4" w14:textId="77777777" w:rsidTr="00053573">
        <w:tc>
          <w:tcPr>
            <w:tcW w:w="2547" w:type="dxa"/>
          </w:tcPr>
          <w:p w14:paraId="0EA992B2" w14:textId="60D7CC91"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b/>
                <w:bCs/>
                <w:color w:val="000000" w:themeColor="text1"/>
                <w:sz w:val="28"/>
                <w:szCs w:val="28"/>
              </w:rPr>
              <w:t>МЭМС</w:t>
            </w:r>
            <w:r w:rsidRPr="008E4435">
              <w:tab/>
            </w:r>
            <w:r w:rsidRPr="008E4435">
              <w:tab/>
            </w:r>
            <w:r w:rsidRPr="008E4435">
              <w:rPr>
                <w:rFonts w:ascii="Times New Roman" w:eastAsia="Times New Roman" w:hAnsi="Times New Roman" w:cs="Times New Roman"/>
                <w:b/>
                <w:bCs/>
                <w:color w:val="000000" w:themeColor="text1"/>
                <w:sz w:val="28"/>
                <w:szCs w:val="28"/>
              </w:rPr>
              <w:t>-</w:t>
            </w:r>
          </w:p>
        </w:tc>
        <w:tc>
          <w:tcPr>
            <w:tcW w:w="6797" w:type="dxa"/>
          </w:tcPr>
          <w:p w14:paraId="6065CA2F" w14:textId="76BF6223"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Микроэлектромеханические системы</w:t>
            </w:r>
          </w:p>
          <w:p w14:paraId="3F694D0C" w14:textId="52994D28" w:rsidR="41CAC17D" w:rsidRPr="008E4435" w:rsidRDefault="41CAC17D" w:rsidP="41CAC17D">
            <w:pPr>
              <w:spacing w:line="259" w:lineRule="auto"/>
              <w:rPr>
                <w:rFonts w:ascii="Times New Roman" w:eastAsia="Times New Roman" w:hAnsi="Times New Roman" w:cs="Times New Roman"/>
                <w:color w:val="000000" w:themeColor="text1"/>
                <w:sz w:val="28"/>
                <w:szCs w:val="28"/>
              </w:rPr>
            </w:pPr>
            <w:r w:rsidRPr="008E4435">
              <w:rPr>
                <w:rFonts w:ascii="Times New Roman" w:eastAsia="Times New Roman" w:hAnsi="Times New Roman" w:cs="Times New Roman"/>
                <w:color w:val="000000" w:themeColor="text1"/>
                <w:sz w:val="28"/>
                <w:szCs w:val="28"/>
              </w:rPr>
              <w:t>Устройства, объединяющие в себе взаимосвязанные механические и электрические компоненты</w:t>
            </w:r>
          </w:p>
        </w:tc>
      </w:tr>
      <w:tr w:rsidR="00C83838" w:rsidRPr="008E4435" w14:paraId="068A6BA8" w14:textId="77777777" w:rsidTr="00053573">
        <w:tc>
          <w:tcPr>
            <w:tcW w:w="2547" w:type="dxa"/>
          </w:tcPr>
          <w:p w14:paraId="19B112C3" w14:textId="5DCAC9FD" w:rsidR="00C83838" w:rsidRPr="008E4435" w:rsidRDefault="00C83838" w:rsidP="00315354">
            <w:pPr>
              <w:rPr>
                <w:rFonts w:asciiTheme="majorBidi" w:hAnsiTheme="majorBidi" w:cstheme="majorBidi"/>
                <w:b/>
                <w:bCs/>
                <w:sz w:val="28"/>
                <w:szCs w:val="28"/>
              </w:rPr>
            </w:pPr>
            <w:r w:rsidRPr="008E4435">
              <w:rPr>
                <w:rFonts w:asciiTheme="majorBidi" w:hAnsiTheme="majorBidi" w:cstheme="majorBidi"/>
                <w:b/>
                <w:bCs/>
                <w:sz w:val="28"/>
                <w:szCs w:val="28"/>
              </w:rPr>
              <w:t>ПЗУ</w:t>
            </w:r>
            <w:r w:rsidR="007A09B0" w:rsidRPr="008E4435">
              <w:rPr>
                <w:rFonts w:asciiTheme="majorBidi" w:hAnsiTheme="majorBidi" w:cstheme="majorBidi"/>
                <w:b/>
                <w:bCs/>
                <w:sz w:val="28"/>
                <w:szCs w:val="28"/>
              </w:rPr>
              <w:tab/>
            </w:r>
            <w:r w:rsidR="007A09B0" w:rsidRPr="008E4435">
              <w:rPr>
                <w:rFonts w:asciiTheme="majorBidi" w:hAnsiTheme="majorBidi" w:cstheme="majorBidi"/>
                <w:b/>
                <w:bCs/>
                <w:sz w:val="28"/>
                <w:szCs w:val="28"/>
              </w:rPr>
              <w:tab/>
            </w:r>
            <w:r w:rsidR="007A09B0" w:rsidRPr="008E4435">
              <w:rPr>
                <w:rFonts w:asciiTheme="majorBidi" w:hAnsiTheme="majorBidi" w:cstheme="majorBidi"/>
                <w:b/>
                <w:bCs/>
                <w:sz w:val="28"/>
                <w:szCs w:val="28"/>
              </w:rPr>
              <w:tab/>
              <w:t>-</w:t>
            </w:r>
          </w:p>
        </w:tc>
        <w:tc>
          <w:tcPr>
            <w:tcW w:w="6797" w:type="dxa"/>
          </w:tcPr>
          <w:p w14:paraId="3929756B" w14:textId="3AFF2F2D" w:rsidR="00C83838" w:rsidRPr="008E4435" w:rsidRDefault="003743CF" w:rsidP="00015BBC">
            <w:pPr>
              <w:rPr>
                <w:rFonts w:asciiTheme="majorBidi" w:hAnsiTheme="majorBidi" w:cstheme="majorBidi"/>
                <w:sz w:val="28"/>
              </w:rPr>
            </w:pPr>
            <w:r w:rsidRPr="008E4435">
              <w:rPr>
                <w:rFonts w:asciiTheme="majorBidi" w:hAnsiTheme="majorBidi" w:cstheme="majorBidi"/>
                <w:sz w:val="28"/>
              </w:rPr>
              <w:t>Постоянное запоминающее устройство</w:t>
            </w:r>
          </w:p>
        </w:tc>
      </w:tr>
      <w:tr w:rsidR="007A09B0" w:rsidRPr="008E4435" w14:paraId="7D52DDA1" w14:textId="77777777" w:rsidTr="00053573">
        <w:tc>
          <w:tcPr>
            <w:tcW w:w="2547" w:type="dxa"/>
          </w:tcPr>
          <w:p w14:paraId="79DB2CC0" w14:textId="56E19BCD" w:rsidR="007A09B0" w:rsidRPr="008E4435" w:rsidRDefault="007A09B0" w:rsidP="00315354">
            <w:pPr>
              <w:rPr>
                <w:rFonts w:asciiTheme="majorBidi" w:hAnsiTheme="majorBidi" w:cstheme="majorBidi"/>
                <w:b/>
                <w:bCs/>
                <w:sz w:val="28"/>
                <w:szCs w:val="28"/>
              </w:rPr>
            </w:pPr>
            <w:r w:rsidRPr="008E4435">
              <w:rPr>
                <w:rFonts w:asciiTheme="majorBidi" w:hAnsiTheme="majorBidi" w:cstheme="majorBidi"/>
                <w:b/>
                <w:bCs/>
                <w:sz w:val="28"/>
                <w:szCs w:val="28"/>
              </w:rPr>
              <w:t>ОЗУ</w:t>
            </w:r>
            <w:r w:rsidRPr="008E4435">
              <w:rPr>
                <w:rFonts w:asciiTheme="majorBidi" w:hAnsiTheme="majorBidi" w:cstheme="majorBidi"/>
                <w:b/>
                <w:bCs/>
                <w:sz w:val="28"/>
                <w:szCs w:val="28"/>
              </w:rPr>
              <w:tab/>
            </w:r>
            <w:r w:rsidRPr="008E4435">
              <w:rPr>
                <w:rFonts w:asciiTheme="majorBidi" w:hAnsiTheme="majorBidi" w:cstheme="majorBidi"/>
                <w:b/>
                <w:bCs/>
                <w:sz w:val="28"/>
                <w:szCs w:val="28"/>
              </w:rPr>
              <w:tab/>
            </w:r>
            <w:r w:rsidRPr="008E4435">
              <w:rPr>
                <w:rFonts w:asciiTheme="majorBidi" w:hAnsiTheme="majorBidi" w:cstheme="majorBidi"/>
                <w:b/>
                <w:bCs/>
                <w:sz w:val="28"/>
                <w:szCs w:val="28"/>
              </w:rPr>
              <w:tab/>
              <w:t>-</w:t>
            </w:r>
          </w:p>
        </w:tc>
        <w:tc>
          <w:tcPr>
            <w:tcW w:w="6797" w:type="dxa"/>
          </w:tcPr>
          <w:p w14:paraId="6850C2ED" w14:textId="65AA2E98" w:rsidR="007A09B0" w:rsidRPr="008E4435" w:rsidRDefault="00AE39E9" w:rsidP="00015BBC">
            <w:pPr>
              <w:rPr>
                <w:rFonts w:asciiTheme="majorBidi" w:hAnsiTheme="majorBidi" w:cstheme="majorBidi"/>
                <w:sz w:val="28"/>
              </w:rPr>
            </w:pPr>
            <w:r w:rsidRPr="008E4435">
              <w:rPr>
                <w:rFonts w:asciiTheme="majorBidi" w:hAnsiTheme="majorBidi" w:cstheme="majorBidi"/>
                <w:sz w:val="28"/>
              </w:rPr>
              <w:t>Оперативное запоминающее устройство</w:t>
            </w:r>
          </w:p>
        </w:tc>
      </w:tr>
      <w:tr w:rsidR="0003194A" w:rsidRPr="004D527B" w14:paraId="5E398762" w14:textId="77777777" w:rsidTr="00053573">
        <w:tc>
          <w:tcPr>
            <w:tcW w:w="2547" w:type="dxa"/>
          </w:tcPr>
          <w:p w14:paraId="0A4F133E" w14:textId="20B8C375" w:rsidR="0003194A" w:rsidRPr="008E4435" w:rsidRDefault="0003194A" w:rsidP="00315354">
            <w:pPr>
              <w:rPr>
                <w:rFonts w:asciiTheme="majorBidi" w:hAnsiTheme="majorBidi" w:cstheme="majorBidi"/>
                <w:b/>
                <w:bCs/>
                <w:sz w:val="28"/>
                <w:szCs w:val="28"/>
              </w:rPr>
            </w:pPr>
            <w:r w:rsidRPr="008E4435">
              <w:rPr>
                <w:rFonts w:asciiTheme="majorBidi" w:hAnsiTheme="majorBidi" w:cstheme="majorBidi"/>
                <w:b/>
                <w:bCs/>
                <w:sz w:val="28"/>
                <w:szCs w:val="28"/>
              </w:rPr>
              <w:t>PSRAM</w:t>
            </w:r>
            <w:r w:rsidRPr="008E4435">
              <w:rPr>
                <w:rFonts w:asciiTheme="majorBidi" w:hAnsiTheme="majorBidi" w:cstheme="majorBidi"/>
                <w:b/>
                <w:bCs/>
                <w:sz w:val="28"/>
                <w:szCs w:val="28"/>
              </w:rPr>
              <w:tab/>
            </w:r>
            <w:r w:rsidRPr="008E4435">
              <w:rPr>
                <w:rFonts w:asciiTheme="majorBidi" w:hAnsiTheme="majorBidi" w:cstheme="majorBidi"/>
                <w:b/>
                <w:bCs/>
                <w:sz w:val="28"/>
                <w:szCs w:val="28"/>
              </w:rPr>
              <w:tab/>
              <w:t>-</w:t>
            </w:r>
          </w:p>
        </w:tc>
        <w:tc>
          <w:tcPr>
            <w:tcW w:w="6797" w:type="dxa"/>
          </w:tcPr>
          <w:p w14:paraId="16A1F4D0" w14:textId="61F52DA1" w:rsidR="0003194A" w:rsidRPr="00433617" w:rsidRDefault="00EF58EF" w:rsidP="00015BBC">
            <w:pPr>
              <w:rPr>
                <w:rFonts w:asciiTheme="majorBidi" w:hAnsiTheme="majorBidi" w:cstheme="majorBidi"/>
                <w:sz w:val="28"/>
                <w:lang w:val="en-US"/>
              </w:rPr>
            </w:pPr>
            <w:r w:rsidRPr="00433617">
              <w:rPr>
                <w:rFonts w:asciiTheme="majorBidi" w:hAnsiTheme="majorBidi" w:cstheme="majorBidi"/>
                <w:sz w:val="28"/>
                <w:lang w:val="en-US"/>
              </w:rPr>
              <w:t xml:space="preserve">Pseudo Static </w:t>
            </w:r>
            <w:proofErr w:type="gramStart"/>
            <w:r w:rsidRPr="00433617">
              <w:rPr>
                <w:rFonts w:asciiTheme="majorBidi" w:hAnsiTheme="majorBidi" w:cstheme="majorBidi"/>
                <w:sz w:val="28"/>
                <w:lang w:val="en-US"/>
              </w:rPr>
              <w:t>Random Access</w:t>
            </w:r>
            <w:proofErr w:type="gramEnd"/>
            <w:r w:rsidRPr="00433617">
              <w:rPr>
                <w:rFonts w:asciiTheme="majorBidi" w:hAnsiTheme="majorBidi" w:cstheme="majorBidi"/>
                <w:sz w:val="28"/>
                <w:lang w:val="en-US"/>
              </w:rPr>
              <w:t xml:space="preserve"> Memories</w:t>
            </w:r>
            <w:r w:rsidR="00255602" w:rsidRPr="00433617">
              <w:rPr>
                <w:rFonts w:asciiTheme="majorBidi" w:hAnsiTheme="majorBidi" w:cstheme="majorBidi"/>
                <w:sz w:val="28"/>
                <w:lang w:val="en-US"/>
              </w:rPr>
              <w:br/>
            </w:r>
            <w:r w:rsidR="004C137E">
              <w:rPr>
                <w:rFonts w:asciiTheme="majorBidi" w:hAnsiTheme="majorBidi" w:cstheme="majorBidi"/>
                <w:sz w:val="28"/>
              </w:rPr>
              <w:t>П</w:t>
            </w:r>
            <w:r w:rsidR="00255602" w:rsidRPr="008E4435">
              <w:rPr>
                <w:rFonts w:asciiTheme="majorBidi" w:hAnsiTheme="majorBidi" w:cstheme="majorBidi"/>
                <w:sz w:val="28"/>
              </w:rPr>
              <w:t>севдостатического</w:t>
            </w:r>
            <w:r w:rsidR="00255602" w:rsidRPr="00433617">
              <w:rPr>
                <w:rFonts w:asciiTheme="majorBidi" w:hAnsiTheme="majorBidi" w:cstheme="majorBidi"/>
                <w:sz w:val="28"/>
                <w:lang w:val="en-US"/>
              </w:rPr>
              <w:t xml:space="preserve"> </w:t>
            </w:r>
            <w:r w:rsidR="00255602" w:rsidRPr="008E4435">
              <w:rPr>
                <w:rFonts w:asciiTheme="majorBidi" w:hAnsiTheme="majorBidi" w:cstheme="majorBidi"/>
                <w:sz w:val="28"/>
              </w:rPr>
              <w:t>ОЗУ</w:t>
            </w:r>
          </w:p>
        </w:tc>
      </w:tr>
      <w:tr w:rsidR="41CAC17D" w:rsidRPr="008E4435" w14:paraId="1C2171BA" w14:textId="77777777" w:rsidTr="00053573">
        <w:trPr>
          <w:trHeight w:val="300"/>
        </w:trPr>
        <w:tc>
          <w:tcPr>
            <w:tcW w:w="2547" w:type="dxa"/>
          </w:tcPr>
          <w:p w14:paraId="1300E278" w14:textId="43DD49E3" w:rsidR="41CAC17D" w:rsidRPr="008E4435" w:rsidRDefault="00513502" w:rsidP="41CAC17D">
            <w:pPr>
              <w:spacing w:line="259"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ПЛК</w:t>
            </w:r>
            <w:r w:rsidR="41CAC17D" w:rsidRPr="008E4435">
              <w:tab/>
            </w:r>
            <w:r w:rsidR="00EA7912" w:rsidRPr="008E4435">
              <w:tab/>
            </w:r>
            <w:r w:rsidR="00EA7912" w:rsidRPr="008E4435">
              <w:tab/>
            </w:r>
            <w:r w:rsidR="41CAC17D" w:rsidRPr="008E4435">
              <w:rPr>
                <w:rFonts w:ascii="Times New Roman" w:eastAsia="Times New Roman" w:hAnsi="Times New Roman" w:cs="Times New Roman"/>
                <w:b/>
                <w:bCs/>
                <w:color w:val="000000" w:themeColor="text1"/>
                <w:sz w:val="28"/>
                <w:szCs w:val="28"/>
              </w:rPr>
              <w:t>-</w:t>
            </w:r>
          </w:p>
        </w:tc>
        <w:tc>
          <w:tcPr>
            <w:tcW w:w="6797" w:type="dxa"/>
          </w:tcPr>
          <w:p w14:paraId="3FF8A403" w14:textId="772E8718" w:rsidR="41CAC17D" w:rsidRPr="008E4435" w:rsidRDefault="00513502" w:rsidP="41CAC17D">
            <w:pPr>
              <w:spacing w:line="259"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Программируемый Логический Контроллер</w:t>
            </w:r>
          </w:p>
        </w:tc>
      </w:tr>
      <w:tr w:rsidR="002A652E" w:rsidRPr="008E4435" w14:paraId="575F9991" w14:textId="77777777" w:rsidTr="00053573">
        <w:trPr>
          <w:trHeight w:val="300"/>
        </w:trPr>
        <w:tc>
          <w:tcPr>
            <w:tcW w:w="2547" w:type="dxa"/>
          </w:tcPr>
          <w:p w14:paraId="3990AAFC" w14:textId="4D69EF88" w:rsidR="002A652E" w:rsidRPr="008E4435" w:rsidRDefault="00513502" w:rsidP="00513502">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val="en-US"/>
              </w:rPr>
              <w:t>Hub</w:t>
            </w:r>
            <w:r w:rsidR="00E7381C">
              <w:rPr>
                <w:rFonts w:ascii="Times New Roman" w:eastAsia="Times New Roman" w:hAnsi="Times New Roman" w:cs="Times New Roman"/>
                <w:b/>
                <w:bCs/>
                <w:color w:val="000000" w:themeColor="text1"/>
                <w:sz w:val="28"/>
                <w:szCs w:val="28"/>
                <w:lang w:val="en-US"/>
              </w:rPr>
              <w:tab/>
            </w:r>
            <w:r w:rsidR="00E7381C">
              <w:rPr>
                <w:rFonts w:ascii="Times New Roman" w:eastAsia="Times New Roman" w:hAnsi="Times New Roman" w:cs="Times New Roman"/>
                <w:b/>
                <w:bCs/>
                <w:color w:val="000000" w:themeColor="text1"/>
                <w:sz w:val="28"/>
                <w:szCs w:val="28"/>
                <w:lang w:val="en-US"/>
              </w:rPr>
              <w:tab/>
            </w:r>
            <w:r w:rsidR="00E7381C">
              <w:rPr>
                <w:rFonts w:ascii="Times New Roman" w:eastAsia="Times New Roman" w:hAnsi="Times New Roman" w:cs="Times New Roman"/>
                <w:b/>
                <w:bCs/>
                <w:color w:val="000000" w:themeColor="text1"/>
                <w:sz w:val="28"/>
                <w:szCs w:val="28"/>
                <w:lang w:val="en-US"/>
              </w:rPr>
              <w:tab/>
              <w:t>-</w:t>
            </w:r>
          </w:p>
        </w:tc>
        <w:tc>
          <w:tcPr>
            <w:tcW w:w="6797" w:type="dxa"/>
          </w:tcPr>
          <w:p w14:paraId="7DFC6946" w14:textId="50ED50C5" w:rsidR="002A652E" w:rsidRPr="00E7381C" w:rsidRDefault="00E7381C" w:rsidP="41CAC17D">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Концентратор</w:t>
            </w:r>
            <w:r>
              <w:rPr>
                <w:rFonts w:ascii="Times New Roman" w:eastAsia="Times New Roman" w:hAnsi="Times New Roman" w:cs="Times New Roman"/>
                <w:color w:val="000000" w:themeColor="text1"/>
                <w:sz w:val="28"/>
                <w:szCs w:val="28"/>
              </w:rPr>
              <w:br/>
            </w:r>
            <w:r w:rsidR="004C7339">
              <w:rPr>
                <w:rFonts w:ascii="Times New Roman" w:eastAsia="Times New Roman" w:hAnsi="Times New Roman" w:cs="Times New Roman"/>
                <w:color w:val="000000" w:themeColor="text1"/>
                <w:sz w:val="28"/>
                <w:szCs w:val="28"/>
              </w:rPr>
              <w:t>Мощный контроллер автоматизации</w:t>
            </w:r>
            <w:r w:rsidR="00C82D80">
              <w:rPr>
                <w:rFonts w:ascii="Times New Roman" w:eastAsia="Times New Roman" w:hAnsi="Times New Roman" w:cs="Times New Roman"/>
                <w:color w:val="000000" w:themeColor="text1"/>
                <w:sz w:val="28"/>
                <w:szCs w:val="28"/>
              </w:rPr>
              <w:t>, построенный на базе</w:t>
            </w:r>
            <w:r w:rsidR="004C7339">
              <w:rPr>
                <w:rFonts w:ascii="Times New Roman" w:eastAsia="Times New Roman" w:hAnsi="Times New Roman" w:cs="Times New Roman"/>
                <w:color w:val="000000" w:themeColor="text1"/>
                <w:sz w:val="28"/>
                <w:szCs w:val="28"/>
              </w:rPr>
              <w:t xml:space="preserve"> </w:t>
            </w:r>
            <w:r w:rsidR="00C82D80">
              <w:rPr>
                <w:rFonts w:ascii="Times New Roman" w:eastAsia="Times New Roman" w:hAnsi="Times New Roman" w:cs="Times New Roman"/>
                <w:color w:val="000000" w:themeColor="text1"/>
                <w:sz w:val="28"/>
                <w:szCs w:val="28"/>
              </w:rPr>
              <w:t xml:space="preserve">компактного </w:t>
            </w:r>
            <w:r w:rsidR="00F126CF">
              <w:rPr>
                <w:rFonts w:ascii="Times New Roman" w:eastAsia="Times New Roman" w:hAnsi="Times New Roman" w:cs="Times New Roman"/>
                <w:color w:val="000000" w:themeColor="text1"/>
                <w:sz w:val="28"/>
                <w:szCs w:val="28"/>
              </w:rPr>
              <w:t>промышленн</w:t>
            </w:r>
            <w:r w:rsidR="00C82D80">
              <w:rPr>
                <w:rFonts w:ascii="Times New Roman" w:eastAsia="Times New Roman" w:hAnsi="Times New Roman" w:cs="Times New Roman"/>
                <w:color w:val="000000" w:themeColor="text1"/>
                <w:sz w:val="28"/>
                <w:szCs w:val="28"/>
              </w:rPr>
              <w:t>ого</w:t>
            </w:r>
            <w:r w:rsidR="00F126CF">
              <w:rPr>
                <w:rFonts w:ascii="Times New Roman" w:eastAsia="Times New Roman" w:hAnsi="Times New Roman" w:cs="Times New Roman"/>
                <w:color w:val="000000" w:themeColor="text1"/>
                <w:sz w:val="28"/>
                <w:szCs w:val="28"/>
              </w:rPr>
              <w:t xml:space="preserve"> микрокомпьютер</w:t>
            </w:r>
            <w:r w:rsidR="00C82D80">
              <w:rPr>
                <w:rFonts w:ascii="Times New Roman" w:eastAsia="Times New Roman" w:hAnsi="Times New Roman" w:cs="Times New Roman"/>
                <w:color w:val="000000" w:themeColor="text1"/>
                <w:sz w:val="28"/>
                <w:szCs w:val="28"/>
              </w:rPr>
              <w:t>а</w:t>
            </w:r>
            <w:r w:rsidR="00F126CF">
              <w:rPr>
                <w:rFonts w:ascii="Times New Roman" w:eastAsia="Times New Roman" w:hAnsi="Times New Roman" w:cs="Times New Roman"/>
                <w:color w:val="000000" w:themeColor="text1"/>
                <w:sz w:val="28"/>
                <w:szCs w:val="28"/>
              </w:rPr>
              <w:t xml:space="preserve"> развитыми коммуникационными </w:t>
            </w:r>
            <w:r w:rsidR="00C82D80">
              <w:rPr>
                <w:rFonts w:ascii="Times New Roman" w:eastAsia="Times New Roman" w:hAnsi="Times New Roman" w:cs="Times New Roman"/>
                <w:color w:val="000000" w:themeColor="text1"/>
                <w:sz w:val="28"/>
                <w:szCs w:val="28"/>
              </w:rPr>
              <w:t>возможностями</w:t>
            </w:r>
          </w:p>
        </w:tc>
      </w:tr>
      <w:tr w:rsidR="002A652E" w:rsidRPr="008E4435" w14:paraId="7D5F6BE8" w14:textId="77777777" w:rsidTr="00053573">
        <w:trPr>
          <w:trHeight w:val="300"/>
        </w:trPr>
        <w:tc>
          <w:tcPr>
            <w:tcW w:w="2547" w:type="dxa"/>
          </w:tcPr>
          <w:p w14:paraId="331AE403" w14:textId="6042FE5E" w:rsidR="002A652E" w:rsidRPr="008E4435" w:rsidRDefault="006567B4" w:rsidP="41CAC17D">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ПТК</w:t>
            </w:r>
            <w:r>
              <w:rPr>
                <w:rFonts w:ascii="Times New Roman" w:eastAsia="Times New Roman" w:hAnsi="Times New Roman" w:cs="Times New Roman"/>
                <w:b/>
                <w:bCs/>
                <w:color w:val="000000" w:themeColor="text1"/>
                <w:sz w:val="28"/>
                <w:szCs w:val="28"/>
              </w:rPr>
              <w:tab/>
            </w:r>
            <w:r>
              <w:rPr>
                <w:rFonts w:ascii="Times New Roman" w:eastAsia="Times New Roman" w:hAnsi="Times New Roman" w:cs="Times New Roman"/>
                <w:b/>
                <w:bCs/>
                <w:color w:val="000000" w:themeColor="text1"/>
                <w:sz w:val="28"/>
                <w:szCs w:val="28"/>
              </w:rPr>
              <w:tab/>
            </w:r>
            <w:r>
              <w:rPr>
                <w:rFonts w:ascii="Times New Roman" w:eastAsia="Times New Roman" w:hAnsi="Times New Roman" w:cs="Times New Roman"/>
                <w:b/>
                <w:bCs/>
                <w:color w:val="000000" w:themeColor="text1"/>
                <w:sz w:val="28"/>
                <w:szCs w:val="28"/>
              </w:rPr>
              <w:tab/>
              <w:t>-</w:t>
            </w:r>
          </w:p>
        </w:tc>
        <w:tc>
          <w:tcPr>
            <w:tcW w:w="6797" w:type="dxa"/>
          </w:tcPr>
          <w:p w14:paraId="29AA17CA" w14:textId="550A180D" w:rsidR="002A652E" w:rsidRPr="008E4435" w:rsidRDefault="006567B4" w:rsidP="41CAC17D">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Программно-Технический Комплекс</w:t>
            </w:r>
          </w:p>
        </w:tc>
      </w:tr>
      <w:tr w:rsidR="002A652E" w:rsidRPr="008E4435" w14:paraId="17405CD9" w14:textId="77777777" w:rsidTr="00053573">
        <w:trPr>
          <w:trHeight w:val="300"/>
        </w:trPr>
        <w:tc>
          <w:tcPr>
            <w:tcW w:w="2547" w:type="dxa"/>
          </w:tcPr>
          <w:p w14:paraId="53952FDB" w14:textId="77777777" w:rsidR="002A652E" w:rsidRPr="008E4435" w:rsidRDefault="002A652E" w:rsidP="41CAC17D">
            <w:pPr>
              <w:rPr>
                <w:rFonts w:ascii="Times New Roman" w:eastAsia="Times New Roman" w:hAnsi="Times New Roman" w:cs="Times New Roman"/>
                <w:b/>
                <w:bCs/>
                <w:color w:val="000000" w:themeColor="text1"/>
                <w:sz w:val="28"/>
                <w:szCs w:val="28"/>
              </w:rPr>
            </w:pPr>
          </w:p>
        </w:tc>
        <w:tc>
          <w:tcPr>
            <w:tcW w:w="6797" w:type="dxa"/>
          </w:tcPr>
          <w:p w14:paraId="1D59C0A6" w14:textId="77777777" w:rsidR="002A652E" w:rsidRPr="008E4435" w:rsidRDefault="002A652E" w:rsidP="41CAC17D">
            <w:pPr>
              <w:rPr>
                <w:rFonts w:ascii="Times New Roman" w:eastAsia="Times New Roman" w:hAnsi="Times New Roman" w:cs="Times New Roman"/>
                <w:color w:val="000000" w:themeColor="text1"/>
                <w:sz w:val="28"/>
                <w:szCs w:val="28"/>
              </w:rPr>
            </w:pPr>
          </w:p>
        </w:tc>
      </w:tr>
    </w:tbl>
    <w:p w14:paraId="77841A2A" w14:textId="77777777" w:rsidR="00E1530B" w:rsidRPr="008E4435" w:rsidRDefault="00E1530B" w:rsidP="001A3887">
      <w:pPr>
        <w:rPr>
          <w:rFonts w:asciiTheme="majorBidi" w:hAnsiTheme="majorBidi" w:cstheme="majorBidi"/>
          <w:sz w:val="28"/>
        </w:rPr>
      </w:pPr>
      <w:r w:rsidRPr="008E4435">
        <w:rPr>
          <w:rFonts w:asciiTheme="majorBidi" w:hAnsiTheme="majorBidi" w:cstheme="majorBidi"/>
          <w:sz w:val="28"/>
        </w:rPr>
        <w:br w:type="page"/>
      </w:r>
    </w:p>
    <w:p w14:paraId="08EC09BF" w14:textId="77777777" w:rsidR="00E1530B" w:rsidRPr="00FD6A5D" w:rsidRDefault="00E1530B" w:rsidP="004E3753">
      <w:pPr>
        <w:pStyle w:val="My-"/>
      </w:pPr>
      <w:bookmarkStart w:id="4" w:name="_Toc199323373"/>
      <w:r w:rsidRPr="00FD6A5D">
        <w:lastRenderedPageBreak/>
        <w:t>ВВЕДЕНИЕ</w:t>
      </w:r>
      <w:bookmarkEnd w:id="4"/>
    </w:p>
    <w:p w14:paraId="0695FABC" w14:textId="109764D4" w:rsidR="00131691" w:rsidRPr="008E4435" w:rsidRDefault="004F3262" w:rsidP="005B0D1B">
      <w:pPr>
        <w:pStyle w:val="My-1"/>
      </w:pPr>
      <w:r w:rsidRPr="008E4435">
        <w:t xml:space="preserve">Данный отчет </w:t>
      </w:r>
      <w:r w:rsidR="00B063E8" w:rsidRPr="008E4435">
        <w:t>отража</w:t>
      </w:r>
      <w:r w:rsidR="00A3297C" w:rsidRPr="008E4435">
        <w:t>ет</w:t>
      </w:r>
      <w:r w:rsidR="00635ADA" w:rsidRPr="008E4435">
        <w:t xml:space="preserve"> содержание и результаты</w:t>
      </w:r>
      <w:r w:rsidR="00A3297C" w:rsidRPr="008E4435">
        <w:t xml:space="preserve"> научно-исследовательски</w:t>
      </w:r>
      <w:r w:rsidR="00635ADA" w:rsidRPr="008E4435">
        <w:t>х</w:t>
      </w:r>
      <w:r w:rsidR="00915DD4" w:rsidRPr="008E4435">
        <w:t xml:space="preserve">, </w:t>
      </w:r>
      <w:r w:rsidR="00543135" w:rsidRPr="008E4435">
        <w:t>опытно конструкторских и инженерных работ,</w:t>
      </w:r>
      <w:r w:rsidR="00A3297C" w:rsidRPr="008E4435">
        <w:t xml:space="preserve"> проведенны</w:t>
      </w:r>
      <w:r w:rsidR="00C057A5" w:rsidRPr="008E4435">
        <w:t>х</w:t>
      </w:r>
      <w:r w:rsidR="00A3297C" w:rsidRPr="008E4435">
        <w:t xml:space="preserve"> </w:t>
      </w:r>
      <w:r w:rsidR="00E23DA4" w:rsidRPr="008E4435">
        <w:t>в рамках</w:t>
      </w:r>
      <w:r w:rsidR="00131691" w:rsidRPr="008E4435">
        <w:t xml:space="preserve"> договора № 5152ГС1/89582</w:t>
      </w:r>
      <w:r w:rsidR="00DB6A1F" w:rsidRPr="008E4435">
        <w:t xml:space="preserve"> по теме: «Разработка прототипа мобильной роботизированной платформы контроллера» (Проект № 89582, заявка №С1-315208</w:t>
      </w:r>
      <w:r w:rsidR="00635ADA" w:rsidRPr="008E4435">
        <w:t>)</w:t>
      </w:r>
      <w:r w:rsidR="00216120" w:rsidRPr="008E4435">
        <w:t xml:space="preserve"> в соответствии с объемом предусмотренным </w:t>
      </w:r>
      <w:r w:rsidR="001B2FE1" w:rsidRPr="008E4435">
        <w:t>договор</w:t>
      </w:r>
      <w:r w:rsidR="005B0D1B">
        <w:t>ом</w:t>
      </w:r>
      <w:r w:rsidR="001B2FE1" w:rsidRPr="008E4435">
        <w:t>.</w:t>
      </w:r>
    </w:p>
    <w:p w14:paraId="16945DFB" w14:textId="17DFC76A" w:rsidR="00E1530B" w:rsidRDefault="00C06D33" w:rsidP="0075518B">
      <w:pPr>
        <w:pStyle w:val="My-1"/>
      </w:pPr>
      <w:r w:rsidRPr="008E4435">
        <w:t xml:space="preserve">В соответствии с </w:t>
      </w:r>
      <w:r w:rsidR="00A271AB" w:rsidRPr="008E4435">
        <w:t>намеченным</w:t>
      </w:r>
      <w:r w:rsidRPr="008E4435">
        <w:t xml:space="preserve"> планом</w:t>
      </w:r>
      <w:r w:rsidR="00B55768">
        <w:t xml:space="preserve"> </w:t>
      </w:r>
      <w:r w:rsidR="00D93180">
        <w:t xml:space="preserve">проекта </w:t>
      </w:r>
      <w:r w:rsidR="00224DEC">
        <w:t>долж</w:t>
      </w:r>
      <w:r w:rsidR="00B9575A">
        <w:t>ен</w:t>
      </w:r>
      <w:r w:rsidR="00224DEC">
        <w:t xml:space="preserve"> был быть разработан программно-технический комплекс</w:t>
      </w:r>
      <w:r w:rsidR="0075518B">
        <w:t xml:space="preserve">, который в ходе работ получил </w:t>
      </w:r>
      <w:r w:rsidR="009E6D13">
        <w:t>наименование</w:t>
      </w:r>
      <w:r w:rsidR="004E3048">
        <w:t xml:space="preserve"> –</w:t>
      </w:r>
      <w:r w:rsidR="009E6D13">
        <w:t xml:space="preserve"> </w:t>
      </w:r>
      <w:r w:rsidR="008503E3">
        <w:t>"</w:t>
      </w:r>
      <w:proofErr w:type="spellStart"/>
      <w:r w:rsidR="008503E3">
        <w:t>Horizon</w:t>
      </w:r>
      <w:proofErr w:type="spellEnd"/>
      <w:r w:rsidR="008503E3">
        <w:t xml:space="preserve"> </w:t>
      </w:r>
      <w:proofErr w:type="spellStart"/>
      <w:r w:rsidR="008503E3">
        <w:t>Automation</w:t>
      </w:r>
      <w:proofErr w:type="spellEnd"/>
      <w:r w:rsidR="008503E3">
        <w:t>"</w:t>
      </w:r>
      <w:r w:rsidR="004E3048">
        <w:t>.</w:t>
      </w:r>
    </w:p>
    <w:p w14:paraId="78ECE771" w14:textId="490C03E6" w:rsidR="009233F1" w:rsidRPr="00B56747" w:rsidRDefault="00B478D9" w:rsidP="00B478D9">
      <w:pPr>
        <w:pStyle w:val="My-1"/>
        <w:ind w:firstLine="0"/>
      </w:pPr>
      <w:r>
        <w:br/>
      </w:r>
      <w:r w:rsidR="00325226">
        <w:t>В</w:t>
      </w:r>
      <w:r w:rsidR="00BC35EE">
        <w:t xml:space="preserve"> </w:t>
      </w:r>
      <w:r w:rsidR="00325226">
        <w:t xml:space="preserve">ходе </w:t>
      </w:r>
      <w:r w:rsidR="00C53A49">
        <w:t xml:space="preserve">реализации проекта </w:t>
      </w:r>
      <w:r w:rsidR="000A155F">
        <w:t>был</w:t>
      </w:r>
      <w:r w:rsidR="006D5541">
        <w:t xml:space="preserve">и разработаны два </w:t>
      </w:r>
      <w:r w:rsidR="00201006">
        <w:t>фреймворка</w:t>
      </w:r>
      <w:r w:rsidR="004D0C88">
        <w:t>:</w:t>
      </w:r>
      <w:r w:rsidR="00531584">
        <w:tab/>
      </w:r>
      <w:r w:rsidR="004D0C88">
        <w:br/>
        <w:t xml:space="preserve"> </w:t>
      </w:r>
      <w:r w:rsidR="0062067D">
        <w:t>–</w:t>
      </w:r>
      <w:r w:rsidR="004D0C88">
        <w:t xml:space="preserve"> </w:t>
      </w:r>
      <w:r w:rsidR="006D5F07">
        <w:t>"Horizon Automation PLC</w:t>
      </w:r>
      <w:proofErr w:type="gramStart"/>
      <w:r w:rsidR="006D5F07">
        <w:t>"</w:t>
      </w:r>
      <w:r w:rsidR="006D5F07" w:rsidRPr="008E4435">
        <w:t xml:space="preserve">, </w:t>
      </w:r>
      <w:r w:rsidR="00966311">
        <w:t xml:space="preserve"> предназначен</w:t>
      </w:r>
      <w:proofErr w:type="gramEnd"/>
      <w:r w:rsidR="00966311">
        <w:t xml:space="preserve"> </w:t>
      </w:r>
      <w:r w:rsidR="008733C1">
        <w:t xml:space="preserve">для </w:t>
      </w:r>
      <w:r w:rsidR="00247873">
        <w:t>управления ПЛК</w:t>
      </w:r>
      <w:r w:rsidR="00966311">
        <w:t>;</w:t>
      </w:r>
      <w:r w:rsidR="00966311">
        <w:br/>
        <w:t xml:space="preserve"> </w:t>
      </w:r>
      <w:r w:rsidR="0062067D">
        <w:t>–</w:t>
      </w:r>
      <w:r w:rsidR="001245FF">
        <w:t xml:space="preserve"> </w:t>
      </w:r>
      <w:r w:rsidR="0062067D" w:rsidRPr="0062067D">
        <w:t xml:space="preserve">"Horizon Automation </w:t>
      </w:r>
      <w:r w:rsidR="001245FF">
        <w:rPr>
          <w:lang w:val="en-US"/>
        </w:rPr>
        <w:t>Server</w:t>
      </w:r>
      <w:r w:rsidR="0062067D" w:rsidRPr="0062067D">
        <w:t>"</w:t>
      </w:r>
      <w:r w:rsidR="001245FF">
        <w:t xml:space="preserve">, предназначен </w:t>
      </w:r>
      <w:r w:rsidR="00B56747">
        <w:t xml:space="preserve">для управления </w:t>
      </w:r>
      <w:r w:rsidR="00B56747">
        <w:rPr>
          <w:lang w:val="en-US"/>
        </w:rPr>
        <w:t>Hub</w:t>
      </w:r>
      <w:r w:rsidR="00B56747">
        <w:t>.</w:t>
      </w:r>
      <w:r w:rsidR="00BA52C6">
        <w:br/>
      </w:r>
      <w:r w:rsidR="008D633F">
        <w:t xml:space="preserve">По обеим </w:t>
      </w:r>
      <w:r w:rsidR="002A652E">
        <w:t>фреймворкам</w:t>
      </w:r>
      <w:r w:rsidR="008D633F">
        <w:t xml:space="preserve"> подана заявка на получение патента.</w:t>
      </w:r>
      <w:r w:rsidR="0062067D">
        <w:t xml:space="preserve"> </w:t>
      </w:r>
    </w:p>
    <w:p w14:paraId="349442AE" w14:textId="19EE119D" w:rsidR="00361969" w:rsidRPr="008E4435" w:rsidRDefault="001468CE" w:rsidP="00E15F86">
      <w:pPr>
        <w:pStyle w:val="My-1"/>
      </w:pPr>
      <w:r w:rsidRPr="008E4435">
        <w:t xml:space="preserve">Далее будет подробно рассмотрен </w:t>
      </w:r>
      <w:r w:rsidR="00FA3C3F" w:rsidRPr="008E4435">
        <w:t>ход реализации</w:t>
      </w:r>
      <w:r w:rsidRPr="008E4435">
        <w:t xml:space="preserve"> </w:t>
      </w:r>
      <w:r w:rsidR="00A61D81" w:rsidRPr="008E4435">
        <w:t>задуманного функционала,</w:t>
      </w:r>
      <w:r w:rsidRPr="008E4435">
        <w:t xml:space="preserve"> и </w:t>
      </w:r>
      <w:r w:rsidR="00774159" w:rsidRPr="008E4435">
        <w:t>проблематика,</w:t>
      </w:r>
      <w:r w:rsidR="00FA3C3F" w:rsidRPr="008E4435">
        <w:t xml:space="preserve"> с которой столкнулась команда разработчиков, а также насколько удалось достичь</w:t>
      </w:r>
      <w:r w:rsidR="004168CB" w:rsidRPr="008E4435">
        <w:t xml:space="preserve"> намеченных</w:t>
      </w:r>
      <w:r w:rsidR="00FA3C3F" w:rsidRPr="008E4435">
        <w:t xml:space="preserve"> </w:t>
      </w:r>
      <w:r w:rsidR="00BA52C6" w:rsidRPr="008E4435">
        <w:t xml:space="preserve">ТТХ </w:t>
      </w:r>
      <w:r w:rsidR="00FA3C3F" w:rsidRPr="008E4435">
        <w:t>проекта</w:t>
      </w:r>
      <w:r w:rsidR="00BA52C6">
        <w:t>.</w:t>
      </w:r>
    </w:p>
    <w:p w14:paraId="663061F0" w14:textId="706AF775" w:rsidR="000706F1" w:rsidRDefault="000706F1">
      <w:pPr>
        <w:rPr>
          <w:rFonts w:ascii="Times New Roman" w:hAnsi="Times New Roman"/>
          <w:sz w:val="28"/>
        </w:rPr>
      </w:pPr>
      <w:r>
        <w:br w:type="page"/>
      </w:r>
    </w:p>
    <w:p w14:paraId="1BCF0A6C" w14:textId="43FBB3B7" w:rsidR="00E1530B" w:rsidRPr="008E4435" w:rsidRDefault="008A7C4D" w:rsidP="002F0273">
      <w:pPr>
        <w:pStyle w:val="My-"/>
      </w:pPr>
      <w:bookmarkStart w:id="5" w:name="_Toc199239203"/>
      <w:bookmarkStart w:id="6" w:name="_Toc199323374"/>
      <w:r w:rsidRPr="008A7C4D">
        <w:lastRenderedPageBreak/>
        <w:t xml:space="preserve">ЦЕЛИ, ЗАДАЧИ, </w:t>
      </w:r>
      <w:r w:rsidRPr="00FD6A5D">
        <w:t>ПРОБЛЕМАТИКА</w:t>
      </w:r>
      <w:r w:rsidRPr="008A7C4D">
        <w:t xml:space="preserve"> ПРОЕКТА</w:t>
      </w:r>
      <w:bookmarkEnd w:id="5"/>
      <w:bookmarkEnd w:id="6"/>
    </w:p>
    <w:p w14:paraId="69F87263" w14:textId="4F08C965" w:rsidR="00792691" w:rsidRPr="004021C6" w:rsidRDefault="00985DC7" w:rsidP="00572CB1">
      <w:pPr>
        <w:pStyle w:val="My-4"/>
      </w:pPr>
      <w:bookmarkStart w:id="7" w:name="_Toc199239204"/>
      <w:bookmarkStart w:id="8" w:name="_Toc199323375"/>
      <w:r>
        <w:t>3.1</w:t>
      </w:r>
      <w:r>
        <w:tab/>
      </w:r>
      <w:r w:rsidR="006A5819" w:rsidRPr="004021C6">
        <w:t xml:space="preserve">ЦЕЛИ </w:t>
      </w:r>
      <w:r w:rsidR="00B6711D" w:rsidRPr="00330814">
        <w:t>ПРОЕКТА</w:t>
      </w:r>
      <w:bookmarkEnd w:id="7"/>
      <w:bookmarkEnd w:id="8"/>
    </w:p>
    <w:p w14:paraId="0ECFE5FB" w14:textId="3B4297DB" w:rsidR="00276880" w:rsidRDefault="00A80ACE" w:rsidP="00572CB1">
      <w:pPr>
        <w:pStyle w:val="My-1"/>
        <w:tabs>
          <w:tab w:val="left" w:pos="5245"/>
        </w:tabs>
      </w:pPr>
      <w:r>
        <w:t>Ц</w:t>
      </w:r>
      <w:r w:rsidRPr="008E4435">
        <w:t>ел</w:t>
      </w:r>
      <w:r w:rsidR="00E27761">
        <w:t>ь</w:t>
      </w:r>
      <w:r w:rsidRPr="008E4435">
        <w:t xml:space="preserve"> </w:t>
      </w:r>
      <w:r w:rsidR="000E2613">
        <w:t>проекта</w:t>
      </w:r>
      <w:r w:rsidR="006520AF">
        <w:t xml:space="preserve"> </w:t>
      </w:r>
      <w:r w:rsidRPr="008E4435">
        <w:t>–</w:t>
      </w:r>
      <w:r>
        <w:t xml:space="preserve"> </w:t>
      </w:r>
      <w:r w:rsidRPr="008E4435">
        <w:t>разработ</w:t>
      </w:r>
      <w:r w:rsidR="00203618">
        <w:t>ка</w:t>
      </w:r>
      <w:r w:rsidR="00397492">
        <w:t xml:space="preserve"> программно-техническ</w:t>
      </w:r>
      <w:r w:rsidR="00203618">
        <w:t xml:space="preserve">ого </w:t>
      </w:r>
      <w:r w:rsidR="00397492">
        <w:t>комплекс</w:t>
      </w:r>
      <w:r w:rsidR="00203618">
        <w:t>а</w:t>
      </w:r>
      <w:r w:rsidR="00681C99">
        <w:t>,</w:t>
      </w:r>
      <w:r w:rsidR="004A1786" w:rsidRPr="004A1786">
        <w:t xml:space="preserve"> представля</w:t>
      </w:r>
      <w:r w:rsidR="004A1786">
        <w:t>ющего</w:t>
      </w:r>
      <w:r w:rsidR="004A1786" w:rsidRPr="004A1786">
        <w:t xml:space="preserve"> собой многоуровневую, интегрируемую, многофункциональную платформу </w:t>
      </w:r>
      <w:proofErr w:type="gramStart"/>
      <w:r w:rsidR="00100C0A" w:rsidRPr="004A1786">
        <w:t>автоматизации,</w:t>
      </w:r>
      <w:r w:rsidR="004A1786">
        <w:t xml:space="preserve"> </w:t>
      </w:r>
      <w:r w:rsidR="00681C99">
        <w:t xml:space="preserve"> состоящ</w:t>
      </w:r>
      <w:r w:rsidR="00100C0A">
        <w:t>ую</w:t>
      </w:r>
      <w:proofErr w:type="gramEnd"/>
      <w:r w:rsidR="00681C99">
        <w:t xml:space="preserve"> из</w:t>
      </w:r>
      <w:r>
        <w:t xml:space="preserve"> </w:t>
      </w:r>
      <w:r w:rsidR="00175D98">
        <w:t xml:space="preserve">фреймворков </w:t>
      </w:r>
      <w:r w:rsidR="00A55ED3">
        <w:t>"</w:t>
      </w:r>
      <w:r w:rsidRPr="008E4435">
        <w:t>нижнего</w:t>
      </w:r>
      <w:r w:rsidR="00A55ED3">
        <w:t>" и "верхнего"</w:t>
      </w:r>
      <w:r w:rsidR="006800B4">
        <w:t xml:space="preserve"> уровней</w:t>
      </w:r>
      <w:r w:rsidR="00681C99">
        <w:t xml:space="preserve">. </w:t>
      </w:r>
      <w:r w:rsidR="00350061">
        <w:t>П</w:t>
      </w:r>
      <w:r w:rsidR="00350061" w:rsidRPr="00350061">
        <w:t>редназначенн</w:t>
      </w:r>
      <w:r w:rsidR="00A63FD7">
        <w:t>ого</w:t>
      </w:r>
      <w:r w:rsidR="00350061" w:rsidRPr="00350061">
        <w:t xml:space="preserve"> для автоматизации широкого круга прикладных задач</w:t>
      </w:r>
      <w:r w:rsidR="00B971B0">
        <w:t>, а также</w:t>
      </w:r>
      <w:r w:rsidR="00350061" w:rsidRPr="00350061">
        <w:t xml:space="preserve"> организации образовательных программ для различного уровня учебных заведений</w:t>
      </w:r>
      <w:r w:rsidR="00B971B0">
        <w:t>.</w:t>
      </w:r>
    </w:p>
    <w:p w14:paraId="0B80E127" w14:textId="67728996" w:rsidR="00E27761" w:rsidRDefault="00175D98" w:rsidP="00E936AF">
      <w:pPr>
        <w:pStyle w:val="My-1"/>
      </w:pPr>
      <w:r>
        <w:t xml:space="preserve"> </w:t>
      </w:r>
      <w:r w:rsidR="001C188B">
        <w:t xml:space="preserve">Реализация указанных целей </w:t>
      </w:r>
      <w:r w:rsidR="000572A5">
        <w:t>требовала решения следующих задач</w:t>
      </w:r>
      <w:r w:rsidR="001C188B">
        <w:t>:</w:t>
      </w:r>
      <w:r w:rsidR="00387CB3">
        <w:br/>
      </w:r>
      <w:r w:rsidR="00BF2718">
        <w:t xml:space="preserve"> </w:t>
      </w:r>
      <w:r w:rsidR="007C43C2">
        <w:t xml:space="preserve">- </w:t>
      </w:r>
      <w:r w:rsidR="004F69BA">
        <w:t>разработ</w:t>
      </w:r>
      <w:r w:rsidR="00BC35EE">
        <w:t>ка</w:t>
      </w:r>
      <w:r w:rsidR="004F69BA">
        <w:t xml:space="preserve"> архитектур</w:t>
      </w:r>
      <w:r w:rsidR="00BC35EE">
        <w:t>ы</w:t>
      </w:r>
      <w:r w:rsidR="004F69BA">
        <w:t xml:space="preserve"> ПТК в целом и </w:t>
      </w:r>
      <w:r w:rsidR="00747393">
        <w:t xml:space="preserve">каждого из </w:t>
      </w:r>
      <w:r w:rsidR="004F69BA">
        <w:t>фре</w:t>
      </w:r>
      <w:r w:rsidR="00747393">
        <w:t>й</w:t>
      </w:r>
      <w:r w:rsidR="004F69BA">
        <w:t>мворков</w:t>
      </w:r>
      <w:r w:rsidR="00BF2718">
        <w:t xml:space="preserve"> в отдельности</w:t>
      </w:r>
      <w:r w:rsidR="00747393">
        <w:t>;</w:t>
      </w:r>
      <w:r w:rsidR="00747393">
        <w:br/>
      </w:r>
      <w:r w:rsidR="00BF2718">
        <w:t xml:space="preserve"> </w:t>
      </w:r>
      <w:r w:rsidR="00747393">
        <w:t>-</w:t>
      </w:r>
      <w:r w:rsidR="00BF2718">
        <w:t xml:space="preserve"> </w:t>
      </w:r>
      <w:r w:rsidR="00747393">
        <w:t>написа</w:t>
      </w:r>
      <w:r w:rsidR="00BC35EE">
        <w:t>ние</w:t>
      </w:r>
      <w:r w:rsidR="00747393">
        <w:t xml:space="preserve"> и отлад</w:t>
      </w:r>
      <w:r w:rsidR="00BC35EE">
        <w:t>ка</w:t>
      </w:r>
      <w:r w:rsidR="00747393">
        <w:t xml:space="preserve"> </w:t>
      </w:r>
      <w:r w:rsidR="000A4835">
        <w:t>программно</w:t>
      </w:r>
      <w:r w:rsidR="00BC35EE">
        <w:t>го</w:t>
      </w:r>
      <w:r w:rsidR="000A4835">
        <w:t xml:space="preserve"> обеспечени</w:t>
      </w:r>
      <w:r w:rsidR="00BC35EE">
        <w:t>я</w:t>
      </w:r>
      <w:r w:rsidR="000A4835">
        <w:t xml:space="preserve"> </w:t>
      </w:r>
      <w:r w:rsidR="00FD7821">
        <w:t xml:space="preserve"> фреймворков</w:t>
      </w:r>
      <w:r w:rsidR="00D77C20">
        <w:t>;</w:t>
      </w:r>
      <w:r w:rsidR="00BF2718">
        <w:tab/>
      </w:r>
      <w:r w:rsidR="001F0CAA">
        <w:br/>
      </w:r>
      <w:r w:rsidR="00BF2718">
        <w:t xml:space="preserve"> </w:t>
      </w:r>
      <w:r w:rsidR="001F0CAA">
        <w:t>- отб</w:t>
      </w:r>
      <w:r w:rsidR="00BC35EE">
        <w:t>о</w:t>
      </w:r>
      <w:r w:rsidR="001F0CAA">
        <w:t xml:space="preserve">р </w:t>
      </w:r>
      <w:r w:rsidR="00E846AD">
        <w:t xml:space="preserve">на рынке существующих </w:t>
      </w:r>
      <w:r w:rsidR="00F00357">
        <w:t>аппаратны</w:t>
      </w:r>
      <w:r w:rsidR="00BC35EE">
        <w:t>х</w:t>
      </w:r>
      <w:r w:rsidR="00F00357">
        <w:t xml:space="preserve">, </w:t>
      </w:r>
      <w:r w:rsidR="00E846AD">
        <w:t>решени</w:t>
      </w:r>
      <w:r w:rsidR="00BC35EE">
        <w:t>й</w:t>
      </w:r>
      <w:r w:rsidR="00F00357">
        <w:t xml:space="preserve"> </w:t>
      </w:r>
      <w:r w:rsidR="00BC35EE">
        <w:t>для</w:t>
      </w:r>
      <w:r w:rsidR="00F00357">
        <w:t xml:space="preserve"> </w:t>
      </w:r>
      <w:r w:rsidR="00314A8F">
        <w:t xml:space="preserve">аппаратной </w:t>
      </w:r>
      <w:r w:rsidR="001C677E">
        <w:t xml:space="preserve">                       </w:t>
      </w:r>
      <w:r w:rsidR="00E846AD">
        <w:t xml:space="preserve"> платформы </w:t>
      </w:r>
      <w:r w:rsidR="00A66BC1">
        <w:t xml:space="preserve">ПТК и </w:t>
      </w:r>
      <w:r w:rsidR="00A66BC1">
        <w:rPr>
          <w:lang w:val="en-US"/>
        </w:rPr>
        <w:t>Hub</w:t>
      </w:r>
      <w:r w:rsidR="00E936AF">
        <w:t>;</w:t>
      </w:r>
      <w:r w:rsidR="00E936AF">
        <w:tab/>
      </w:r>
      <w:r w:rsidR="00E936AF">
        <w:br/>
        <w:t xml:space="preserve"> - адапт</w:t>
      </w:r>
      <w:r w:rsidR="00BC35EE">
        <w:t>ация</w:t>
      </w:r>
      <w:r w:rsidR="009D41D3">
        <w:t xml:space="preserve"> и развер</w:t>
      </w:r>
      <w:r w:rsidR="00BC35EE">
        <w:t>тывание</w:t>
      </w:r>
      <w:r w:rsidR="009D41D3">
        <w:t xml:space="preserve"> на них  соответству</w:t>
      </w:r>
      <w:r w:rsidR="00C70662">
        <w:t>ющие фреймворк</w:t>
      </w:r>
      <w:r w:rsidR="00BC35EE">
        <w:t>ов</w:t>
      </w:r>
      <w:r w:rsidR="00AC207C">
        <w:t>,</w:t>
      </w:r>
      <w:r w:rsidR="00D77C20">
        <w:t xml:space="preserve"> </w:t>
      </w:r>
      <w:r w:rsidR="00C70662">
        <w:t>прове</w:t>
      </w:r>
      <w:r w:rsidR="00BC35EE">
        <w:t>дение</w:t>
      </w:r>
      <w:r w:rsidR="00C70662">
        <w:t xml:space="preserve"> множественны</w:t>
      </w:r>
      <w:r w:rsidR="00BC35EE">
        <w:t>х</w:t>
      </w:r>
      <w:r w:rsidR="00C70662">
        <w:t xml:space="preserve"> тест</w:t>
      </w:r>
      <w:r w:rsidR="00BC35EE">
        <w:t>ов</w:t>
      </w:r>
      <w:r w:rsidR="00414FD7">
        <w:t xml:space="preserve"> в разной комбинации </w:t>
      </w:r>
      <w:r w:rsidR="00AC207C">
        <w:t>аппаратного</w:t>
      </w:r>
      <w:r w:rsidR="00414FD7">
        <w:t xml:space="preserve"> обеспечения. </w:t>
      </w:r>
      <w:r w:rsidR="00BC35EE">
        <w:t>Обеспечение</w:t>
      </w:r>
      <w:r w:rsidR="00EF0501">
        <w:t xml:space="preserve"> стабильной работы в объеме задуманного функционала.</w:t>
      </w:r>
    </w:p>
    <w:p w14:paraId="4D16E55B" w14:textId="4D754BFF" w:rsidR="0067158E" w:rsidRDefault="00175D98" w:rsidP="009D41D3">
      <w:pPr>
        <w:pStyle w:val="My-1"/>
      </w:pPr>
      <w:r>
        <w:t xml:space="preserve">Как было </w:t>
      </w:r>
      <w:r w:rsidR="00A71C1D">
        <w:t>сказано</w:t>
      </w:r>
      <w:r>
        <w:t xml:space="preserve"> </w:t>
      </w:r>
      <w:proofErr w:type="gramStart"/>
      <w:r>
        <w:t xml:space="preserve">выше  </w:t>
      </w:r>
      <w:r w:rsidR="005B16CB">
        <w:t>фреймворки</w:t>
      </w:r>
      <w:proofErr w:type="gramEnd"/>
      <w:r w:rsidR="005B16CB">
        <w:t xml:space="preserve"> </w:t>
      </w:r>
      <w:r w:rsidR="00A71C1D">
        <w:t>"</w:t>
      </w:r>
      <w:r w:rsidR="00A71C1D" w:rsidRPr="008E4435">
        <w:t>нижнего</w:t>
      </w:r>
      <w:r w:rsidR="00A71C1D">
        <w:t xml:space="preserve">" и "верхнего" уровней </w:t>
      </w:r>
      <w:r>
        <w:t xml:space="preserve">получили </w:t>
      </w:r>
      <w:r w:rsidR="00787FE6">
        <w:t>соответственно названи</w:t>
      </w:r>
      <w:r w:rsidR="0067158E">
        <w:t>я</w:t>
      </w:r>
      <w:r w:rsidR="00787FE6">
        <w:t>:</w:t>
      </w:r>
      <w:r w:rsidR="002825FC">
        <w:tab/>
      </w:r>
      <w:r w:rsidR="00787FE6">
        <w:br/>
      </w:r>
      <w:r w:rsidR="002825FC">
        <w:t xml:space="preserve"> - </w:t>
      </w:r>
      <w:r w:rsidR="00A80ACE">
        <w:t>"Horizon Automation PLC"</w:t>
      </w:r>
      <w:r w:rsidR="005B16CB" w:rsidRPr="005B16CB">
        <w:t>;</w:t>
      </w:r>
      <w:r w:rsidR="005B16CB" w:rsidRPr="005B16CB">
        <w:tab/>
      </w:r>
      <w:r w:rsidR="00787FE6">
        <w:br/>
      </w:r>
      <w:r w:rsidR="002825FC">
        <w:t xml:space="preserve"> - </w:t>
      </w:r>
      <w:r w:rsidR="00787FE6">
        <w:t xml:space="preserve">"Horizon Automation </w:t>
      </w:r>
      <w:r w:rsidR="00787FE6">
        <w:rPr>
          <w:lang w:val="en-US"/>
        </w:rPr>
        <w:t>Server</w:t>
      </w:r>
      <w:r w:rsidR="00787FE6">
        <w:t>"</w:t>
      </w:r>
      <w:r w:rsidR="005B16CB" w:rsidRPr="005B16CB">
        <w:t>.</w:t>
      </w:r>
      <w:r w:rsidR="0067158E">
        <w:tab/>
      </w:r>
      <w:r w:rsidR="00F11529">
        <w:br/>
        <w:t xml:space="preserve">Первый из них отвечает за работу </w:t>
      </w:r>
      <w:r w:rsidR="001B0C0A">
        <w:t xml:space="preserve">ПЛК </w:t>
      </w:r>
      <w:r w:rsidR="001B302F">
        <w:t xml:space="preserve">на </w:t>
      </w:r>
      <w:r w:rsidR="009D66B7">
        <w:t>"</w:t>
      </w:r>
      <w:r w:rsidR="001B302F">
        <w:t>нижнем</w:t>
      </w:r>
      <w:r w:rsidR="009D66B7">
        <w:t>"</w:t>
      </w:r>
      <w:r w:rsidR="004E7084">
        <w:t xml:space="preserve">, полевом, уровне автоматизации. Второй </w:t>
      </w:r>
      <w:r w:rsidR="00D0486E">
        <w:t xml:space="preserve">отвечает за работу </w:t>
      </w:r>
      <w:proofErr w:type="gramStart"/>
      <w:r w:rsidR="00D0486E">
        <w:rPr>
          <w:lang w:val="en-US"/>
        </w:rPr>
        <w:t>Hub</w:t>
      </w:r>
      <w:r w:rsidR="00D0486E">
        <w:t xml:space="preserve">,  </w:t>
      </w:r>
      <w:r w:rsidR="009D66B7">
        <w:t>т.е.</w:t>
      </w:r>
      <w:proofErr w:type="gramEnd"/>
      <w:r w:rsidR="009D66B7">
        <w:t xml:space="preserve"> за работу ПТК на "верх</w:t>
      </w:r>
      <w:r w:rsidR="00B225F6">
        <w:t>н</w:t>
      </w:r>
      <w:r w:rsidR="009D66B7">
        <w:t>ем"</w:t>
      </w:r>
      <w:r w:rsidR="00B225F6">
        <w:t xml:space="preserve">, </w:t>
      </w:r>
      <w:r w:rsidR="00743DBC">
        <w:t>серверном,</w:t>
      </w:r>
      <w:r w:rsidR="00B225F6">
        <w:t xml:space="preserve"> </w:t>
      </w:r>
      <w:r w:rsidR="00743DBC">
        <w:t>уровне автоматизации.</w:t>
      </w:r>
    </w:p>
    <w:p w14:paraId="2E52E27A" w14:textId="53FBAE23" w:rsidR="00EF4663" w:rsidRPr="00D0486E" w:rsidRDefault="00EF4663" w:rsidP="009D41D3">
      <w:pPr>
        <w:pStyle w:val="My-1"/>
      </w:pPr>
      <w:r>
        <w:t xml:space="preserve">Далее даются краткие </w:t>
      </w:r>
      <w:r w:rsidR="00FD35C6">
        <w:t>комментарии</w:t>
      </w:r>
      <w:r>
        <w:t xml:space="preserve"> </w:t>
      </w:r>
      <w:r w:rsidR="00CA427A">
        <w:t xml:space="preserve">по порядку реализации задач и критически важных </w:t>
      </w:r>
      <w:r w:rsidR="00FD35C6">
        <w:t>этапов.</w:t>
      </w:r>
    </w:p>
    <w:p w14:paraId="5736788C" w14:textId="38EF19A8" w:rsidR="009D1706" w:rsidRDefault="00A0720A" w:rsidP="00786504">
      <w:pPr>
        <w:pStyle w:val="My-1"/>
      </w:pPr>
      <w:r>
        <w:t>На п</w:t>
      </w:r>
      <w:r w:rsidR="00F11E20">
        <w:t>ервым этап</w:t>
      </w:r>
      <w:r>
        <w:t>е</w:t>
      </w:r>
      <w:r w:rsidR="00153710">
        <w:t xml:space="preserve"> </w:t>
      </w:r>
      <w:r>
        <w:t xml:space="preserve">разрабатывались все стратегические решения в части аспектов архитектуры </w:t>
      </w:r>
      <w:r w:rsidR="00153710">
        <w:t>ПТК.</w:t>
      </w:r>
      <w:r w:rsidR="00153710">
        <w:tab/>
      </w:r>
    </w:p>
    <w:p w14:paraId="4639CD48" w14:textId="3E0BBE28" w:rsidR="004C6131" w:rsidRDefault="00153710" w:rsidP="004C6131">
      <w:pPr>
        <w:pStyle w:val="My-1"/>
      </w:pPr>
      <w:r>
        <w:t xml:space="preserve">На следующем этапе </w:t>
      </w:r>
      <w:r w:rsidR="009A5509">
        <w:t xml:space="preserve">реализации проекта </w:t>
      </w:r>
      <w:r>
        <w:t>требовалось</w:t>
      </w:r>
      <w:r w:rsidR="009A5509">
        <w:t xml:space="preserve"> </w:t>
      </w:r>
      <w:r w:rsidR="009A5509" w:rsidRPr="008E4435">
        <w:t xml:space="preserve">разработать и отладить </w:t>
      </w:r>
      <w:r w:rsidR="009A1B01">
        <w:t xml:space="preserve">программный </w:t>
      </w:r>
      <w:r w:rsidR="009A5509" w:rsidRPr="008E4435">
        <w:t xml:space="preserve">код основных системных и прикладных </w:t>
      </w:r>
      <w:r w:rsidR="009A5509">
        <w:t>служб</w:t>
      </w:r>
      <w:r w:rsidR="009A5509" w:rsidRPr="008E4435">
        <w:t xml:space="preserve"> фреймворк</w:t>
      </w:r>
      <w:r w:rsidR="009A5509">
        <w:t>ов</w:t>
      </w:r>
      <w:r w:rsidR="0072204E">
        <w:t xml:space="preserve"> "нижнего" и "верхнего" уровней.</w:t>
      </w:r>
      <w:r w:rsidR="009A1B01">
        <w:t xml:space="preserve"> Это сам</w:t>
      </w:r>
      <w:r w:rsidR="00D37AE3">
        <w:t>ая</w:t>
      </w:r>
      <w:r w:rsidR="009A1B01">
        <w:t xml:space="preserve"> </w:t>
      </w:r>
      <w:r w:rsidR="00BE3040">
        <w:t xml:space="preserve">сложная </w:t>
      </w:r>
      <w:r w:rsidR="009A1B01">
        <w:t>и продолжительн</w:t>
      </w:r>
      <w:r w:rsidR="00D37AE3">
        <w:t>ая фаза проекта.</w:t>
      </w:r>
    </w:p>
    <w:p w14:paraId="715E0BB7" w14:textId="6017847A" w:rsidR="0048129C" w:rsidRDefault="00A478E5" w:rsidP="004C6131">
      <w:pPr>
        <w:pStyle w:val="My-1"/>
      </w:pPr>
      <w:r>
        <w:t xml:space="preserve">Сложность разработки этого этапа усугубляется </w:t>
      </w:r>
      <w:r w:rsidR="006620A5">
        <w:t>тем,</w:t>
      </w:r>
      <w:r>
        <w:t xml:space="preserve"> что помимо архитектурных решений</w:t>
      </w:r>
      <w:r w:rsidR="00221C6C">
        <w:t>, которые формирует команда проекта, необходим</w:t>
      </w:r>
      <w:r w:rsidR="009D1706">
        <w:t>о</w:t>
      </w:r>
      <w:r w:rsidR="00221C6C">
        <w:t xml:space="preserve"> реализовать большой набор поддержки драйверов </w:t>
      </w:r>
      <w:r w:rsidR="00A600AB">
        <w:t>всевозможных</w:t>
      </w:r>
      <w:r w:rsidR="00221C6C">
        <w:t xml:space="preserve"> сенсоров и актуаторов которые активно производятся </w:t>
      </w:r>
      <w:r w:rsidR="00EE29B5">
        <w:t xml:space="preserve">и пользуются спросом на рынке автоматизации. Для этого необходимо провести </w:t>
      </w:r>
      <w:r w:rsidR="00BE3040">
        <w:t xml:space="preserve">соответствующий </w:t>
      </w:r>
      <w:r w:rsidR="00EE29B5">
        <w:t xml:space="preserve">анализ, </w:t>
      </w:r>
      <w:r w:rsidR="00C80D43">
        <w:t xml:space="preserve">отобрать базовый набор устройств, закупить, изучить документацию </w:t>
      </w:r>
      <w:r w:rsidR="007D60AC">
        <w:t>и разработать драйвера.</w:t>
      </w:r>
    </w:p>
    <w:p w14:paraId="383427F5" w14:textId="77777777" w:rsidR="00565BC8" w:rsidRDefault="007D60AC" w:rsidP="00786504">
      <w:pPr>
        <w:pStyle w:val="My-1"/>
      </w:pPr>
      <w:r>
        <w:t xml:space="preserve">На серверном уровне </w:t>
      </w:r>
      <w:r w:rsidR="00DE382B">
        <w:t>есть аналогичная проблема, но там она выливается в определение перечня специфичных источников и внешних служб подде</w:t>
      </w:r>
      <w:r w:rsidR="009B62B8">
        <w:t xml:space="preserve">ржку которых необходимо разработать. Здесь также предстояло </w:t>
      </w:r>
      <w:r w:rsidR="009B62B8">
        <w:lastRenderedPageBreak/>
        <w:t>провести глубокий анализ рынка</w:t>
      </w:r>
      <w:r w:rsidR="003B2A18">
        <w:t xml:space="preserve">, определить какие протоколы и источники востребованы, далее также изучить документацию и написать </w:t>
      </w:r>
      <w:r w:rsidR="00786504">
        <w:t xml:space="preserve">драйвера обеспечивающие их </w:t>
      </w:r>
      <w:r w:rsidR="003D65A3">
        <w:t>поддержку</w:t>
      </w:r>
      <w:r w:rsidR="00786504">
        <w:t xml:space="preserve"> в платформе ПТК </w:t>
      </w:r>
      <w:r w:rsidR="00786504" w:rsidRPr="00786504">
        <w:t>"</w:t>
      </w:r>
      <w:r w:rsidR="00786504" w:rsidRPr="00786504">
        <w:rPr>
          <w:lang w:val="en-US"/>
        </w:rPr>
        <w:t>Horizon</w:t>
      </w:r>
      <w:r w:rsidR="00786504" w:rsidRPr="00786504">
        <w:t xml:space="preserve"> </w:t>
      </w:r>
      <w:r w:rsidR="00786504" w:rsidRPr="00786504">
        <w:rPr>
          <w:lang w:val="en-US"/>
        </w:rPr>
        <w:t>Automation</w:t>
      </w:r>
      <w:r w:rsidR="00786504" w:rsidRPr="00786504">
        <w:t xml:space="preserve"> </w:t>
      </w:r>
      <w:r w:rsidR="00786504">
        <w:rPr>
          <w:lang w:val="en-US"/>
        </w:rPr>
        <w:t>Server</w:t>
      </w:r>
      <w:r w:rsidR="00786504" w:rsidRPr="00786504">
        <w:t>"</w:t>
      </w:r>
      <w:r w:rsidR="00786504">
        <w:t>.</w:t>
      </w:r>
    </w:p>
    <w:p w14:paraId="76A87970" w14:textId="73177528" w:rsidR="00A600AB" w:rsidRDefault="00786504" w:rsidP="00565BC8">
      <w:pPr>
        <w:pStyle w:val="My-1"/>
      </w:pPr>
      <w:r>
        <w:t xml:space="preserve"> </w:t>
      </w:r>
      <w:r w:rsidR="00A600AB">
        <w:t xml:space="preserve">От того насколько удачно команда </w:t>
      </w:r>
      <w:r w:rsidR="001661BF">
        <w:t xml:space="preserve">проекта отберет ограниченный реестр устройств </w:t>
      </w:r>
      <w:r w:rsidR="00782722">
        <w:t>"</w:t>
      </w:r>
      <w:r w:rsidR="001661BF">
        <w:t>нижне</w:t>
      </w:r>
      <w:r w:rsidR="00782722">
        <w:t>го"</w:t>
      </w:r>
      <w:r w:rsidR="001661BF">
        <w:t xml:space="preserve"> уровня (</w:t>
      </w:r>
      <w:r w:rsidR="00782722">
        <w:t>сен</w:t>
      </w:r>
      <w:r w:rsidR="003D65A3">
        <w:t>с</w:t>
      </w:r>
      <w:r w:rsidR="00782722">
        <w:t>оры</w:t>
      </w:r>
      <w:r w:rsidR="001661BF">
        <w:t xml:space="preserve">, актуаторы) и </w:t>
      </w:r>
      <w:r w:rsidR="00F62299">
        <w:t>служб и протокол</w:t>
      </w:r>
      <w:r w:rsidR="001665BC">
        <w:t>ов</w:t>
      </w:r>
      <w:r w:rsidR="00F62299">
        <w:t xml:space="preserve"> на </w:t>
      </w:r>
      <w:r w:rsidR="003D65A3">
        <w:t>"</w:t>
      </w:r>
      <w:r w:rsidR="00F62299">
        <w:t>верхн</w:t>
      </w:r>
      <w:r w:rsidR="003D65A3">
        <w:t>ем"</w:t>
      </w:r>
      <w:r w:rsidR="00F62299">
        <w:t xml:space="preserve"> уровне, во многом зависит успешность вы</w:t>
      </w:r>
      <w:r w:rsidR="00782722">
        <w:t>вод</w:t>
      </w:r>
      <w:r w:rsidR="001665BC">
        <w:t>а</w:t>
      </w:r>
      <w:r w:rsidR="00F62299">
        <w:t xml:space="preserve"> </w:t>
      </w:r>
      <w:r w:rsidR="00782722">
        <w:t>ПТК на рынок автоматизации.</w:t>
      </w:r>
    </w:p>
    <w:p w14:paraId="11147AE5" w14:textId="64305C14" w:rsidR="001F70D9" w:rsidRDefault="00835896" w:rsidP="007C31DA">
      <w:pPr>
        <w:pStyle w:val="My-1"/>
      </w:pPr>
      <w:r>
        <w:t xml:space="preserve">Помимо достижения </w:t>
      </w:r>
      <w:r w:rsidR="00FD4CDD">
        <w:t>технически</w:t>
      </w:r>
      <w:r w:rsidR="00B01214">
        <w:t>х</w:t>
      </w:r>
      <w:r w:rsidR="00FD4CDD">
        <w:t xml:space="preserve"> и финансовых показателей </w:t>
      </w:r>
      <w:r w:rsidR="00F029D1">
        <w:t>комплекса</w:t>
      </w:r>
      <w:r w:rsidR="00FD4CDD">
        <w:t xml:space="preserve">, перед командой проекта </w:t>
      </w:r>
      <w:r w:rsidR="00223DC5">
        <w:t xml:space="preserve">стоял целый ряд </w:t>
      </w:r>
      <w:r w:rsidR="006520AF">
        <w:t>задач,</w:t>
      </w:r>
      <w:r w:rsidR="00223DC5">
        <w:t xml:space="preserve"> связанных с </w:t>
      </w:r>
      <w:r w:rsidR="00D2638E">
        <w:t xml:space="preserve">определением и </w:t>
      </w:r>
      <w:r w:rsidR="00223DC5">
        <w:t>преодолением рисков проекта</w:t>
      </w:r>
      <w:r w:rsidR="00F029D1">
        <w:t xml:space="preserve">. </w:t>
      </w:r>
      <w:r w:rsidR="008C753C">
        <w:t>Требовалось на ста</w:t>
      </w:r>
      <w:r w:rsidR="00FE0FAA">
        <w:t>р</w:t>
      </w:r>
      <w:r w:rsidR="008C753C">
        <w:t xml:space="preserve">те </w:t>
      </w:r>
      <w:r w:rsidR="001F47B9">
        <w:t>проекта определить ключевые риски</w:t>
      </w:r>
      <w:r w:rsidR="00FE0FAA">
        <w:t xml:space="preserve">, </w:t>
      </w:r>
      <w:r w:rsidR="001F47B9">
        <w:t>н</w:t>
      </w:r>
      <w:r w:rsidR="009A5509" w:rsidRPr="008E4435">
        <w:t xml:space="preserve">ивелировать </w:t>
      </w:r>
      <w:r w:rsidR="00FE0FAA">
        <w:t>их</w:t>
      </w:r>
      <w:r w:rsidR="007C31DA">
        <w:t>,</w:t>
      </w:r>
      <w:r w:rsidR="00FE0FAA">
        <w:t xml:space="preserve"> </w:t>
      </w:r>
      <w:r w:rsidR="009A5509" w:rsidRPr="008E4435">
        <w:t>либо найти обходные пути получения требуемого функционала.</w:t>
      </w:r>
    </w:p>
    <w:p w14:paraId="18270DF9" w14:textId="6955CD12" w:rsidR="008A5792" w:rsidRPr="00D65EE0" w:rsidRDefault="008A5792" w:rsidP="00572CB1">
      <w:pPr>
        <w:pStyle w:val="My-1"/>
      </w:pPr>
      <w:r w:rsidRPr="00D65EE0">
        <w:br w:type="page"/>
      </w:r>
    </w:p>
    <w:p w14:paraId="618AF9A2" w14:textId="02B96B54" w:rsidR="00087366" w:rsidRPr="008E4435" w:rsidRDefault="00D65EE0" w:rsidP="00D65EE0">
      <w:pPr>
        <w:pStyle w:val="My-4"/>
      </w:pPr>
      <w:bookmarkStart w:id="9" w:name="_Toc199179085"/>
      <w:bookmarkStart w:id="10" w:name="_Toc199179216"/>
      <w:bookmarkStart w:id="11" w:name="_Toc199238183"/>
      <w:bookmarkStart w:id="12" w:name="_Toc199239133"/>
      <w:bookmarkStart w:id="13" w:name="_Toc199239205"/>
      <w:bookmarkStart w:id="14" w:name="_Toc199239277"/>
      <w:bookmarkStart w:id="15" w:name="_Toc199239349"/>
      <w:bookmarkStart w:id="16" w:name="_Toc199239809"/>
      <w:bookmarkStart w:id="17" w:name="_Toc199239882"/>
      <w:bookmarkStart w:id="18" w:name="_Toc199239955"/>
      <w:bookmarkStart w:id="19" w:name="_Toc199240216"/>
      <w:bookmarkStart w:id="20" w:name="_Toc199240295"/>
      <w:bookmarkStart w:id="21" w:name="_Toc199255243"/>
      <w:bookmarkStart w:id="22" w:name="_Toc199257678"/>
      <w:bookmarkStart w:id="23" w:name="_Toc199257756"/>
      <w:bookmarkStart w:id="24" w:name="_Toc199257828"/>
      <w:bookmarkStart w:id="25" w:name="_Toc199323376"/>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lastRenderedPageBreak/>
        <w:t>3.2</w:t>
      </w:r>
      <w:r>
        <w:tab/>
      </w:r>
      <w:bookmarkStart w:id="26" w:name="_Toc199239206"/>
      <w:r w:rsidR="00B6711D" w:rsidRPr="00D96280">
        <w:t>ЗАДАЧИ</w:t>
      </w:r>
      <w:r w:rsidR="00B6711D">
        <w:t xml:space="preserve"> ПЕРВОГО ЭТАПА </w:t>
      </w:r>
      <w:r w:rsidR="00B6711D" w:rsidRPr="00D65EE0">
        <w:t>ПРОЕКТА</w:t>
      </w:r>
      <w:bookmarkEnd w:id="25"/>
      <w:bookmarkEnd w:id="26"/>
    </w:p>
    <w:p w14:paraId="55689B79" w14:textId="3967BE1A" w:rsidR="00585EFF" w:rsidRDefault="00BC35EE" w:rsidP="00715138">
      <w:pPr>
        <w:pStyle w:val="My-1"/>
      </w:pPr>
      <w:r>
        <w:t xml:space="preserve">Главной </w:t>
      </w:r>
      <w:r w:rsidR="004E7A90" w:rsidRPr="008E4435">
        <w:t>задач</w:t>
      </w:r>
      <w:r>
        <w:t>ей</w:t>
      </w:r>
      <w:r w:rsidR="004E7A90" w:rsidRPr="008E4435">
        <w:t xml:space="preserve"> первого этапа проекта</w:t>
      </w:r>
      <w:r w:rsidR="00F74F6E">
        <w:t xml:space="preserve"> </w:t>
      </w:r>
      <w:r w:rsidR="004E7A90" w:rsidRPr="008E4435">
        <w:t>–</w:t>
      </w:r>
      <w:r w:rsidR="0015758F">
        <w:t xml:space="preserve"> </w:t>
      </w:r>
      <w:r w:rsidR="00CF5E62">
        <w:t>на первом этап</w:t>
      </w:r>
      <w:r w:rsidR="00632B3C">
        <w:t xml:space="preserve">е проекта </w:t>
      </w:r>
      <w:r w:rsidR="00DD487F">
        <w:t xml:space="preserve">требовалось </w:t>
      </w:r>
      <w:r w:rsidR="00D25979" w:rsidRPr="008E4435">
        <w:t>разработать</w:t>
      </w:r>
      <w:r w:rsidR="0015758F">
        <w:t xml:space="preserve"> </w:t>
      </w:r>
      <w:r w:rsidR="00CA1D45" w:rsidRPr="008E4435">
        <w:t xml:space="preserve">архитектуру </w:t>
      </w:r>
      <w:r w:rsidR="005F2BB9">
        <w:t>"</w:t>
      </w:r>
      <w:r w:rsidR="00DE1851" w:rsidRPr="008E4435">
        <w:t>нижнего</w:t>
      </w:r>
      <w:r w:rsidR="005F2BB9">
        <w:t>"</w:t>
      </w:r>
      <w:r w:rsidR="00DE1851" w:rsidRPr="008E4435">
        <w:t xml:space="preserve"> уровня </w:t>
      </w:r>
      <w:r w:rsidR="004E7A90" w:rsidRPr="008E4435">
        <w:t>фрей</w:t>
      </w:r>
      <w:r w:rsidR="00174B8E" w:rsidRPr="008E4435">
        <w:t>м</w:t>
      </w:r>
      <w:r w:rsidR="004E7A90" w:rsidRPr="008E4435">
        <w:t>ворка</w:t>
      </w:r>
      <w:r w:rsidR="00174B8E" w:rsidRPr="008E4435">
        <w:t xml:space="preserve"> </w:t>
      </w:r>
      <w:r w:rsidR="00BA7D5E">
        <w:t>"Horizon Automation PLC"</w:t>
      </w:r>
      <w:r w:rsidR="009B4DEB" w:rsidRPr="008E4435">
        <w:t>, разработать и отладить код основных системных</w:t>
      </w:r>
      <w:r w:rsidR="00DE1851" w:rsidRPr="008E4435">
        <w:t xml:space="preserve"> и прикладных </w:t>
      </w:r>
      <w:r w:rsidR="00781FE6">
        <w:t>служб</w:t>
      </w:r>
      <w:r w:rsidR="009B4DEB" w:rsidRPr="008E4435">
        <w:t xml:space="preserve"> фреймворка</w:t>
      </w:r>
      <w:r w:rsidR="00DE1851" w:rsidRPr="008E4435">
        <w:t xml:space="preserve">, </w:t>
      </w:r>
      <w:r w:rsidR="00EE0927" w:rsidRPr="008E4435">
        <w:t>нивелировать выявленные на старте проекта риски либо найти обходные пути получения требуемого функционала</w:t>
      </w:r>
      <w:r w:rsidR="00511A18" w:rsidRPr="008E4435">
        <w:t>.</w:t>
      </w:r>
    </w:p>
    <w:p w14:paraId="48E34757" w14:textId="299BE5B3" w:rsidR="00C31872" w:rsidRDefault="00C31872" w:rsidP="00C31872">
      <w:pPr>
        <w:pStyle w:val="My-1"/>
      </w:pPr>
      <w:r>
        <w:t xml:space="preserve">Фреймворк </w:t>
      </w:r>
      <w:r w:rsidR="005E0827">
        <w:t xml:space="preserve">полевого </w:t>
      </w:r>
      <w:proofErr w:type="gramStart"/>
      <w:r>
        <w:t>уровня  –</w:t>
      </w:r>
      <w:proofErr w:type="gramEnd"/>
      <w:r>
        <w:t xml:space="preserve"> "Horizon Automation PLC" предназначен для установки на 32-разрядный программируемый логический контроллер с архитектурой ARM серии </w:t>
      </w:r>
      <w:proofErr w:type="spellStart"/>
      <w:r w:rsidR="007837FD">
        <w:t>Cortex</w:t>
      </w:r>
      <w:proofErr w:type="spellEnd"/>
      <w:r>
        <w:t xml:space="preserve"> M4 или старше</w:t>
      </w:r>
      <w:r w:rsidR="00A5662A">
        <w:t>,</w:t>
      </w:r>
      <w:r>
        <w:t xml:space="preserve"> либо Tensilica Xtensa LX6/LX7.  Данные архитектуры принадлежат, разрабатываются, производятся и </w:t>
      </w:r>
      <w:proofErr w:type="gramStart"/>
      <w:r>
        <w:t>поддерживаются  разными</w:t>
      </w:r>
      <w:proofErr w:type="gramEnd"/>
      <w:r>
        <w:t xml:space="preserve"> производителями, что делает платформу очень устойчивой к негативным геополитическим факторам.</w:t>
      </w:r>
    </w:p>
    <w:p w14:paraId="57A9B523" w14:textId="7EEA9AAA" w:rsidR="005F2BB9" w:rsidRDefault="00C31872" w:rsidP="00C31872">
      <w:pPr>
        <w:pStyle w:val="My-1"/>
      </w:pPr>
      <w:r>
        <w:t xml:space="preserve">Исполнительная среда фреймворка – Espruino </w:t>
      </w:r>
      <w:proofErr w:type="gramStart"/>
      <w:r>
        <w:t>является  open</w:t>
      </w:r>
      <w:proofErr w:type="gramEnd"/>
      <w:r>
        <w:t xml:space="preserve"> source продуктом. Все взаимодействие и разработка прикладного кода в рамках фреймворка ведется на языке JavaScript, с открыт</w:t>
      </w:r>
      <w:r w:rsidR="00086888">
        <w:t>ы</w:t>
      </w:r>
      <w:r>
        <w:t>м стандартом.</w:t>
      </w:r>
    </w:p>
    <w:p w14:paraId="6A3E2F43" w14:textId="0453B264" w:rsidR="00E02A8F" w:rsidRPr="008E4435" w:rsidRDefault="001E3EE8" w:rsidP="00585EFF">
      <w:pPr>
        <w:pStyle w:val="My-1"/>
      </w:pPr>
      <w:r w:rsidRPr="008E4435">
        <w:t>П</w:t>
      </w:r>
      <w:r w:rsidR="009735B7" w:rsidRPr="008E4435">
        <w:t>онять успешная ли концепция была заложена при разработке проекта</w:t>
      </w:r>
      <w:r w:rsidRPr="008E4435">
        <w:t xml:space="preserve"> можно только одним </w:t>
      </w:r>
      <w:r w:rsidR="004A3CDE">
        <w:t>способом</w:t>
      </w:r>
      <w:r w:rsidRPr="008E4435">
        <w:t xml:space="preserve">, разработать </w:t>
      </w:r>
      <w:r w:rsidR="00715138" w:rsidRPr="008E4435">
        <w:t xml:space="preserve">большое количество модулей задуманного фреймворка </w:t>
      </w:r>
      <w:r w:rsidR="00BA7D5E">
        <w:t>"Horizon Automation PLC"</w:t>
      </w:r>
      <w:r w:rsidR="00E02A8F" w:rsidRPr="008E4435">
        <w:t xml:space="preserve"> и протестировать его на реальных микропроцессорных модулях.</w:t>
      </w:r>
      <w:r w:rsidR="00585EFF">
        <w:t xml:space="preserve"> </w:t>
      </w:r>
      <w:r w:rsidR="00E02A8F" w:rsidRPr="008E4435">
        <w:t xml:space="preserve">Нередко </w:t>
      </w:r>
      <w:r w:rsidR="0003246E" w:rsidRPr="008E4435">
        <w:t>при разработке подобных систем, достаточно проверить работоспособность идеи в некотором ограниченном количестве «реперных» точек и тогда успешное тестирование будет означать успех проект</w:t>
      </w:r>
      <w:r w:rsidR="00B40141" w:rsidRPr="008E4435">
        <w:t xml:space="preserve">а, в случае </w:t>
      </w:r>
      <w:r w:rsidR="00655BAB" w:rsidRPr="008E4435">
        <w:t>неуспеха</w:t>
      </w:r>
      <w:r w:rsidR="00B40141" w:rsidRPr="008E4435">
        <w:t xml:space="preserve"> это будет означать и не реализуемость проекта.</w:t>
      </w:r>
    </w:p>
    <w:p w14:paraId="4165A020" w14:textId="67853D6C" w:rsidR="00B40141" w:rsidRPr="008E4435" w:rsidRDefault="00B40141" w:rsidP="00686021">
      <w:pPr>
        <w:pStyle w:val="My-1"/>
      </w:pPr>
      <w:r w:rsidRPr="008E4435">
        <w:t xml:space="preserve">В нашем </w:t>
      </w:r>
      <w:r w:rsidR="00655BAB" w:rsidRPr="008E4435">
        <w:t>случае, к сожалению,</w:t>
      </w:r>
      <w:r w:rsidRPr="008E4435">
        <w:t xml:space="preserve"> это не так. Мы поставили перед собой </w:t>
      </w:r>
      <w:r w:rsidR="00655BAB" w:rsidRPr="008E4435">
        <w:t xml:space="preserve">весьма </w:t>
      </w:r>
      <w:r w:rsidRPr="008E4435">
        <w:t>амбициозную задачу</w:t>
      </w:r>
      <w:r w:rsidR="00655BAB" w:rsidRPr="008E4435">
        <w:t xml:space="preserve"> –</w:t>
      </w:r>
      <w:r w:rsidRPr="008E4435">
        <w:t xml:space="preserve"> разработать высокоуровневый фреймворк для </w:t>
      </w:r>
      <w:r w:rsidR="005754DB" w:rsidRPr="008E4435">
        <w:t xml:space="preserve">нишевых микропроцессорных систем </w:t>
      </w:r>
      <w:r w:rsidR="009C7EBB" w:rsidRPr="008E4435">
        <w:t xml:space="preserve">с очень скромными аппаратными ресурсами. </w:t>
      </w:r>
      <w:r w:rsidR="00C240B4" w:rsidRPr="008E4435">
        <w:t>И</w:t>
      </w:r>
      <w:r w:rsidR="009C7EBB" w:rsidRPr="008E4435">
        <w:t xml:space="preserve"> при этом </w:t>
      </w:r>
      <w:r w:rsidR="00C240B4" w:rsidRPr="008E4435">
        <w:t>претворить</w:t>
      </w:r>
      <w:r w:rsidR="009C7EBB" w:rsidRPr="008E4435">
        <w:t xml:space="preserve"> в жизнь передовые разработки в области языка JavaScrip</w:t>
      </w:r>
      <w:r w:rsidR="00F122D7" w:rsidRPr="008E4435">
        <w:t>t</w:t>
      </w:r>
      <w:r w:rsidR="00C240B4" w:rsidRPr="008E4435">
        <w:t xml:space="preserve"> </w:t>
      </w:r>
      <w:r w:rsidR="00F74635">
        <w:t xml:space="preserve">(поддержка </w:t>
      </w:r>
      <w:r w:rsidR="00C240B4" w:rsidRPr="008E4435">
        <w:t>стандарта</w:t>
      </w:r>
      <w:r w:rsidR="006D4330" w:rsidRPr="008E4435">
        <w:t xml:space="preserve"> </w:t>
      </w:r>
      <w:r w:rsidR="0051260C">
        <w:t>ECMAScript</w:t>
      </w:r>
      <w:r w:rsidR="00753907">
        <w:t xml:space="preserve"> 6/7)</w:t>
      </w:r>
      <w:r w:rsidR="00D7711C">
        <w:t xml:space="preserve">. </w:t>
      </w:r>
      <w:r w:rsidR="002F7455" w:rsidRPr="008E4435">
        <w:t xml:space="preserve">Предоставить пользователю возможности на миниатюрном микроконтроллере которые ранее были доступны только на полноценных компьютерных </w:t>
      </w:r>
      <w:r w:rsidR="00A50CD0" w:rsidRPr="008E4435">
        <w:t>системах!</w:t>
      </w:r>
    </w:p>
    <w:p w14:paraId="21075835" w14:textId="707138B4" w:rsidR="00A50CD0" w:rsidRDefault="00A50CD0" w:rsidP="00686021">
      <w:pPr>
        <w:pStyle w:val="My-1"/>
      </w:pPr>
      <w:r w:rsidRPr="008E4435">
        <w:t>Но многие аспекты работоспособности можно проверить только под объемной</w:t>
      </w:r>
      <w:r w:rsidR="001E1E5A">
        <w:t>,</w:t>
      </w:r>
      <w:r w:rsidRPr="008E4435">
        <w:t xml:space="preserve"> для микроконтроллеров</w:t>
      </w:r>
      <w:r w:rsidR="001E1E5A">
        <w:t>,</w:t>
      </w:r>
      <w:r w:rsidRPr="008E4435">
        <w:t xml:space="preserve"> нагрузкой. Это прив</w:t>
      </w:r>
      <w:r w:rsidR="00582B90">
        <w:t>ело</w:t>
      </w:r>
      <w:r w:rsidRPr="008E4435">
        <w:t xml:space="preserve"> к необходимости на первом этапе проекта не только доработать архитектурные решения, </w:t>
      </w:r>
      <w:r w:rsidR="004F4B60" w:rsidRPr="008E4435">
        <w:t>но и написать и отладить большой объем кода</w:t>
      </w:r>
      <w:r w:rsidR="00582B90">
        <w:t xml:space="preserve">, </w:t>
      </w:r>
      <w:proofErr w:type="gramStart"/>
      <w:r w:rsidR="00582B90">
        <w:t xml:space="preserve">что </w:t>
      </w:r>
      <w:r w:rsidR="00E632E1" w:rsidRPr="008E4435">
        <w:t xml:space="preserve"> </w:t>
      </w:r>
      <w:r w:rsidR="00582B90">
        <w:t>сделало</w:t>
      </w:r>
      <w:proofErr w:type="gramEnd"/>
      <w:r w:rsidR="00582B90">
        <w:t xml:space="preserve"> </w:t>
      </w:r>
      <w:r w:rsidR="00E632E1" w:rsidRPr="008E4435">
        <w:t xml:space="preserve">график работы первого этапа очень напряженным, </w:t>
      </w:r>
      <w:r w:rsidR="006145C4" w:rsidRPr="008E4435">
        <w:t xml:space="preserve">помимо сложноорганизованных </w:t>
      </w:r>
      <w:r w:rsidR="003F133B" w:rsidRPr="008E4435">
        <w:t xml:space="preserve">системных модулей, предстояло разработать </w:t>
      </w:r>
      <w:r w:rsidR="00772B24" w:rsidRPr="008E4435">
        <w:t xml:space="preserve">прикладные драйвера для множества </w:t>
      </w:r>
      <w:r w:rsidR="00D5100F" w:rsidRPr="008E4435">
        <w:t>сенсоров и актуаторов.</w:t>
      </w:r>
    </w:p>
    <w:p w14:paraId="159FFD90" w14:textId="3F659BD7" w:rsidR="008A5792" w:rsidRDefault="008A5792" w:rsidP="00572CB1">
      <w:pPr>
        <w:pStyle w:val="My-1"/>
      </w:pPr>
      <w:r>
        <w:br w:type="page"/>
      </w:r>
    </w:p>
    <w:p w14:paraId="0A39B671" w14:textId="05930C38" w:rsidR="00F57C8E" w:rsidRDefault="00D65EE0" w:rsidP="00572CB1">
      <w:pPr>
        <w:pStyle w:val="My-4"/>
      </w:pPr>
      <w:bookmarkStart w:id="27" w:name="_Toc199179087"/>
      <w:bookmarkStart w:id="28" w:name="_Toc199179218"/>
      <w:bookmarkStart w:id="29" w:name="_Toc199238185"/>
      <w:bookmarkStart w:id="30" w:name="_Toc199239135"/>
      <w:bookmarkStart w:id="31" w:name="_Toc199239207"/>
      <w:bookmarkStart w:id="32" w:name="_Toc199239279"/>
      <w:bookmarkStart w:id="33" w:name="_Toc199239351"/>
      <w:bookmarkStart w:id="34" w:name="_Toc199239811"/>
      <w:bookmarkStart w:id="35" w:name="_Toc199239884"/>
      <w:bookmarkStart w:id="36" w:name="_Toc199239957"/>
      <w:bookmarkStart w:id="37" w:name="_Toc199240218"/>
      <w:bookmarkStart w:id="38" w:name="_Toc199240297"/>
      <w:bookmarkStart w:id="39" w:name="_Toc199255245"/>
      <w:bookmarkStart w:id="40" w:name="_Toc199257680"/>
      <w:bookmarkStart w:id="41" w:name="_Toc199257758"/>
      <w:bookmarkStart w:id="42" w:name="_Toc199257830"/>
      <w:bookmarkStart w:id="43" w:name="_Toc199323377"/>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lastRenderedPageBreak/>
        <w:t>3.3</w:t>
      </w:r>
      <w:r>
        <w:tab/>
      </w:r>
      <w:bookmarkStart w:id="44" w:name="_Toc199239208"/>
      <w:r w:rsidR="00F57C8E">
        <w:t>ЗАДАЧ</w:t>
      </w:r>
      <w:r w:rsidR="006D2FA4">
        <w:t>И</w:t>
      </w:r>
      <w:r w:rsidR="00F57C8E">
        <w:t xml:space="preserve"> ВТОРОГО ЭТАПА ПРОЕКТА</w:t>
      </w:r>
      <w:bookmarkEnd w:id="43"/>
      <w:bookmarkEnd w:id="44"/>
    </w:p>
    <w:p w14:paraId="6318BE21" w14:textId="0DE70EE2" w:rsidR="00F57C8E" w:rsidRDefault="00BC35EE" w:rsidP="00F57C8E">
      <w:pPr>
        <w:pStyle w:val="My-1"/>
      </w:pPr>
      <w:r>
        <w:t>Главной</w:t>
      </w:r>
      <w:r w:rsidR="00F57C8E" w:rsidRPr="008E4435">
        <w:t xml:space="preserve"> задач</w:t>
      </w:r>
      <w:r>
        <w:t>ей</w:t>
      </w:r>
      <w:r w:rsidR="00F57C8E" w:rsidRPr="008E4435">
        <w:t xml:space="preserve"> </w:t>
      </w:r>
      <w:r w:rsidR="00F57C8E">
        <w:t>второго</w:t>
      </w:r>
      <w:r w:rsidR="00F57C8E" w:rsidRPr="008E4435">
        <w:t xml:space="preserve"> этапа –</w:t>
      </w:r>
      <w:r w:rsidR="00F57C8E">
        <w:t xml:space="preserve"> на данном этапе требовалось </w:t>
      </w:r>
      <w:r w:rsidR="00F57C8E" w:rsidRPr="008E4435">
        <w:t>разработать</w:t>
      </w:r>
      <w:r w:rsidR="00F57C8E">
        <w:t xml:space="preserve"> </w:t>
      </w:r>
      <w:r w:rsidR="00F57C8E" w:rsidRPr="008E4435">
        <w:t>архитектуру «</w:t>
      </w:r>
      <w:r w:rsidR="00F57C8E">
        <w:t>верхнего</w:t>
      </w:r>
      <w:r w:rsidR="00F57C8E" w:rsidRPr="008E4435">
        <w:t>»</w:t>
      </w:r>
      <w:r w:rsidR="00F57C8E">
        <w:t xml:space="preserve"> </w:t>
      </w:r>
      <w:proofErr w:type="gramStart"/>
      <w:r w:rsidR="00F57C8E">
        <w:t>т.е.</w:t>
      </w:r>
      <w:proofErr w:type="gramEnd"/>
      <w:r w:rsidR="00F57C8E">
        <w:t xml:space="preserve"> серверного</w:t>
      </w:r>
      <w:r w:rsidR="00F57C8E" w:rsidRPr="008E4435">
        <w:t xml:space="preserve"> уровня фреймворка </w:t>
      </w:r>
      <w:r w:rsidR="00F57C8E">
        <w:t xml:space="preserve">"Horizon Automation </w:t>
      </w:r>
      <w:r w:rsidR="00F57C8E">
        <w:rPr>
          <w:lang w:val="en-US"/>
        </w:rPr>
        <w:t>Server</w:t>
      </w:r>
      <w:r w:rsidR="00F57C8E">
        <w:t>"</w:t>
      </w:r>
      <w:r w:rsidR="00F57C8E" w:rsidRPr="008E4435">
        <w:t xml:space="preserve">, разработать и отладить код основных системных и прикладных </w:t>
      </w:r>
      <w:r w:rsidR="00F57C8E">
        <w:t>служб</w:t>
      </w:r>
      <w:r w:rsidR="00F57C8E" w:rsidRPr="008E4435">
        <w:t xml:space="preserve"> фреймворка, нивелировать выявленные на старте проекта риски либо найти обходные пути получения требуемого функционала.</w:t>
      </w:r>
    </w:p>
    <w:p w14:paraId="4742D0DA" w14:textId="77777777" w:rsidR="00F57C8E" w:rsidRDefault="00F57C8E" w:rsidP="00F57C8E">
      <w:pPr>
        <w:pStyle w:val="My-1"/>
      </w:pPr>
      <w:r w:rsidRPr="005F7751">
        <w:t>Фреймворк серверного уровня – "Horizon Automation Server" предназначен для установки на компактный 64-разрядный одноплатный компьютер с архитектурой ARM или x86 под управлением ОС Linux. Таким образом фреймворк серверного уровня можно развернуть практически на любой аппаратной платформы класса микрокомпьютер, любого производителя. Что делает платформу очень устойчивой к негативным геополитическим факторам.</w:t>
      </w:r>
    </w:p>
    <w:p w14:paraId="6953255E" w14:textId="77777777" w:rsidR="00F57C8E" w:rsidRDefault="00F57C8E" w:rsidP="00F57C8E">
      <w:pPr>
        <w:pStyle w:val="My-1"/>
      </w:pPr>
      <w:r>
        <w:t>На самом раннем этапе проработки проекта была принята одна из главных архитектурных концепций построения программного обеспечения ПТК, а именно построение платформы как набора микрослужб, это касается фреймворков и "нижнего" и "верхнего" уровней.</w:t>
      </w:r>
    </w:p>
    <w:p w14:paraId="35CD6FC0" w14:textId="0F5D6013" w:rsidR="00F57C8E" w:rsidRDefault="00F57C8E" w:rsidP="00F57C8E">
      <w:pPr>
        <w:pStyle w:val="My-1"/>
      </w:pPr>
      <w:r>
        <w:t>Первой</w:t>
      </w:r>
      <w:r w:rsidR="00914EBF">
        <w:t xml:space="preserve"> </w:t>
      </w:r>
      <w:r>
        <w:t>ответственной задачей второго этапа был</w:t>
      </w:r>
      <w:r w:rsidR="00CB2120">
        <w:t>а</w:t>
      </w:r>
      <w:r>
        <w:t xml:space="preserve"> </w:t>
      </w:r>
      <w:proofErr w:type="gramStart"/>
      <w:r>
        <w:t>разработка  архитектуры</w:t>
      </w:r>
      <w:proofErr w:type="gramEnd"/>
      <w:r>
        <w:t xml:space="preserve"> фреймворка "верхнего" уровня "Horizon Automation </w:t>
      </w:r>
      <w:r>
        <w:rPr>
          <w:lang w:val="en-US"/>
        </w:rPr>
        <w:t>Server</w:t>
      </w:r>
      <w:r>
        <w:t xml:space="preserve">". Принятие микросервисной </w:t>
      </w:r>
      <w:proofErr w:type="gramStart"/>
      <w:r>
        <w:t>архитектуры,  это</w:t>
      </w:r>
      <w:proofErr w:type="gramEnd"/>
      <w:r>
        <w:t xml:space="preserve"> важное решение, которое влияет на весь жизненный цикл ПТК, но помимо этого нужно было проработать очень большое количество вопросов, касающихся архитектуры и функционала </w:t>
      </w:r>
      <w:r>
        <w:rPr>
          <w:lang w:val="en-US"/>
        </w:rPr>
        <w:t>Hub</w:t>
      </w:r>
      <w:r w:rsidRPr="008925AF">
        <w:t xml:space="preserve"> </w:t>
      </w:r>
      <w:r>
        <w:t>в целом.</w:t>
      </w:r>
    </w:p>
    <w:p w14:paraId="2544E21B" w14:textId="0C3B724D" w:rsidR="00F57C8E" w:rsidRDefault="00F57C8E" w:rsidP="00F57C8E">
      <w:pPr>
        <w:pStyle w:val="My-1"/>
      </w:pPr>
      <w:r>
        <w:t>Требовалось принять решения по таким вопросам как:</w:t>
      </w:r>
      <w:r>
        <w:br/>
        <w:t xml:space="preserve"> - выбор сред</w:t>
      </w:r>
      <w:r w:rsidR="00F32165">
        <w:t>ы</w:t>
      </w:r>
      <w:r>
        <w:t xml:space="preserve"> исполнения </w:t>
      </w:r>
      <w:r>
        <w:rPr>
          <w:lang w:val="en-US"/>
        </w:rPr>
        <w:t>JavaScript</w:t>
      </w:r>
      <w:r>
        <w:t>;</w:t>
      </w:r>
      <w:r>
        <w:tab/>
      </w:r>
      <w:r>
        <w:br/>
        <w:t xml:space="preserve"> - выбор серверной среды в которой непосредственно будет функционировать  фреймворк</w:t>
      </w:r>
      <w:r w:rsidR="00F30914">
        <w:t xml:space="preserve"> и в </w:t>
      </w:r>
      <w:r>
        <w:t>которой пользовател</w:t>
      </w:r>
      <w:r w:rsidR="00F32165">
        <w:t>ь</w:t>
      </w:r>
      <w:r>
        <w:t xml:space="preserve"> будет вести разработк</w:t>
      </w:r>
      <w:r w:rsidR="00F32165">
        <w:t xml:space="preserve">у </w:t>
      </w:r>
      <w:r>
        <w:t>прикладного кода;</w:t>
      </w:r>
      <w:r>
        <w:tab/>
      </w:r>
      <w:r>
        <w:br/>
        <w:t xml:space="preserve"> - выбор </w:t>
      </w:r>
      <w:r>
        <w:rPr>
          <w:lang w:val="en-US"/>
        </w:rPr>
        <w:t>frontend</w:t>
      </w:r>
      <w:r w:rsidRPr="00E56399">
        <w:t xml:space="preserve"> </w:t>
      </w:r>
      <w:r>
        <w:t xml:space="preserve">среды  предоставляющая базовый функционал визуализации прикладных, системных и конфигурационных данных обрабатываемых в </w:t>
      </w:r>
      <w:r>
        <w:rPr>
          <w:lang w:val="en-US"/>
        </w:rPr>
        <w:t>Hub</w:t>
      </w:r>
      <w:r>
        <w:t>;</w:t>
      </w:r>
      <w:r>
        <w:br/>
        <w:t xml:space="preserve"> - выбор СУБД и типов коллекций базы данных в которой будут сохраняться как все данные обрабатываемые в </w:t>
      </w:r>
      <w:r>
        <w:rPr>
          <w:lang w:val="en-US"/>
        </w:rPr>
        <w:t>Hub</w:t>
      </w:r>
      <w:r>
        <w:t xml:space="preserve"> так и конфигурации проектов пользователя;</w:t>
      </w:r>
      <w:r>
        <w:br/>
        <w:t xml:space="preserve"> - выбор СУБД предназначенной для оперативного, высокоскоростного обмена данными между ядром фреймворка и сторонними информационно-измерительными системами;</w:t>
      </w:r>
      <w:r>
        <w:tab/>
      </w:r>
      <w:r>
        <w:br/>
        <w:t xml:space="preserve"> - выбор основной системы логгирования, способной детально хранить пакеты сообщений как приходящих от "нижнего" уровня, от ПЛК и различного рода иных аппаратных источников и компонентов конечного прикладного аппаратного обеспечения (например сборщиков сигналов сторонних производителей, компонентов сетевого обеспечения, источников бесперебойного питания и т.п.);</w:t>
      </w:r>
      <w:r>
        <w:tab/>
      </w:r>
      <w:r>
        <w:br/>
        <w:t xml:space="preserve"> - выбор сторонней профессиональной системы визуализации, обладающ</w:t>
      </w:r>
      <w:r w:rsidR="006301D7">
        <w:t>ей</w:t>
      </w:r>
      <w:r>
        <w:t xml:space="preserve"> профессиональными возможностями в области сбора и отображения метрик </w:t>
      </w:r>
      <w:r>
        <w:lastRenderedPageBreak/>
        <w:t xml:space="preserve">технологических процессов обрабатываемых в </w:t>
      </w:r>
      <w:r>
        <w:rPr>
          <w:lang w:val="en-US"/>
        </w:rPr>
        <w:t>Hub</w:t>
      </w:r>
      <w:r>
        <w:t>, обладающая развитыми средствами визуализации, различного рода процессов, имеющую в своем составе развитую систему алертов;</w:t>
      </w:r>
      <w:r>
        <w:tab/>
      </w:r>
      <w:r>
        <w:br/>
        <w:t xml:space="preserve"> - выбор служб выступающих общепризнанными в системах автоматизации </w:t>
      </w:r>
      <w:r>
        <w:rPr>
          <w:lang w:val="en-US"/>
        </w:rPr>
        <w:t>IoT</w:t>
      </w:r>
      <w:r>
        <w:t>, "Умный дом" и др.;</w:t>
      </w:r>
      <w:r>
        <w:tab/>
      </w:r>
      <w:r>
        <w:br/>
        <w:t xml:space="preserve"> - выбор системного компонента обеспечивающего возможность организации на базе </w:t>
      </w:r>
      <w:r>
        <w:rPr>
          <w:lang w:val="en-US"/>
        </w:rPr>
        <w:t>Hub</w:t>
      </w:r>
      <w:r>
        <w:t xml:space="preserve"> </w:t>
      </w:r>
      <w:r>
        <w:rPr>
          <w:lang w:val="en-US"/>
        </w:rPr>
        <w:t>Wi</w:t>
      </w:r>
      <w:r w:rsidRPr="0026304B">
        <w:t>-</w:t>
      </w:r>
      <w:r>
        <w:rPr>
          <w:lang w:val="en-US"/>
        </w:rPr>
        <w:t>Fi</w:t>
      </w:r>
      <w:r w:rsidRPr="0026304B">
        <w:t xml:space="preserve"> </w:t>
      </w:r>
      <w:r>
        <w:t xml:space="preserve">и </w:t>
      </w:r>
      <w:r>
        <w:rPr>
          <w:lang w:val="en-US"/>
        </w:rPr>
        <w:t>Ethernet</w:t>
      </w:r>
      <w:r w:rsidRPr="0026304B">
        <w:t xml:space="preserve"> </w:t>
      </w:r>
      <w:r>
        <w:t>хот-спота и маршрутизатора, что необходимо для подключения и взаимодействия с ПЛК по топологии "звезда";</w:t>
      </w:r>
      <w:r>
        <w:br/>
        <w:t xml:space="preserve"> - выбор системного компонента обеспечивающего динамическое присвоение ПЛК и иным сторонним источникам </w:t>
      </w:r>
      <w:r>
        <w:rPr>
          <w:lang w:val="en-US"/>
        </w:rPr>
        <w:t>IP</w:t>
      </w:r>
      <w:r w:rsidRPr="00710294">
        <w:t xml:space="preserve"> </w:t>
      </w:r>
      <w:r>
        <w:t>адресов;</w:t>
      </w:r>
      <w:r>
        <w:tab/>
      </w:r>
      <w:r>
        <w:br/>
        <w:t xml:space="preserve">- выбор системного компонента обеспечивающего функционал службы доменных имен, что позволит достоверно работать с множеством ПЛК и иными сторонними источниками в удобном человеко-читаемом формате </w:t>
      </w:r>
      <w:r w:rsidR="00525D09">
        <w:t xml:space="preserve">при </w:t>
      </w:r>
      <w:r>
        <w:t>обращения к данным ресурсам;</w:t>
      </w:r>
      <w:r>
        <w:tab/>
      </w:r>
      <w:r>
        <w:br/>
        <w:t xml:space="preserve"> - выбор системного компонента предоставляющего сервис точного времени ПЛК и иным сторонним источникам, а также обладающего способностью самостоятельно синхронизироваться от сторонних эталонов времени;</w:t>
      </w:r>
      <w:r>
        <w:tab/>
      </w:r>
      <w:r>
        <w:br/>
        <w:t xml:space="preserve"> - выбор системного компонента предоставляющего сервис получения всех основных данных о состояния </w:t>
      </w:r>
      <w:r>
        <w:rPr>
          <w:lang w:val="en-US"/>
        </w:rPr>
        <w:t>Hub</w:t>
      </w:r>
      <w:r>
        <w:t>, таких как температура центрального процессора, загрузка ядер ЦП, количество оперативной памяти занятой/свободной, свободное/занятое место на накопителе, загрузка сетевых интерфейсов и т.д. и т.п.;</w:t>
      </w:r>
      <w:r>
        <w:tab/>
      </w:r>
    </w:p>
    <w:p w14:paraId="6B21C970" w14:textId="506E4804" w:rsidR="00D8145F" w:rsidRDefault="00F57C8E" w:rsidP="00D8145F">
      <w:pPr>
        <w:pStyle w:val="My-1"/>
      </w:pPr>
      <w:r>
        <w:t>После того как все решения по вышеописанным пунктам приняты, необходимо</w:t>
      </w:r>
      <w:r w:rsidR="00C85C48">
        <w:t xml:space="preserve"> выполнить </w:t>
      </w:r>
      <w:r>
        <w:t xml:space="preserve">задачи </w:t>
      </w:r>
      <w:r w:rsidR="00C85C48">
        <w:t xml:space="preserve">по </w:t>
      </w:r>
      <w:r>
        <w:t>кастомиз</w:t>
      </w:r>
      <w:r w:rsidR="00C85C48">
        <w:t>ации</w:t>
      </w:r>
      <w:r>
        <w:t xml:space="preserve"> выбранны</w:t>
      </w:r>
      <w:r w:rsidR="00C85C48">
        <w:t xml:space="preserve">х </w:t>
      </w:r>
      <w:r>
        <w:t>служб, написать и отладить драйвера для интеграции данных компонентов с ядром серверного фреймворка.</w:t>
      </w:r>
    </w:p>
    <w:p w14:paraId="31CD9932" w14:textId="77777777" w:rsidR="00D8145F" w:rsidRDefault="00D8145F" w:rsidP="00572CB1">
      <w:pPr>
        <w:pStyle w:val="My-1"/>
      </w:pPr>
      <w:r>
        <w:br w:type="page"/>
      </w:r>
    </w:p>
    <w:p w14:paraId="09234F07" w14:textId="0AF31F38" w:rsidR="005F78EE" w:rsidRDefault="009829FA" w:rsidP="00572CB1">
      <w:pPr>
        <w:pStyle w:val="My-4"/>
      </w:pPr>
      <w:bookmarkStart w:id="45" w:name="_Toc199239209"/>
      <w:bookmarkStart w:id="46" w:name="_Toc199323378"/>
      <w:r>
        <w:lastRenderedPageBreak/>
        <w:t>3.4</w:t>
      </w:r>
      <w:r>
        <w:tab/>
      </w:r>
      <w:r w:rsidR="005F78EE">
        <w:t>АРХИТЕКТУРНЫЕ РЕШЕНИ</w:t>
      </w:r>
      <w:r w:rsidR="00973557">
        <w:t>Я УРОВНЯ</w:t>
      </w:r>
      <w:r w:rsidR="005F78EE">
        <w:t xml:space="preserve"> </w:t>
      </w:r>
      <w:r w:rsidR="008B7228">
        <w:t>ПЛК</w:t>
      </w:r>
      <w:bookmarkEnd w:id="45"/>
      <w:bookmarkEnd w:id="46"/>
    </w:p>
    <w:p w14:paraId="5125FC72" w14:textId="60A1CC3B" w:rsidR="00DD3FE7" w:rsidRDefault="00DD3FE7" w:rsidP="00DD3FE7">
      <w:pPr>
        <w:pStyle w:val="My-1"/>
      </w:pPr>
      <w:r>
        <w:t>В соответствующих разделов данного документа, будут подробно рассмотрены разработанные системные и прикладные службы фреймворка</w:t>
      </w:r>
      <w:r w:rsidR="004952A8">
        <w:t xml:space="preserve"> "Horizon Automation PLC"</w:t>
      </w:r>
      <w:r>
        <w:t xml:space="preserve"> и </w:t>
      </w:r>
      <w:r w:rsidR="009E7A89">
        <w:t>то,</w:t>
      </w:r>
      <w:r>
        <w:t xml:space="preserve"> как как они взаимодействуют между собой и с внешними информационно</w:t>
      </w:r>
      <w:r w:rsidR="009E7A89">
        <w:t>-</w:t>
      </w:r>
      <w:r>
        <w:t>измерительными системами.</w:t>
      </w:r>
    </w:p>
    <w:p w14:paraId="053ED274" w14:textId="1899EF66" w:rsidR="00445395" w:rsidRDefault="00DD3FE7" w:rsidP="008B7228">
      <w:pPr>
        <w:pStyle w:val="My-1"/>
      </w:pPr>
      <w:r>
        <w:t>В данном разделе будут перечислены службы,</w:t>
      </w:r>
      <w:r w:rsidR="004952A8">
        <w:t xml:space="preserve"> их </w:t>
      </w:r>
      <w:r w:rsidR="008B7228">
        <w:t>назначение,</w:t>
      </w:r>
      <w:r>
        <w:t xml:space="preserve"> а также требования к аппаратной платформе, которая были нами отобраны для аппаратной основы </w:t>
      </w:r>
      <w:r w:rsidR="008B7228">
        <w:t>ПЛК</w:t>
      </w:r>
      <w:r>
        <w:t>.</w:t>
      </w:r>
    </w:p>
    <w:p w14:paraId="56F23DE9" w14:textId="1A521C29" w:rsidR="00905969" w:rsidRDefault="00905969" w:rsidP="00905969">
      <w:pPr>
        <w:pStyle w:val="My-1"/>
      </w:pPr>
      <w:r>
        <w:t xml:space="preserve">Исполнительная среда фреймворка – </w:t>
      </w:r>
      <w:proofErr w:type="spellStart"/>
      <w:r>
        <w:t>Espruino</w:t>
      </w:r>
      <w:proofErr w:type="spellEnd"/>
      <w:r>
        <w:t xml:space="preserve"> </w:t>
      </w:r>
      <w:r w:rsidR="00971FDA">
        <w:t xml:space="preserve">является </w:t>
      </w:r>
      <w:proofErr w:type="spellStart"/>
      <w:r w:rsidR="00971FDA">
        <w:t>open</w:t>
      </w:r>
      <w:proofErr w:type="spellEnd"/>
      <w:r>
        <w:t xml:space="preserve"> </w:t>
      </w:r>
      <w:proofErr w:type="spellStart"/>
      <w:r>
        <w:t>source</w:t>
      </w:r>
      <w:proofErr w:type="spellEnd"/>
      <w:r>
        <w:t xml:space="preserve"> продуктом. Все взаимодействие и разработка прикладного кода в рамках фреймворка ведется на языке JavaScript, с открытом стандартом.</w:t>
      </w:r>
    </w:p>
    <w:p w14:paraId="07479FF1" w14:textId="09CCC872" w:rsidR="00281733" w:rsidRPr="008E4435" w:rsidRDefault="006361D3" w:rsidP="009C0CA4">
      <w:pPr>
        <w:pStyle w:val="My-1"/>
      </w:pPr>
      <w:r>
        <w:t>В Приложении №1</w:t>
      </w:r>
      <w:r w:rsidR="003C543B" w:rsidRPr="008E4435">
        <w:t xml:space="preserve"> представл</w:t>
      </w:r>
      <w:r w:rsidR="00AA28AF">
        <w:t xml:space="preserve">ена структурная схема </w:t>
      </w:r>
      <w:r w:rsidR="008644AA" w:rsidRPr="008E4435">
        <w:t>фреймворка</w:t>
      </w:r>
      <w:r w:rsidR="0007276D" w:rsidRPr="008E4435">
        <w:t xml:space="preserve"> </w:t>
      </w:r>
      <w:r w:rsidR="00BA7D5E">
        <w:t>"Horizon Automation PLC"</w:t>
      </w:r>
      <w:r w:rsidR="00380763">
        <w:t xml:space="preserve">. Рассмотрим подробнее службы входящие </w:t>
      </w:r>
      <w:r w:rsidR="00465718">
        <w:t>в</w:t>
      </w:r>
      <w:r w:rsidR="00A561D0">
        <w:t xml:space="preserve"> него:</w:t>
      </w:r>
      <w:r w:rsidR="001F4128">
        <w:br/>
      </w:r>
      <w:r w:rsidR="001F4128">
        <w:br/>
      </w:r>
      <w:r w:rsidR="001F4128">
        <w:tab/>
      </w:r>
      <w:r w:rsidR="34C54CA1" w:rsidRPr="34C54CA1">
        <w:rPr>
          <w:b/>
          <w:bCs/>
        </w:rPr>
        <w:t>Network</w:t>
      </w:r>
      <w:r w:rsidR="008644AA" w:rsidRPr="008E4435">
        <w:t xml:space="preserve"> </w:t>
      </w:r>
      <w:r w:rsidR="00764FB2" w:rsidRPr="008E4435">
        <w:t>– системная</w:t>
      </w:r>
      <w:r w:rsidR="008644AA" w:rsidRPr="008E4435">
        <w:t xml:space="preserve"> слу</w:t>
      </w:r>
      <w:r w:rsidR="006F6F06" w:rsidRPr="008E4435">
        <w:t xml:space="preserve">жба обеспечения связи по </w:t>
      </w:r>
      <w:proofErr w:type="gramStart"/>
      <w:r w:rsidR="00182AD9">
        <w:t xml:space="preserve">стандартам </w:t>
      </w:r>
      <w:r w:rsidR="00182AD9" w:rsidRPr="008E4435">
        <w:t xml:space="preserve"> </w:t>
      </w:r>
      <w:r w:rsidR="006F6F06" w:rsidRPr="008E4435">
        <w:t>Wi</w:t>
      </w:r>
      <w:proofErr w:type="gramEnd"/>
      <w:r w:rsidR="006F6F06" w:rsidRPr="008E4435">
        <w:t>-Fi</w:t>
      </w:r>
      <w:r w:rsidR="34C54CA1">
        <w:t xml:space="preserve"> </w:t>
      </w:r>
      <w:proofErr w:type="gramStart"/>
      <w:r w:rsidR="00182AD9">
        <w:t xml:space="preserve">и </w:t>
      </w:r>
      <w:r w:rsidR="34C54CA1">
        <w:t xml:space="preserve"> Ethernet</w:t>
      </w:r>
      <w:proofErr w:type="gramEnd"/>
      <w:r w:rsidR="005D55B2" w:rsidRPr="008E4435">
        <w:t>.</w:t>
      </w:r>
    </w:p>
    <w:p w14:paraId="61FE5467" w14:textId="3F853AD1" w:rsidR="00182AD9" w:rsidRDefault="1617373A" w:rsidP="1617373A">
      <w:pPr>
        <w:pStyle w:val="My-1"/>
      </w:pPr>
      <w:r w:rsidRPr="00D371CD">
        <w:rPr>
          <w:b/>
          <w:bCs/>
        </w:rPr>
        <w:t>WS</w:t>
      </w:r>
      <w:r w:rsidR="00182AD9">
        <w:rPr>
          <w:b/>
          <w:bCs/>
        </w:rPr>
        <w:t xml:space="preserve"> </w:t>
      </w:r>
      <w:r w:rsidRPr="00D371CD">
        <w:rPr>
          <w:b/>
          <w:bCs/>
        </w:rPr>
        <w:t>Server</w:t>
      </w:r>
      <w:r w:rsidRPr="1617373A">
        <w:rPr>
          <w:b/>
          <w:bCs/>
        </w:rPr>
        <w:t xml:space="preserve"> </w:t>
      </w:r>
      <w:r>
        <w:t xml:space="preserve">– служба, реализующая сервер с использованием протокола </w:t>
      </w:r>
      <w:proofErr w:type="spellStart"/>
      <w:r>
        <w:t>Websocket</w:t>
      </w:r>
      <w:proofErr w:type="spellEnd"/>
      <w:r w:rsidR="00104B81">
        <w:t>/</w:t>
      </w:r>
      <w:r w:rsidR="00104B81">
        <w:rPr>
          <w:lang w:val="en-US"/>
        </w:rPr>
        <w:t>LHP</w:t>
      </w:r>
      <w:r>
        <w:t>.</w:t>
      </w:r>
    </w:p>
    <w:p w14:paraId="5B532120" w14:textId="1936D7A0" w:rsidR="00F53BA7" w:rsidRDefault="00C21827" w:rsidP="00620A27">
      <w:pPr>
        <w:pStyle w:val="My-1"/>
        <w:rPr>
          <w:b/>
          <w:bCs/>
        </w:rPr>
      </w:pPr>
      <w:r w:rsidRPr="008E4435">
        <w:rPr>
          <w:b/>
          <w:bCs/>
        </w:rPr>
        <w:t xml:space="preserve">MQTT </w:t>
      </w:r>
      <w:r w:rsidR="1617373A" w:rsidRPr="1617373A">
        <w:rPr>
          <w:b/>
          <w:bCs/>
        </w:rPr>
        <w:t>Gateway</w:t>
      </w:r>
      <w:r w:rsidRPr="008E4435">
        <w:t xml:space="preserve"> </w:t>
      </w:r>
      <w:proofErr w:type="gramStart"/>
      <w:r w:rsidRPr="008E4435">
        <w:t xml:space="preserve">– </w:t>
      </w:r>
      <w:r w:rsidR="00EF4775" w:rsidRPr="008E4435">
        <w:t xml:space="preserve"> </w:t>
      </w:r>
      <w:r w:rsidR="00104B81">
        <w:t>служба</w:t>
      </w:r>
      <w:proofErr w:type="gramEnd"/>
      <w:r w:rsidR="1617373A">
        <w:t xml:space="preserve">, </w:t>
      </w:r>
      <w:r w:rsidR="00E85318">
        <w:t xml:space="preserve">реализующая взаимодействие </w:t>
      </w:r>
      <w:r w:rsidR="00620A27">
        <w:t xml:space="preserve">с </w:t>
      </w:r>
      <w:r w:rsidR="00620A27">
        <w:rPr>
          <w:lang w:val="en-US"/>
        </w:rPr>
        <w:t>MQTT</w:t>
      </w:r>
      <w:r w:rsidR="00620A27" w:rsidRPr="00D371CD">
        <w:t xml:space="preserve"> </w:t>
      </w:r>
      <w:r w:rsidR="1617373A">
        <w:t>брокер</w:t>
      </w:r>
      <w:r w:rsidR="00620A27">
        <w:t>ом</w:t>
      </w:r>
      <w:r w:rsidR="1617373A">
        <w:t>.</w:t>
      </w:r>
    </w:p>
    <w:p w14:paraId="14F80A77" w14:textId="1E8DFA05" w:rsidR="00B67A38" w:rsidRPr="00BC35EE" w:rsidRDefault="00B67A38" w:rsidP="00620A27">
      <w:pPr>
        <w:pStyle w:val="My-1"/>
        <w:rPr>
          <w:lang w:val="en-US"/>
          <w:rPrChange w:id="47" w:author="Андрей Малявин" w:date="2025-05-28T09:08:00Z" w16du:dateUtc="2025-05-28T05:08:00Z">
            <w:rPr/>
          </w:rPrChange>
        </w:rPr>
      </w:pPr>
      <w:r w:rsidRPr="00D371CD">
        <w:rPr>
          <w:b/>
          <w:bCs/>
          <w:lang w:val="en-US"/>
        </w:rPr>
        <w:t>Proxy</w:t>
      </w:r>
      <w:r w:rsidR="00AF394F" w:rsidRPr="00BC35EE">
        <w:rPr>
          <w:b/>
          <w:bCs/>
          <w:lang w:val="en-US"/>
          <w:rPrChange w:id="48" w:author="Андрей Малявин" w:date="2025-05-28T09:08:00Z" w16du:dateUtc="2025-05-28T05:08:00Z">
            <w:rPr>
              <w:b/>
              <w:bCs/>
            </w:rPr>
          </w:rPrChange>
        </w:rPr>
        <w:t xml:space="preserve"> </w:t>
      </w:r>
      <w:r w:rsidR="00AF394F" w:rsidRPr="00D371CD">
        <w:rPr>
          <w:b/>
          <w:bCs/>
          <w:lang w:val="en-US"/>
        </w:rPr>
        <w:t>WS</w:t>
      </w:r>
      <w:r w:rsidR="00AF394F" w:rsidRPr="00BC35EE">
        <w:rPr>
          <w:lang w:val="en-US"/>
          <w:rPrChange w:id="49" w:author="Андрей Малявин" w:date="2025-05-28T09:08:00Z" w16du:dateUtc="2025-05-28T05:08:00Z">
            <w:rPr/>
          </w:rPrChange>
        </w:rPr>
        <w:t xml:space="preserve"> </w:t>
      </w:r>
      <w:proofErr w:type="gramStart"/>
      <w:r w:rsidR="00AF394F" w:rsidRPr="00BC35EE">
        <w:rPr>
          <w:lang w:val="en-US"/>
          <w:rPrChange w:id="50" w:author="Андрей Малявин" w:date="2025-05-28T09:08:00Z" w16du:dateUtc="2025-05-28T05:08:00Z">
            <w:rPr/>
          </w:rPrChange>
        </w:rPr>
        <w:t xml:space="preserve">– </w:t>
      </w:r>
      <w:r w:rsidR="1617373A" w:rsidRPr="00BC35EE">
        <w:rPr>
          <w:lang w:val="en-US"/>
          <w:rPrChange w:id="51" w:author="Андрей Малявин" w:date="2025-05-28T09:08:00Z" w16du:dateUtc="2025-05-28T05:08:00Z">
            <w:rPr/>
          </w:rPrChange>
        </w:rPr>
        <w:t xml:space="preserve"> </w:t>
      </w:r>
      <w:r w:rsidR="1617373A">
        <w:t>прокси</w:t>
      </w:r>
      <w:proofErr w:type="gramEnd"/>
      <w:r w:rsidR="1617373A" w:rsidRPr="00BC35EE">
        <w:rPr>
          <w:lang w:val="en-US"/>
          <w:rPrChange w:id="52" w:author="Андрей Малявин" w:date="2025-05-28T09:08:00Z" w16du:dateUtc="2025-05-28T05:08:00Z">
            <w:rPr/>
          </w:rPrChange>
        </w:rPr>
        <w:t xml:space="preserve"> </w:t>
      </w:r>
      <w:r w:rsidR="1617373A">
        <w:t>служба</w:t>
      </w:r>
      <w:r w:rsidR="1617373A" w:rsidRPr="00BC35EE">
        <w:rPr>
          <w:lang w:val="en-US"/>
          <w:rPrChange w:id="53" w:author="Андрей Малявин" w:date="2025-05-28T09:08:00Z" w16du:dateUtc="2025-05-28T05:08:00Z">
            <w:rPr/>
          </w:rPrChange>
        </w:rPr>
        <w:t xml:space="preserve"> </w:t>
      </w:r>
      <w:r w:rsidR="1617373A" w:rsidRPr="00D371CD">
        <w:rPr>
          <w:lang w:val="en-US"/>
        </w:rPr>
        <w:t>WS</w:t>
      </w:r>
      <w:r w:rsidR="00620A27" w:rsidRPr="00BC35EE">
        <w:rPr>
          <w:lang w:val="en-US"/>
          <w:rPrChange w:id="54" w:author="Андрей Малявин" w:date="2025-05-28T09:08:00Z" w16du:dateUtc="2025-05-28T05:08:00Z">
            <w:rPr/>
          </w:rPrChange>
        </w:rPr>
        <w:t xml:space="preserve"> </w:t>
      </w:r>
      <w:r w:rsidR="1617373A" w:rsidRPr="00D371CD">
        <w:rPr>
          <w:lang w:val="en-US"/>
        </w:rPr>
        <w:t>Server</w:t>
      </w:r>
      <w:r w:rsidR="1617373A" w:rsidRPr="00BC35EE">
        <w:rPr>
          <w:lang w:val="en-US"/>
          <w:rPrChange w:id="55" w:author="Андрей Малявин" w:date="2025-05-28T09:08:00Z" w16du:dateUtc="2025-05-28T05:08:00Z">
            <w:rPr/>
          </w:rPrChange>
        </w:rPr>
        <w:t>.</w:t>
      </w:r>
    </w:p>
    <w:p w14:paraId="75513854" w14:textId="1BEFF7CD" w:rsidR="008F1A09" w:rsidRPr="008E4435" w:rsidRDefault="00FE23F3" w:rsidP="00CA1D45">
      <w:pPr>
        <w:pStyle w:val="My-1"/>
      </w:pPr>
      <w:proofErr w:type="spellStart"/>
      <w:r w:rsidRPr="008E4435">
        <w:rPr>
          <w:b/>
          <w:bCs/>
        </w:rPr>
        <w:t>Proxy</w:t>
      </w:r>
      <w:proofErr w:type="spellEnd"/>
      <w:r w:rsidRPr="008E4435">
        <w:rPr>
          <w:b/>
          <w:bCs/>
        </w:rPr>
        <w:t xml:space="preserve"> MQTT</w:t>
      </w:r>
      <w:r w:rsidRPr="008E4435">
        <w:t xml:space="preserve"> – </w:t>
      </w:r>
      <w:r w:rsidR="1617373A">
        <w:t>прокси служба MQTT сервера.</w:t>
      </w:r>
    </w:p>
    <w:p w14:paraId="6F06EB37" w14:textId="16BD305C" w:rsidR="00F53BA7" w:rsidRDefault="008F1A09" w:rsidP="00A42E8A">
      <w:pPr>
        <w:pStyle w:val="My-1"/>
      </w:pPr>
      <w:r w:rsidRPr="008E4435">
        <w:rPr>
          <w:b/>
          <w:bCs/>
        </w:rPr>
        <w:t xml:space="preserve">Application </w:t>
      </w:r>
      <w:r w:rsidR="001A7E0D">
        <w:rPr>
          <w:b/>
          <w:bCs/>
          <w:lang w:val="en-US"/>
        </w:rPr>
        <w:t>B</w:t>
      </w:r>
      <w:proofErr w:type="spellStart"/>
      <w:r w:rsidRPr="008E4435">
        <w:rPr>
          <w:b/>
          <w:bCs/>
        </w:rPr>
        <w:t>us</w:t>
      </w:r>
      <w:proofErr w:type="spellEnd"/>
      <w:r w:rsidRPr="008E4435">
        <w:t xml:space="preserve"> – служба организации сооб</w:t>
      </w:r>
      <w:r w:rsidR="00ED2BCD" w:rsidRPr="008E4435">
        <w:t xml:space="preserve">щений между системными службами </w:t>
      </w:r>
      <w:r w:rsidR="0067583B">
        <w:t>ПЛК.</w:t>
      </w:r>
    </w:p>
    <w:p w14:paraId="48E32BA9" w14:textId="4026AE3D" w:rsidR="00F53BA7" w:rsidRPr="008E4435" w:rsidRDefault="002F17E6" w:rsidP="00F53BA7">
      <w:pPr>
        <w:pStyle w:val="My-1"/>
      </w:pPr>
      <w:r w:rsidRPr="008E4435">
        <w:rPr>
          <w:b/>
          <w:bCs/>
        </w:rPr>
        <w:t>RouteREPL</w:t>
      </w:r>
      <w:r w:rsidRPr="008E4435">
        <w:t xml:space="preserve"> – </w:t>
      </w:r>
      <w:r w:rsidR="1617373A">
        <w:t xml:space="preserve">служба контролирования </w:t>
      </w:r>
      <w:r w:rsidR="00A42E8A">
        <w:t xml:space="preserve">функционального компонента </w:t>
      </w:r>
      <w:r w:rsidR="00A42E8A">
        <w:rPr>
          <w:lang w:val="en-US"/>
        </w:rPr>
        <w:t>Espruino</w:t>
      </w:r>
      <w:r w:rsidR="00A42E8A" w:rsidRPr="00D371CD">
        <w:t xml:space="preserve"> </w:t>
      </w:r>
      <w:proofErr w:type="gramStart"/>
      <w:r w:rsidR="00A42E8A">
        <w:t>–</w:t>
      </w:r>
      <w:r w:rsidR="00A42E8A" w:rsidRPr="00D371CD">
        <w:t xml:space="preserve"> </w:t>
      </w:r>
      <w:r w:rsidR="1617373A">
        <w:t xml:space="preserve"> REPL.</w:t>
      </w:r>
      <w:proofErr w:type="gramEnd"/>
    </w:p>
    <w:p w14:paraId="38A28914" w14:textId="2FA216A5" w:rsidR="00F53BA7" w:rsidRDefault="00B72D0D" w:rsidP="003C0252">
      <w:pPr>
        <w:pStyle w:val="My-1"/>
        <w:rPr>
          <w:b/>
          <w:bCs/>
        </w:rPr>
      </w:pPr>
      <w:r>
        <w:rPr>
          <w:b/>
          <w:bCs/>
          <w:lang w:val="en-US"/>
        </w:rPr>
        <w:t>Device</w:t>
      </w:r>
      <w:r w:rsidR="00DB6292" w:rsidRPr="008E4435">
        <w:rPr>
          <w:b/>
          <w:bCs/>
        </w:rPr>
        <w:t>Manager</w:t>
      </w:r>
      <w:r w:rsidR="00DB6292" w:rsidRPr="008E4435">
        <w:t xml:space="preserve"> – </w:t>
      </w:r>
      <w:r w:rsidR="1617373A">
        <w:t xml:space="preserve">служба, координирующая </w:t>
      </w:r>
      <w:r w:rsidR="00F53BA7">
        <w:t>работу</w:t>
      </w:r>
      <w:r w:rsidR="1617373A">
        <w:t xml:space="preserve"> сенсоров и актуаторов.</w:t>
      </w:r>
    </w:p>
    <w:p w14:paraId="2D831584" w14:textId="7E08B362" w:rsidR="00287DC9" w:rsidRPr="008E4435" w:rsidRDefault="00224565" w:rsidP="00287DC9">
      <w:pPr>
        <w:pStyle w:val="My-1"/>
      </w:pPr>
      <w:r w:rsidRPr="008E4435">
        <w:rPr>
          <w:b/>
          <w:bCs/>
        </w:rPr>
        <w:t>Process</w:t>
      </w:r>
      <w:r w:rsidRPr="008E4435">
        <w:t xml:space="preserve"> – </w:t>
      </w:r>
      <w:r w:rsidR="1617373A">
        <w:t xml:space="preserve">центральная служба, </w:t>
      </w:r>
      <w:r w:rsidR="00287DC9">
        <w:t>инициализирующая</w:t>
      </w:r>
      <w:r w:rsidR="1617373A">
        <w:t xml:space="preserve"> фреймворк.</w:t>
      </w:r>
    </w:p>
    <w:p w14:paraId="731465C3" w14:textId="3A897DF3" w:rsidR="00F53BA7" w:rsidRPr="008E4435" w:rsidRDefault="00E079EC" w:rsidP="005D689D">
      <w:pPr>
        <w:pStyle w:val="My-1"/>
      </w:pPr>
      <w:r w:rsidRPr="008E4435">
        <w:rPr>
          <w:b/>
          <w:bCs/>
        </w:rPr>
        <w:t xml:space="preserve">Logger </w:t>
      </w:r>
      <w:proofErr w:type="gramStart"/>
      <w:r w:rsidRPr="008E4435">
        <w:rPr>
          <w:b/>
          <w:bCs/>
        </w:rPr>
        <w:t>–</w:t>
      </w:r>
      <w:r w:rsidRPr="008E4435">
        <w:t xml:space="preserve"> </w:t>
      </w:r>
      <w:r w:rsidR="1617373A">
        <w:t xml:space="preserve"> Служба</w:t>
      </w:r>
      <w:proofErr w:type="gramEnd"/>
      <w:r w:rsidR="1617373A">
        <w:t xml:space="preserve"> </w:t>
      </w:r>
      <w:r w:rsidR="00287DC9">
        <w:t xml:space="preserve">сбора, хранения, ретрансляции </w:t>
      </w:r>
      <w:r w:rsidR="1617373A">
        <w:t>лог</w:t>
      </w:r>
      <w:r w:rsidR="00287DC9">
        <w:t>ов системы</w:t>
      </w:r>
      <w:r w:rsidR="1617373A">
        <w:t>.</w:t>
      </w:r>
    </w:p>
    <w:p w14:paraId="0BF8A9C1" w14:textId="4A8D239F" w:rsidR="00C37AC7" w:rsidRPr="008E4435" w:rsidRDefault="003C0252" w:rsidP="003C0252">
      <w:pPr>
        <w:pStyle w:val="My-1"/>
      </w:pPr>
      <w:r w:rsidRPr="008E4435">
        <w:rPr>
          <w:b/>
          <w:bCs/>
        </w:rPr>
        <w:t>Драйвера сенсоров/актуаторов</w:t>
      </w:r>
      <w:r w:rsidRPr="008E4435">
        <w:t xml:space="preserve"> – </w:t>
      </w:r>
      <w:r w:rsidR="1617373A">
        <w:t xml:space="preserve">прикладные </w:t>
      </w:r>
      <w:r w:rsidR="00287DC9">
        <w:t>компоненты</w:t>
      </w:r>
      <w:r w:rsidR="1617373A">
        <w:t xml:space="preserve"> поддержки </w:t>
      </w:r>
      <w:r w:rsidR="00287DC9">
        <w:t xml:space="preserve">конкретных моделей </w:t>
      </w:r>
      <w:r w:rsidR="1617373A">
        <w:t>сенсоров и актуаторов.</w:t>
      </w:r>
    </w:p>
    <w:p w14:paraId="437E1F31" w14:textId="2B532053" w:rsidR="00FC53AF" w:rsidRPr="008E4435" w:rsidRDefault="00FC21EE" w:rsidP="003C0252">
      <w:pPr>
        <w:pStyle w:val="My-1"/>
      </w:pPr>
      <w:r w:rsidRPr="008E4435">
        <w:t xml:space="preserve">Подробно </w:t>
      </w:r>
      <w:r w:rsidR="006E7F40" w:rsidRPr="008E4435">
        <w:t xml:space="preserve">реализация как </w:t>
      </w:r>
      <w:r w:rsidR="007C6411" w:rsidRPr="008E4435">
        <w:t>системных,</w:t>
      </w:r>
      <w:r w:rsidR="006E7F40" w:rsidRPr="008E4435">
        <w:t xml:space="preserve"> так и прикладных модулей рассмотрена далее в соответствующих </w:t>
      </w:r>
      <w:r w:rsidR="00C37AC7" w:rsidRPr="008E4435">
        <w:t>разделах.</w:t>
      </w:r>
    </w:p>
    <w:p w14:paraId="1D18868C" w14:textId="39641E28" w:rsidR="00C82730" w:rsidRDefault="007C6411" w:rsidP="00554190">
      <w:pPr>
        <w:pStyle w:val="My-1"/>
        <w:rPr>
          <w:lang w:eastAsia="ru-RU"/>
        </w:rPr>
      </w:pPr>
      <w:r w:rsidRPr="008E4435">
        <w:t>Перед тем как перейти к</w:t>
      </w:r>
      <w:r w:rsidR="00793BE1" w:rsidRPr="008E4435">
        <w:t xml:space="preserve"> детальному</w:t>
      </w:r>
      <w:r w:rsidRPr="008E4435">
        <w:t xml:space="preserve"> рассмотрению реализации </w:t>
      </w:r>
      <w:r w:rsidR="00793BE1" w:rsidRPr="008E4435">
        <w:t xml:space="preserve">фреймворка и его составляющих частей, необходимо сделать важное примечание. Перед командой разработчиков стояла задача не </w:t>
      </w:r>
      <w:r w:rsidR="00BF08AB" w:rsidRPr="008E4435">
        <w:t>просто разработать и отладить все перечисленные компоненты</w:t>
      </w:r>
      <w:r w:rsidR="00CA1D45" w:rsidRPr="008E4435">
        <w:t xml:space="preserve">, а сделать это фактически </w:t>
      </w:r>
      <w:r w:rsidR="0091587E" w:rsidRPr="008E4435">
        <w:t>дважды!</w:t>
      </w:r>
      <w:r w:rsidR="00CA1D45" w:rsidRPr="008E4435">
        <w:t xml:space="preserve"> Так проектом предусмотрена мультиплатформенность, а именно работа </w:t>
      </w:r>
      <w:r w:rsidR="0091587E" w:rsidRPr="008E4435">
        <w:t xml:space="preserve">фреймворка </w:t>
      </w:r>
      <w:r w:rsidR="00CA1D45" w:rsidRPr="008E4435">
        <w:t xml:space="preserve">минимум на двух не совместимых архитектурах ARM и </w:t>
      </w:r>
      <w:r w:rsidR="008272F9" w:rsidRPr="008E4435">
        <w:rPr>
          <w:lang w:eastAsia="ru-RU"/>
        </w:rPr>
        <w:t xml:space="preserve">TENSILICA XTENSA, то объем работы над многими модулями </w:t>
      </w:r>
      <w:r w:rsidR="00254C1B" w:rsidRPr="008E4435">
        <w:rPr>
          <w:lang w:eastAsia="ru-RU"/>
        </w:rPr>
        <w:t>фактически удваивался.</w:t>
      </w:r>
    </w:p>
    <w:p w14:paraId="15ABB7E1" w14:textId="239C7084" w:rsidR="00BE6A44" w:rsidRDefault="00BE6A44" w:rsidP="00730BFD">
      <w:pPr>
        <w:pStyle w:val="My-1"/>
        <w:rPr>
          <w:lang w:eastAsia="ru-RU"/>
        </w:rPr>
      </w:pPr>
      <w:r>
        <w:rPr>
          <w:lang w:eastAsia="ru-RU"/>
        </w:rPr>
        <w:t xml:space="preserve">Для </w:t>
      </w:r>
      <w:r w:rsidR="00D94391">
        <w:rPr>
          <w:lang w:eastAsia="ru-RU"/>
        </w:rPr>
        <w:t xml:space="preserve">изготовления </w:t>
      </w:r>
      <w:r w:rsidR="009136A6">
        <w:rPr>
          <w:lang w:eastAsia="ru-RU"/>
        </w:rPr>
        <w:t>прототипов ПЛК, в качестве вычислительного ядра было принято решение использовать существу</w:t>
      </w:r>
      <w:r w:rsidR="00F71BCF">
        <w:rPr>
          <w:lang w:eastAsia="ru-RU"/>
        </w:rPr>
        <w:t xml:space="preserve">ющие </w:t>
      </w:r>
      <w:r w:rsidR="006A6F7C">
        <w:rPr>
          <w:lang w:eastAsia="ru-RU"/>
        </w:rPr>
        <w:t>микроконтроллерные</w:t>
      </w:r>
      <w:r w:rsidR="00F71BCF">
        <w:rPr>
          <w:lang w:eastAsia="ru-RU"/>
        </w:rPr>
        <w:t xml:space="preserve"> </w:t>
      </w:r>
      <w:r w:rsidR="006A6F7C">
        <w:rPr>
          <w:lang w:eastAsia="ru-RU"/>
        </w:rPr>
        <w:lastRenderedPageBreak/>
        <w:t xml:space="preserve">модули </w:t>
      </w:r>
      <w:r w:rsidR="00F71BCF">
        <w:rPr>
          <w:lang w:eastAsia="ru-RU"/>
        </w:rPr>
        <w:t xml:space="preserve">с </w:t>
      </w:r>
      <w:r w:rsidR="00970699">
        <w:rPr>
          <w:lang w:eastAsia="ru-RU"/>
        </w:rPr>
        <w:t>микроконтроллером</w:t>
      </w:r>
      <w:r w:rsidR="00F71BCF">
        <w:rPr>
          <w:lang w:eastAsia="ru-RU"/>
        </w:rPr>
        <w:t xml:space="preserve"> на базе </w:t>
      </w:r>
      <w:proofErr w:type="gramStart"/>
      <w:r w:rsidR="00D92C6D" w:rsidRPr="00D92C6D">
        <w:rPr>
          <w:lang w:eastAsia="ru-RU"/>
        </w:rPr>
        <w:t>32-</w:t>
      </w:r>
      <w:r w:rsidR="00D92C6D">
        <w:rPr>
          <w:lang w:eastAsia="ru-RU"/>
        </w:rPr>
        <w:t>х битного</w:t>
      </w:r>
      <w:proofErr w:type="gramEnd"/>
      <w:r w:rsidR="00D92C6D">
        <w:rPr>
          <w:lang w:eastAsia="ru-RU"/>
        </w:rPr>
        <w:t xml:space="preserve"> ядра </w:t>
      </w:r>
      <w:r w:rsidR="00F71BCF">
        <w:rPr>
          <w:lang w:val="en-US" w:eastAsia="ru-RU"/>
        </w:rPr>
        <w:t>ARM</w:t>
      </w:r>
      <w:r w:rsidR="00F71BCF" w:rsidRPr="00F71BCF">
        <w:rPr>
          <w:lang w:eastAsia="ru-RU"/>
        </w:rPr>
        <w:t xml:space="preserve"> </w:t>
      </w:r>
      <w:r w:rsidR="00F71BCF">
        <w:rPr>
          <w:lang w:val="en-US" w:eastAsia="ru-RU"/>
        </w:rPr>
        <w:t>Cortex</w:t>
      </w:r>
      <w:r w:rsidR="00F71BCF" w:rsidRPr="00F71BCF">
        <w:rPr>
          <w:lang w:eastAsia="ru-RU"/>
        </w:rPr>
        <w:t xml:space="preserve"> </w:t>
      </w:r>
      <w:r w:rsidR="00F71BCF">
        <w:rPr>
          <w:lang w:val="en-US" w:eastAsia="ru-RU"/>
        </w:rPr>
        <w:t>M</w:t>
      </w:r>
      <w:r w:rsidR="00F71BCF" w:rsidRPr="00F71BCF">
        <w:rPr>
          <w:lang w:eastAsia="ru-RU"/>
        </w:rPr>
        <w:t>4</w:t>
      </w:r>
      <w:r w:rsidR="006F3719">
        <w:rPr>
          <w:lang w:eastAsia="ru-RU"/>
        </w:rPr>
        <w:t xml:space="preserve">, непосредственно испытания проходили на </w:t>
      </w:r>
      <w:r w:rsidR="00B049F0">
        <w:rPr>
          <w:lang w:eastAsia="ru-RU"/>
        </w:rPr>
        <w:t xml:space="preserve">контроллерах </w:t>
      </w:r>
      <w:r w:rsidR="006F3719" w:rsidRPr="006F3719">
        <w:rPr>
          <w:lang w:eastAsia="ru-RU"/>
        </w:rPr>
        <w:t>STM32F405</w:t>
      </w:r>
      <w:r w:rsidR="006F3719">
        <w:rPr>
          <w:lang w:eastAsia="ru-RU"/>
        </w:rPr>
        <w:t>,</w:t>
      </w:r>
      <w:r w:rsidR="006F3719" w:rsidRPr="006F3719">
        <w:rPr>
          <w:lang w:eastAsia="ru-RU"/>
        </w:rPr>
        <w:t xml:space="preserve"> STM32F40</w:t>
      </w:r>
      <w:r w:rsidR="006F3719">
        <w:rPr>
          <w:lang w:eastAsia="ru-RU"/>
        </w:rPr>
        <w:t xml:space="preserve">7, </w:t>
      </w:r>
      <w:r w:rsidR="00730BFD" w:rsidRPr="00730BFD">
        <w:rPr>
          <w:lang w:eastAsia="ru-RU"/>
        </w:rPr>
        <w:t>STM32F411</w:t>
      </w:r>
      <w:r w:rsidR="00260EC4">
        <w:rPr>
          <w:lang w:eastAsia="ru-RU"/>
        </w:rPr>
        <w:t>.</w:t>
      </w:r>
    </w:p>
    <w:p w14:paraId="2DD0C114" w14:textId="50870067" w:rsidR="00C2110E" w:rsidRDefault="00260EC4" w:rsidP="00C2110E">
      <w:pPr>
        <w:pStyle w:val="My-1"/>
      </w:pPr>
      <w:r>
        <w:rPr>
          <w:lang w:eastAsia="ru-RU"/>
        </w:rPr>
        <w:t>Как было указано выше программное обеспечение фреймворках является мультиплатформенным и на данный момент может работать на двух совершенно различных плат</w:t>
      </w:r>
      <w:r w:rsidR="00E849D4">
        <w:rPr>
          <w:lang w:eastAsia="ru-RU"/>
        </w:rPr>
        <w:t xml:space="preserve">формах, в качестве второй при прототипировании использовались микроконтроллерные модули </w:t>
      </w:r>
      <w:r w:rsidR="006A6F7C">
        <w:rPr>
          <w:lang w:eastAsia="ru-RU"/>
        </w:rPr>
        <w:t xml:space="preserve">с </w:t>
      </w:r>
      <w:r w:rsidR="00970699">
        <w:rPr>
          <w:lang w:eastAsia="ru-RU"/>
        </w:rPr>
        <w:t xml:space="preserve">микроконтроллером </w:t>
      </w:r>
      <w:r w:rsidR="006A6F7C">
        <w:rPr>
          <w:lang w:eastAsia="ru-RU"/>
        </w:rPr>
        <w:t xml:space="preserve">на базе </w:t>
      </w:r>
      <w:r w:rsidR="000C28BA" w:rsidRPr="00D92C6D">
        <w:rPr>
          <w:lang w:eastAsia="ru-RU"/>
        </w:rPr>
        <w:t>32-</w:t>
      </w:r>
      <w:r w:rsidR="000C28BA">
        <w:rPr>
          <w:lang w:eastAsia="ru-RU"/>
        </w:rPr>
        <w:t>битного</w:t>
      </w:r>
      <w:r w:rsidR="00970699">
        <w:rPr>
          <w:lang w:eastAsia="ru-RU"/>
        </w:rPr>
        <w:t xml:space="preserve"> ядра </w:t>
      </w:r>
      <w:r w:rsidR="00493A72">
        <w:t>Tensilica Xtensa LX6</w:t>
      </w:r>
      <w:r w:rsidR="00604312">
        <w:t xml:space="preserve">, непосредственно испытания проходили </w:t>
      </w:r>
      <w:r w:rsidR="00A95E52">
        <w:t xml:space="preserve">на </w:t>
      </w:r>
      <w:r w:rsidR="00B049F0">
        <w:t xml:space="preserve">контроллерах </w:t>
      </w:r>
      <w:r w:rsidR="00E32476" w:rsidRPr="00E32476">
        <w:t>ESP32-D0WDQ6</w:t>
      </w:r>
      <w:r w:rsidR="00B049F0">
        <w:t>.</w:t>
      </w:r>
    </w:p>
    <w:p w14:paraId="4DE870B1" w14:textId="2135BDB4" w:rsidR="00E32476" w:rsidRPr="00B049F0" w:rsidRDefault="00C2110E" w:rsidP="00572CB1">
      <w:pPr>
        <w:pStyle w:val="My-1"/>
        <w:rPr>
          <w:lang w:eastAsia="ru-RU"/>
        </w:rPr>
      </w:pPr>
      <w:r>
        <w:br w:type="page"/>
      </w:r>
    </w:p>
    <w:p w14:paraId="755527F1" w14:textId="71FD1589" w:rsidR="00FF0985" w:rsidRDefault="00273BAD" w:rsidP="00572CB1">
      <w:pPr>
        <w:pStyle w:val="My-4"/>
      </w:pPr>
      <w:bookmarkStart w:id="56" w:name="_Toc199239210"/>
      <w:bookmarkStart w:id="57" w:name="_Toc199323379"/>
      <w:r>
        <w:lastRenderedPageBreak/>
        <w:t>3.5</w:t>
      </w:r>
      <w:r>
        <w:tab/>
      </w:r>
      <w:r w:rsidR="004F585A">
        <w:t>АРХИТЕКТУРНЫ</w:t>
      </w:r>
      <w:r w:rsidR="00750331">
        <w:t>Е</w:t>
      </w:r>
      <w:r w:rsidR="004F585A">
        <w:t xml:space="preserve"> РЕШЕНИ</w:t>
      </w:r>
      <w:r w:rsidR="00973557">
        <w:t>Я УРОВНЯ</w:t>
      </w:r>
      <w:r w:rsidR="004F585A">
        <w:t xml:space="preserve"> </w:t>
      </w:r>
      <w:r w:rsidR="00C47756">
        <w:rPr>
          <w:lang w:val="en-US"/>
        </w:rPr>
        <w:t>Hub</w:t>
      </w:r>
      <w:bookmarkEnd w:id="56"/>
      <w:bookmarkEnd w:id="57"/>
    </w:p>
    <w:p w14:paraId="2EF869BE" w14:textId="2DD6BC60" w:rsidR="00D84FC1" w:rsidRDefault="00F8125A" w:rsidP="002A2C2D">
      <w:pPr>
        <w:pStyle w:val="My-1"/>
      </w:pPr>
      <w:r>
        <w:t>В соответствующих разделов данного документа</w:t>
      </w:r>
      <w:r w:rsidR="000D5E45">
        <w:t xml:space="preserve">, </w:t>
      </w:r>
      <w:r>
        <w:t xml:space="preserve">будут </w:t>
      </w:r>
      <w:r w:rsidR="00A0601B">
        <w:t>рассмотрены</w:t>
      </w:r>
      <w:r w:rsidR="00071F2C" w:rsidRPr="00071F2C">
        <w:t xml:space="preserve"> </w:t>
      </w:r>
      <w:r w:rsidR="00071F2C">
        <w:t>разработанные</w:t>
      </w:r>
      <w:r w:rsidR="00A0601B">
        <w:t xml:space="preserve"> системные</w:t>
      </w:r>
      <w:r w:rsidR="00154181">
        <w:t xml:space="preserve"> и прикладные</w:t>
      </w:r>
      <w:r w:rsidR="00A0601B">
        <w:t xml:space="preserve"> службы </w:t>
      </w:r>
      <w:r w:rsidR="002A2C2D">
        <w:t xml:space="preserve">серверного </w:t>
      </w:r>
      <w:r w:rsidR="00A0601B">
        <w:t xml:space="preserve">фреймворка, </w:t>
      </w:r>
      <w:r w:rsidR="00CD5E45">
        <w:t xml:space="preserve">и </w:t>
      </w:r>
      <w:r w:rsidR="00D7612D">
        <w:t>то,</w:t>
      </w:r>
      <w:r w:rsidR="00CD5E45">
        <w:t xml:space="preserve"> как </w:t>
      </w:r>
      <w:r w:rsidR="00A0601B">
        <w:t>как они взаимодействуют между собой</w:t>
      </w:r>
      <w:r w:rsidR="00CD5E45">
        <w:t xml:space="preserve"> и с внешними информационно</w:t>
      </w:r>
      <w:r w:rsidR="00646691">
        <w:t>-</w:t>
      </w:r>
      <w:r w:rsidR="00CD5E45">
        <w:t>измерительными системами</w:t>
      </w:r>
      <w:r w:rsidR="00B136ED">
        <w:t>.</w:t>
      </w:r>
      <w:r w:rsidR="001F4128">
        <w:t xml:space="preserve"> </w:t>
      </w:r>
      <w:r w:rsidR="00AB75EA">
        <w:t>В Приложении №22</w:t>
      </w:r>
      <w:r w:rsidR="00AB75EA" w:rsidRPr="008E4435">
        <w:t xml:space="preserve"> представл</w:t>
      </w:r>
      <w:r w:rsidR="00AB75EA">
        <w:t xml:space="preserve">ена структурная схема </w:t>
      </w:r>
      <w:r w:rsidR="00AB75EA" w:rsidRPr="008E4435">
        <w:t xml:space="preserve">фреймворка </w:t>
      </w:r>
      <w:r w:rsidR="00AB75EA">
        <w:t xml:space="preserve">"Horizon Automation </w:t>
      </w:r>
      <w:r w:rsidR="008D79C1">
        <w:rPr>
          <w:lang w:val="en-US"/>
        </w:rPr>
        <w:t>Server</w:t>
      </w:r>
      <w:r w:rsidR="00AB75EA">
        <w:t>"</w:t>
      </w:r>
      <w:r w:rsidR="002A2C2D">
        <w:t>.</w:t>
      </w:r>
    </w:p>
    <w:p w14:paraId="1A1B8739" w14:textId="3AF97A22" w:rsidR="00A82300" w:rsidRDefault="00B136ED" w:rsidP="00071F2C">
      <w:pPr>
        <w:pStyle w:val="My-1"/>
      </w:pPr>
      <w:r>
        <w:t xml:space="preserve">В данном разделе </w:t>
      </w:r>
      <w:r w:rsidR="00445395">
        <w:t xml:space="preserve">будут </w:t>
      </w:r>
      <w:r w:rsidR="006D32E5">
        <w:t>кратко перечисл</w:t>
      </w:r>
      <w:r w:rsidR="00445395">
        <w:t>ены</w:t>
      </w:r>
      <w:r w:rsidR="006D32E5">
        <w:t xml:space="preserve"> эти службы, а также требования </w:t>
      </w:r>
      <w:r w:rsidR="00FB126D">
        <w:t>к аппаратной платформе,</w:t>
      </w:r>
      <w:r w:rsidR="006D32E5">
        <w:t xml:space="preserve"> </w:t>
      </w:r>
      <w:r w:rsidR="00342162">
        <w:t>которая</w:t>
      </w:r>
      <w:r w:rsidR="008674D8">
        <w:t xml:space="preserve"> были нами отобраны для </w:t>
      </w:r>
      <w:r w:rsidR="009B0EF9">
        <w:t>изготовления прототипов</w:t>
      </w:r>
      <w:r w:rsidR="008674D8">
        <w:t xml:space="preserve"> </w:t>
      </w:r>
      <w:r w:rsidR="008674D8">
        <w:rPr>
          <w:lang w:val="en-US"/>
        </w:rPr>
        <w:t>Hub</w:t>
      </w:r>
      <w:r w:rsidR="00342162">
        <w:t>.</w:t>
      </w:r>
    </w:p>
    <w:p w14:paraId="67F3EC2F" w14:textId="1BB5468C" w:rsidR="00342162" w:rsidRDefault="00342162" w:rsidP="00342162">
      <w:pPr>
        <w:pStyle w:val="My-1"/>
      </w:pPr>
      <w:r>
        <w:t xml:space="preserve">Перечень системных и прикладных служб </w:t>
      </w:r>
      <w:r>
        <w:rPr>
          <w:lang w:val="en-US"/>
        </w:rPr>
        <w:t>Hub</w:t>
      </w:r>
      <w:r w:rsidR="00A3661F">
        <w:t xml:space="preserve"> разработанных в ходе реализации проекта </w:t>
      </w:r>
      <w:r w:rsidR="00B05EBD">
        <w:t>в соответствии с архитектурой ПТК:</w:t>
      </w:r>
    </w:p>
    <w:p w14:paraId="4573E931" w14:textId="309446F5" w:rsidR="00B05EBD" w:rsidRPr="00D779FF" w:rsidRDefault="00223BD7" w:rsidP="00023C66">
      <w:pPr>
        <w:pStyle w:val="My-1"/>
        <w:numPr>
          <w:ilvl w:val="1"/>
          <w:numId w:val="4"/>
        </w:numPr>
      </w:pPr>
      <w:r w:rsidRPr="00466E9D">
        <w:t xml:space="preserve"> </w:t>
      </w:r>
      <w:r w:rsidR="00C87065" w:rsidRPr="00466E9D">
        <w:rPr>
          <w:b/>
          <w:bCs/>
          <w:lang w:val="en-US"/>
        </w:rPr>
        <w:t>Process</w:t>
      </w:r>
      <w:r w:rsidR="00C101C8" w:rsidRPr="00336AE2">
        <w:t xml:space="preserve"> – </w:t>
      </w:r>
      <w:r w:rsidR="00C101C8">
        <w:t>центральная служба</w:t>
      </w:r>
      <w:r w:rsidR="007C0AAD">
        <w:t xml:space="preserve">, инициализирует </w:t>
      </w:r>
      <w:proofErr w:type="gramStart"/>
      <w:r w:rsidR="007C0AAD">
        <w:t>фреймворк</w:t>
      </w:r>
      <w:r w:rsidR="00C87065" w:rsidRPr="001F7E35">
        <w:t>;</w:t>
      </w:r>
      <w:proofErr w:type="gramEnd"/>
    </w:p>
    <w:p w14:paraId="2883518B" w14:textId="571D7E98" w:rsidR="00D779FF" w:rsidRPr="00CA4B53" w:rsidRDefault="00223BD7" w:rsidP="00023C66">
      <w:pPr>
        <w:pStyle w:val="My-1"/>
        <w:numPr>
          <w:ilvl w:val="1"/>
          <w:numId w:val="4"/>
        </w:numPr>
      </w:pPr>
      <w:r w:rsidRPr="00466E9D">
        <w:t xml:space="preserve"> </w:t>
      </w:r>
      <w:r w:rsidR="00D779FF" w:rsidRPr="001F7E35">
        <w:rPr>
          <w:b/>
          <w:bCs/>
        </w:rPr>
        <w:t>Logger</w:t>
      </w:r>
      <w:r w:rsidR="0069418E" w:rsidRPr="00336AE2">
        <w:t xml:space="preserve"> – </w:t>
      </w:r>
      <w:r w:rsidR="00336AE2">
        <w:t>служба логирования</w:t>
      </w:r>
      <w:r w:rsidR="00D779FF" w:rsidRPr="001F7E35">
        <w:rPr>
          <w:lang w:val="en-US"/>
        </w:rPr>
        <w:t>;</w:t>
      </w:r>
    </w:p>
    <w:p w14:paraId="3BCFC948" w14:textId="49E0356B" w:rsidR="00CA4B53" w:rsidRPr="001F7E35" w:rsidRDefault="00223BD7" w:rsidP="00023C66">
      <w:pPr>
        <w:pStyle w:val="My-1"/>
        <w:numPr>
          <w:ilvl w:val="1"/>
          <w:numId w:val="4"/>
        </w:numPr>
        <w:rPr>
          <w:b/>
          <w:bCs/>
        </w:rPr>
      </w:pPr>
      <w:r>
        <w:rPr>
          <w:lang w:val="en-US"/>
        </w:rPr>
        <w:t xml:space="preserve"> </w:t>
      </w:r>
      <w:r w:rsidR="00CA4B53" w:rsidRPr="001F7E35">
        <w:rPr>
          <w:b/>
          <w:bCs/>
        </w:rPr>
        <w:t>ProxyLogger</w:t>
      </w:r>
      <w:r w:rsidR="00336AE2" w:rsidRPr="00336AE2">
        <w:t xml:space="preserve"> – </w:t>
      </w:r>
      <w:r w:rsidR="005C1D5E">
        <w:t xml:space="preserve">прокси служба </w:t>
      </w:r>
      <w:r w:rsidR="005C1D5E">
        <w:rPr>
          <w:lang w:val="en-US"/>
        </w:rPr>
        <w:t>Logger</w:t>
      </w:r>
      <w:r w:rsidR="00CA4B53" w:rsidRPr="001F7E35">
        <w:rPr>
          <w:lang w:val="en-US"/>
        </w:rPr>
        <w:t>;</w:t>
      </w:r>
    </w:p>
    <w:p w14:paraId="73A95A01" w14:textId="2A04C462" w:rsidR="00C87065" w:rsidRPr="00C87065" w:rsidRDefault="00223BD7" w:rsidP="00023C66">
      <w:pPr>
        <w:pStyle w:val="My-1"/>
        <w:numPr>
          <w:ilvl w:val="1"/>
          <w:numId w:val="4"/>
        </w:numPr>
      </w:pPr>
      <w:r w:rsidRPr="00E71BCA">
        <w:t xml:space="preserve"> </w:t>
      </w:r>
      <w:r w:rsidR="00C87065" w:rsidRPr="001F7E35">
        <w:rPr>
          <w:b/>
          <w:bCs/>
        </w:rPr>
        <w:t>DeviceManager</w:t>
      </w:r>
      <w:r w:rsidR="005C1D5E" w:rsidRPr="005C1D5E">
        <w:t xml:space="preserve"> – </w:t>
      </w:r>
      <w:r w:rsidR="006704A2">
        <w:t xml:space="preserve">служба координатор </w:t>
      </w:r>
      <w:r w:rsidR="00E71BCA">
        <w:t>служб-каналов</w:t>
      </w:r>
      <w:r w:rsidR="00C87065" w:rsidRPr="00E71BCA">
        <w:t>;</w:t>
      </w:r>
    </w:p>
    <w:p w14:paraId="4DDA823F" w14:textId="4AB55C6F" w:rsidR="00C87065" w:rsidRPr="00C87065" w:rsidRDefault="00223BD7" w:rsidP="00023C66">
      <w:pPr>
        <w:pStyle w:val="My-1"/>
        <w:numPr>
          <w:ilvl w:val="1"/>
          <w:numId w:val="4"/>
        </w:numPr>
      </w:pPr>
      <w:r w:rsidRPr="00E71BCA">
        <w:t xml:space="preserve"> </w:t>
      </w:r>
      <w:r w:rsidR="00C87065" w:rsidRPr="001F7E35">
        <w:rPr>
          <w:b/>
          <w:bCs/>
        </w:rPr>
        <w:t>ChannelSensor</w:t>
      </w:r>
      <w:r w:rsidR="00E71BCA" w:rsidRPr="00E71BCA">
        <w:t xml:space="preserve"> – </w:t>
      </w:r>
      <w:r w:rsidR="002709BD" w:rsidRPr="00E71BCA">
        <w:t>служба</w:t>
      </w:r>
      <w:r w:rsidR="008435A9">
        <w:t>-каналов</w:t>
      </w:r>
      <w:r w:rsidR="009C2365">
        <w:t xml:space="preserve"> типа </w:t>
      </w:r>
      <w:r w:rsidR="006F1DF7">
        <w:t>сенсор</w:t>
      </w:r>
      <w:r w:rsidR="00C87065" w:rsidRPr="006F1DF7">
        <w:t>;</w:t>
      </w:r>
    </w:p>
    <w:p w14:paraId="2676E352" w14:textId="145E1B8A" w:rsidR="00C87065" w:rsidRPr="00CA4B53" w:rsidRDefault="00223BD7" w:rsidP="00023C66">
      <w:pPr>
        <w:pStyle w:val="My-1"/>
        <w:numPr>
          <w:ilvl w:val="1"/>
          <w:numId w:val="4"/>
        </w:numPr>
      </w:pPr>
      <w:r w:rsidRPr="006F1DF7">
        <w:t xml:space="preserve"> </w:t>
      </w:r>
      <w:r w:rsidR="001D325C" w:rsidRPr="001F7E35">
        <w:rPr>
          <w:b/>
          <w:bCs/>
        </w:rPr>
        <w:t>ChannelActuator</w:t>
      </w:r>
      <w:r w:rsidR="006F1DF7" w:rsidRPr="002709BD">
        <w:t xml:space="preserve"> – </w:t>
      </w:r>
      <w:r w:rsidR="002709BD" w:rsidRPr="002709BD">
        <w:t>служба</w:t>
      </w:r>
      <w:r w:rsidR="008435A9">
        <w:t xml:space="preserve">-каналов типа </w:t>
      </w:r>
      <w:r w:rsidR="002709BD" w:rsidRPr="002709BD">
        <w:t>актуатор</w:t>
      </w:r>
      <w:r w:rsidR="001D325C" w:rsidRPr="002709BD">
        <w:t>;</w:t>
      </w:r>
    </w:p>
    <w:p w14:paraId="0ACAA811" w14:textId="2A7DBDA7" w:rsidR="00CA4B53" w:rsidRPr="00065AA2" w:rsidRDefault="00223BD7" w:rsidP="00023C66">
      <w:pPr>
        <w:pStyle w:val="My-1"/>
        <w:numPr>
          <w:ilvl w:val="1"/>
          <w:numId w:val="4"/>
        </w:numPr>
        <w:rPr>
          <w:lang w:val="en-US"/>
        </w:rPr>
      </w:pPr>
      <w:r w:rsidRPr="002709BD">
        <w:t xml:space="preserve"> </w:t>
      </w:r>
      <w:r w:rsidR="00CA4B53" w:rsidRPr="00065AA2">
        <w:rPr>
          <w:b/>
          <w:bCs/>
          <w:lang w:val="en-US"/>
        </w:rPr>
        <w:t>ProxyChannel</w:t>
      </w:r>
      <w:r w:rsidR="008518CA" w:rsidRPr="00065AA2">
        <w:rPr>
          <w:b/>
          <w:bCs/>
          <w:lang w:val="en-US"/>
        </w:rPr>
        <w:t xml:space="preserve"> – </w:t>
      </w:r>
      <w:r w:rsidR="008518CA" w:rsidRPr="008518CA">
        <w:t>прокси</w:t>
      </w:r>
      <w:r w:rsidR="008518CA" w:rsidRPr="00065AA2">
        <w:rPr>
          <w:lang w:val="en-US"/>
        </w:rPr>
        <w:t xml:space="preserve"> </w:t>
      </w:r>
      <w:r w:rsidR="008518CA" w:rsidRPr="008518CA">
        <w:t>служба</w:t>
      </w:r>
      <w:r w:rsidR="008518CA" w:rsidRPr="00065AA2">
        <w:rPr>
          <w:lang w:val="en-US"/>
        </w:rPr>
        <w:t xml:space="preserve"> ChannelSensor </w:t>
      </w:r>
      <w:r w:rsidR="008518CA" w:rsidRPr="008518CA">
        <w:t>и</w:t>
      </w:r>
      <w:r w:rsidR="008518CA" w:rsidRPr="00065AA2">
        <w:rPr>
          <w:lang w:val="en-US"/>
        </w:rPr>
        <w:t xml:space="preserve"> </w:t>
      </w:r>
      <w:proofErr w:type="gramStart"/>
      <w:r w:rsidR="008518CA" w:rsidRPr="00065AA2">
        <w:rPr>
          <w:lang w:val="en-US"/>
        </w:rPr>
        <w:t>ChannelActuator</w:t>
      </w:r>
      <w:r w:rsidR="00CA4B53">
        <w:rPr>
          <w:lang w:val="en-US"/>
        </w:rPr>
        <w:t>;</w:t>
      </w:r>
      <w:proofErr w:type="gramEnd"/>
    </w:p>
    <w:p w14:paraId="37249649" w14:textId="5BCAB7AC" w:rsidR="009E22D6" w:rsidRPr="009E22D6" w:rsidRDefault="00223BD7" w:rsidP="009B0EF9">
      <w:pPr>
        <w:pStyle w:val="My-1"/>
        <w:numPr>
          <w:ilvl w:val="1"/>
          <w:numId w:val="4"/>
        </w:numPr>
      </w:pPr>
      <w:r w:rsidRPr="00BC35EE">
        <w:rPr>
          <w:lang w:val="en-US"/>
        </w:rPr>
        <w:t xml:space="preserve"> </w:t>
      </w:r>
      <w:proofErr w:type="spellStart"/>
      <w:r w:rsidR="009E22D6" w:rsidRPr="001F7E35">
        <w:rPr>
          <w:b/>
          <w:bCs/>
        </w:rPr>
        <w:t>WSCLient</w:t>
      </w:r>
      <w:proofErr w:type="spellEnd"/>
      <w:r w:rsidR="0022364F" w:rsidRPr="00C854BA">
        <w:t xml:space="preserve"> – служба драйвер </w:t>
      </w:r>
      <w:r w:rsidR="00C854BA" w:rsidRPr="00C854BA">
        <w:t>источников типа ПЛК</w:t>
      </w:r>
      <w:r w:rsidR="009B0EF9">
        <w:t xml:space="preserve"> </w:t>
      </w:r>
      <w:r w:rsidR="009B0EF9">
        <w:rPr>
          <w:lang w:val="en-US"/>
        </w:rPr>
        <w:t>Horizon</w:t>
      </w:r>
      <w:r w:rsidR="009E22D6" w:rsidRPr="00C854BA">
        <w:t>;</w:t>
      </w:r>
    </w:p>
    <w:p w14:paraId="1EBBD2D9" w14:textId="04F3C6E3" w:rsidR="0070608C" w:rsidRPr="004173B3" w:rsidRDefault="00223BD7" w:rsidP="00023C66">
      <w:pPr>
        <w:pStyle w:val="My-1"/>
        <w:numPr>
          <w:ilvl w:val="1"/>
          <w:numId w:val="4"/>
        </w:numPr>
      </w:pPr>
      <w:r w:rsidRPr="00C854BA">
        <w:t xml:space="preserve"> </w:t>
      </w:r>
      <w:r w:rsidR="0064191C" w:rsidRPr="001F7E35">
        <w:rPr>
          <w:b/>
          <w:bCs/>
        </w:rPr>
        <w:t>ProxyWSClient</w:t>
      </w:r>
      <w:r w:rsidR="00C854BA" w:rsidRPr="00F32700">
        <w:t xml:space="preserve"> – прокси служба </w:t>
      </w:r>
      <w:r w:rsidR="00F32700" w:rsidRPr="00F32700">
        <w:t>WSCLient</w:t>
      </w:r>
      <w:r w:rsidR="0064191C" w:rsidRPr="00F32700">
        <w:t>;</w:t>
      </w:r>
    </w:p>
    <w:p w14:paraId="1AB1EF06" w14:textId="0A38D192" w:rsidR="004173B3" w:rsidRPr="003B69E8" w:rsidRDefault="00223BD7" w:rsidP="00023C66">
      <w:pPr>
        <w:pStyle w:val="My-1"/>
        <w:numPr>
          <w:ilvl w:val="1"/>
          <w:numId w:val="4"/>
        </w:numPr>
      </w:pPr>
      <w:r w:rsidRPr="00F32700">
        <w:t xml:space="preserve"> </w:t>
      </w:r>
      <w:r w:rsidR="004173B3" w:rsidRPr="001F7E35">
        <w:rPr>
          <w:b/>
          <w:bCs/>
        </w:rPr>
        <w:t>MQTTClient</w:t>
      </w:r>
      <w:r w:rsidR="00275726" w:rsidRPr="00275726">
        <w:t xml:space="preserve"> – служба драйвер источников типа </w:t>
      </w:r>
      <w:proofErr w:type="gramStart"/>
      <w:r w:rsidR="0049011E">
        <w:rPr>
          <w:lang w:val="en-US"/>
        </w:rPr>
        <w:t>b</w:t>
      </w:r>
      <w:r w:rsidR="0049011E" w:rsidRPr="00275726">
        <w:rPr>
          <w:lang w:val="en-US"/>
        </w:rPr>
        <w:t>roker</w:t>
      </w:r>
      <w:r w:rsidR="0049011E" w:rsidRPr="0049011E">
        <w:t xml:space="preserve">  </w:t>
      </w:r>
      <w:r w:rsidR="00275726" w:rsidRPr="00275726">
        <w:rPr>
          <w:lang w:val="en-US"/>
        </w:rPr>
        <w:t>MQTT</w:t>
      </w:r>
      <w:proofErr w:type="gramEnd"/>
      <w:r w:rsidR="003B69E8" w:rsidRPr="00275726">
        <w:t>;</w:t>
      </w:r>
    </w:p>
    <w:p w14:paraId="5877BF6A" w14:textId="420C0716" w:rsidR="003B69E8" w:rsidRPr="003B69E8" w:rsidRDefault="00223BD7" w:rsidP="00023C66">
      <w:pPr>
        <w:pStyle w:val="My-1"/>
        <w:numPr>
          <w:ilvl w:val="1"/>
          <w:numId w:val="4"/>
        </w:numPr>
      </w:pPr>
      <w:r w:rsidRPr="00275726">
        <w:t xml:space="preserve"> </w:t>
      </w:r>
      <w:r w:rsidR="003B69E8" w:rsidRPr="001F7E35">
        <w:rPr>
          <w:b/>
          <w:bCs/>
        </w:rPr>
        <w:t>ProxyMQTTClient</w:t>
      </w:r>
      <w:r w:rsidR="00446949">
        <w:rPr>
          <w:lang w:val="en-US"/>
        </w:rPr>
        <w:t xml:space="preserve"> – </w:t>
      </w:r>
      <w:r w:rsidR="00446949">
        <w:t xml:space="preserve">прокси служба </w:t>
      </w:r>
      <w:r w:rsidR="00446949" w:rsidRPr="00446949">
        <w:t>MQTTClient</w:t>
      </w:r>
      <w:r w:rsidR="003B69E8">
        <w:rPr>
          <w:lang w:val="en-US"/>
        </w:rPr>
        <w:t>;</w:t>
      </w:r>
    </w:p>
    <w:p w14:paraId="1F77F6D3" w14:textId="58723019" w:rsidR="003B69E8" w:rsidRPr="003B69E8" w:rsidRDefault="00223BD7" w:rsidP="00023C66">
      <w:pPr>
        <w:pStyle w:val="My-1"/>
        <w:numPr>
          <w:ilvl w:val="1"/>
          <w:numId w:val="4"/>
        </w:numPr>
      </w:pPr>
      <w:r w:rsidRPr="001B425A">
        <w:t xml:space="preserve"> </w:t>
      </w:r>
      <w:r w:rsidR="003B69E8" w:rsidRPr="001F7E35">
        <w:rPr>
          <w:b/>
          <w:bCs/>
        </w:rPr>
        <w:t>MQTTGateway</w:t>
      </w:r>
      <w:r w:rsidR="00D67CE9" w:rsidRPr="001B425A">
        <w:t xml:space="preserve"> – служба</w:t>
      </w:r>
      <w:r w:rsidR="001B425A">
        <w:t>,</w:t>
      </w:r>
      <w:r w:rsidR="00E206BE">
        <w:t xml:space="preserve"> прокидывающая </w:t>
      </w:r>
      <w:r w:rsidR="00D67CE9" w:rsidRPr="001B425A">
        <w:t>данны</w:t>
      </w:r>
      <w:r w:rsidR="00E206BE">
        <w:t>е</w:t>
      </w:r>
      <w:r w:rsidR="00B83BC9">
        <w:t xml:space="preserve"> </w:t>
      </w:r>
      <w:r w:rsidR="001B425A" w:rsidRPr="001B425A">
        <w:t xml:space="preserve">в </w:t>
      </w:r>
      <w:r w:rsidR="0016021B">
        <w:rPr>
          <w:lang w:val="en-US"/>
        </w:rPr>
        <w:t>b</w:t>
      </w:r>
      <w:r w:rsidR="0049011E" w:rsidRPr="001B425A">
        <w:rPr>
          <w:lang w:val="en-US"/>
        </w:rPr>
        <w:t>roker</w:t>
      </w:r>
      <w:r w:rsidR="0049011E" w:rsidRPr="0016021B">
        <w:t xml:space="preserve"> </w:t>
      </w:r>
      <w:r w:rsidR="001B425A" w:rsidRPr="001B425A">
        <w:rPr>
          <w:lang w:val="en-US"/>
        </w:rPr>
        <w:t>MQTT</w:t>
      </w:r>
      <w:r w:rsidR="003B69E8" w:rsidRPr="001B425A">
        <w:t>;</w:t>
      </w:r>
    </w:p>
    <w:p w14:paraId="0E0C705B" w14:textId="37C26894" w:rsidR="003B69E8" w:rsidRPr="0070608C" w:rsidRDefault="00223BD7" w:rsidP="00023C66">
      <w:pPr>
        <w:pStyle w:val="My-1"/>
        <w:numPr>
          <w:ilvl w:val="1"/>
          <w:numId w:val="4"/>
        </w:numPr>
      </w:pPr>
      <w:r w:rsidRPr="001B425A">
        <w:t xml:space="preserve"> </w:t>
      </w:r>
      <w:r w:rsidR="003B69E8" w:rsidRPr="001F7E35">
        <w:rPr>
          <w:b/>
          <w:bCs/>
        </w:rPr>
        <w:t>ProxyMQTTGW</w:t>
      </w:r>
      <w:r w:rsidR="00400AB5" w:rsidRPr="00400AB5">
        <w:rPr>
          <w:lang w:val="en-US"/>
        </w:rPr>
        <w:t xml:space="preserve"> – </w:t>
      </w:r>
      <w:r w:rsidR="00400AB5">
        <w:t xml:space="preserve">прокси </w:t>
      </w:r>
      <w:r w:rsidR="00991014">
        <w:t xml:space="preserve">служба </w:t>
      </w:r>
      <w:r w:rsidR="00991014" w:rsidRPr="00991014">
        <w:t>MQTTGateway</w:t>
      </w:r>
      <w:r w:rsidR="003B69E8">
        <w:rPr>
          <w:lang w:val="en-US"/>
        </w:rPr>
        <w:t>;</w:t>
      </w:r>
    </w:p>
    <w:p w14:paraId="2371B509" w14:textId="66BBD788" w:rsidR="00442AE7" w:rsidRPr="00A3661F" w:rsidRDefault="00442AE7" w:rsidP="008D5C0C">
      <w:pPr>
        <w:pStyle w:val="My-1"/>
      </w:pPr>
    </w:p>
    <w:p w14:paraId="18F234BF" w14:textId="375101AD" w:rsidR="00A25B0F" w:rsidRDefault="00893125" w:rsidP="00E01323">
      <w:pPr>
        <w:pStyle w:val="My-1"/>
      </w:pPr>
      <w:r>
        <w:t>Д</w:t>
      </w:r>
      <w:r w:rsidR="00E96852">
        <w:t>алее</w:t>
      </w:r>
      <w:r>
        <w:t xml:space="preserve"> представлен перечень </w:t>
      </w:r>
      <w:r w:rsidR="00395343">
        <w:t>сторонних служб,</w:t>
      </w:r>
      <w:r>
        <w:t xml:space="preserve"> которые были отобраны в соответс</w:t>
      </w:r>
      <w:r w:rsidR="00FC2F9A">
        <w:t xml:space="preserve">твии задачами </w:t>
      </w:r>
      <w:r w:rsidR="009C2365">
        <w:t>этапа,</w:t>
      </w:r>
      <w:r w:rsidR="00FC2F9A">
        <w:t xml:space="preserve"> рассмотренными выше</w:t>
      </w:r>
      <w:r w:rsidR="00CF0A2F">
        <w:t xml:space="preserve"> и с которыми были </w:t>
      </w:r>
      <w:r w:rsidR="00395343">
        <w:t>выполне</w:t>
      </w:r>
      <w:r w:rsidR="00186385">
        <w:t xml:space="preserve">ны работы по </w:t>
      </w:r>
      <w:r w:rsidR="00E01323">
        <w:t>интеграции</w:t>
      </w:r>
      <w:r w:rsidR="00732329">
        <w:t>:</w:t>
      </w:r>
    </w:p>
    <w:p w14:paraId="68B56C6B" w14:textId="1B5378ED" w:rsidR="00F515F1" w:rsidRDefault="00F515F1" w:rsidP="00023C66">
      <w:pPr>
        <w:pStyle w:val="My-1"/>
        <w:numPr>
          <w:ilvl w:val="0"/>
          <w:numId w:val="10"/>
        </w:numPr>
      </w:pPr>
      <w:r>
        <w:t xml:space="preserve"> </w:t>
      </w:r>
      <w:r w:rsidR="001F7E35">
        <w:t xml:space="preserve"> </w:t>
      </w:r>
      <w:r w:rsidRPr="001F7E35">
        <w:rPr>
          <w:b/>
          <w:bCs/>
        </w:rPr>
        <w:t>Node.js</w:t>
      </w:r>
      <w:r>
        <w:t xml:space="preserve"> – серверная исполнительная среда исполнения </w:t>
      </w:r>
      <w:r w:rsidR="00A04800">
        <w:t xml:space="preserve">программ </w:t>
      </w:r>
      <w:r>
        <w:t>JavaScript</w:t>
      </w:r>
      <w:r w:rsidR="00A04800">
        <w:t xml:space="preserve"> и среды потокового программирования </w:t>
      </w:r>
      <w:r w:rsidR="00A04800">
        <w:rPr>
          <w:lang w:val="en-US"/>
        </w:rPr>
        <w:t>Node</w:t>
      </w:r>
      <w:r w:rsidR="00A04800" w:rsidRPr="00A04800">
        <w:t>-</w:t>
      </w:r>
      <w:r w:rsidR="00A04800">
        <w:rPr>
          <w:lang w:val="en-US"/>
        </w:rPr>
        <w:t>Red</w:t>
      </w:r>
      <w:r>
        <w:t>;</w:t>
      </w:r>
    </w:p>
    <w:p w14:paraId="46B6976F" w14:textId="06AC4EB0" w:rsidR="00F515F1" w:rsidRDefault="001F7E35" w:rsidP="00023C66">
      <w:pPr>
        <w:pStyle w:val="My-1"/>
        <w:numPr>
          <w:ilvl w:val="0"/>
          <w:numId w:val="10"/>
        </w:numPr>
      </w:pPr>
      <w:r>
        <w:rPr>
          <w:b/>
          <w:bCs/>
        </w:rPr>
        <w:t xml:space="preserve"> </w:t>
      </w:r>
      <w:r w:rsidR="00804483" w:rsidRPr="001F7E35">
        <w:rPr>
          <w:b/>
          <w:bCs/>
        </w:rPr>
        <w:t>Node-Red</w:t>
      </w:r>
      <w:r w:rsidR="00804483">
        <w:t xml:space="preserve"> - среда потокового программирования и визуализации</w:t>
      </w:r>
      <w:r w:rsidR="00A04800">
        <w:t>;</w:t>
      </w:r>
    </w:p>
    <w:p w14:paraId="4CE319DB" w14:textId="4916B1B5" w:rsidR="00A25B0F" w:rsidRDefault="001F7E35" w:rsidP="00023C66">
      <w:pPr>
        <w:pStyle w:val="My-1"/>
        <w:numPr>
          <w:ilvl w:val="0"/>
          <w:numId w:val="10"/>
        </w:numPr>
      </w:pPr>
      <w:r>
        <w:t xml:space="preserve"> </w:t>
      </w:r>
      <w:proofErr w:type="spellStart"/>
      <w:r w:rsidR="00A25B0F" w:rsidRPr="00CE5184">
        <w:rPr>
          <w:b/>
          <w:bCs/>
        </w:rPr>
        <w:t>MongoDB</w:t>
      </w:r>
      <w:proofErr w:type="spellEnd"/>
      <w:r w:rsidR="00A25B0F">
        <w:t xml:space="preserve"> – </w:t>
      </w:r>
      <w:proofErr w:type="spellStart"/>
      <w:r w:rsidR="00A25B0F">
        <w:t>NoSQL</w:t>
      </w:r>
      <w:proofErr w:type="spellEnd"/>
      <w:r w:rsidR="00A25B0F">
        <w:t xml:space="preserve"> </w:t>
      </w:r>
      <w:proofErr w:type="spellStart"/>
      <w:r w:rsidR="00A25B0F">
        <w:t>документо</w:t>
      </w:r>
      <w:proofErr w:type="spellEnd"/>
      <w:r w:rsidR="00A25B0F">
        <w:t>-ориентированная СУБД;</w:t>
      </w:r>
    </w:p>
    <w:p w14:paraId="71979CA3" w14:textId="60850142" w:rsidR="00A25B0F" w:rsidRDefault="00A25B0F" w:rsidP="00023C66">
      <w:pPr>
        <w:pStyle w:val="My-1"/>
        <w:numPr>
          <w:ilvl w:val="0"/>
          <w:numId w:val="10"/>
        </w:numPr>
      </w:pPr>
      <w:r>
        <w:t xml:space="preserve"> </w:t>
      </w:r>
      <w:proofErr w:type="spellStart"/>
      <w:r w:rsidRPr="00CE5184">
        <w:rPr>
          <w:b/>
          <w:bCs/>
        </w:rPr>
        <w:t>Redis</w:t>
      </w:r>
      <w:proofErr w:type="spellEnd"/>
      <w:r>
        <w:t xml:space="preserve"> - </w:t>
      </w:r>
      <w:proofErr w:type="spellStart"/>
      <w:r>
        <w:t>NoSQL</w:t>
      </w:r>
      <w:proofErr w:type="spellEnd"/>
      <w:r>
        <w:t xml:space="preserve"> структурированных хранилищ данных в памяти СУБД;</w:t>
      </w:r>
    </w:p>
    <w:p w14:paraId="60610676" w14:textId="0D5F61D0" w:rsidR="00A25B0F" w:rsidRDefault="00A25B0F" w:rsidP="00023C66">
      <w:pPr>
        <w:pStyle w:val="My-1"/>
        <w:numPr>
          <w:ilvl w:val="0"/>
          <w:numId w:val="10"/>
        </w:numPr>
      </w:pPr>
      <w:r>
        <w:t xml:space="preserve"> </w:t>
      </w:r>
      <w:r w:rsidRPr="00CE5184">
        <w:rPr>
          <w:b/>
          <w:bCs/>
        </w:rPr>
        <w:t>Graylog</w:t>
      </w:r>
      <w:r>
        <w:t xml:space="preserve"> - сервер логгирования;</w:t>
      </w:r>
    </w:p>
    <w:p w14:paraId="0541C758" w14:textId="020A144F" w:rsidR="00A25B0F" w:rsidRDefault="00A25B0F" w:rsidP="00023C66">
      <w:pPr>
        <w:pStyle w:val="My-1"/>
        <w:numPr>
          <w:ilvl w:val="0"/>
          <w:numId w:val="10"/>
        </w:numPr>
      </w:pPr>
      <w:r>
        <w:t xml:space="preserve"> </w:t>
      </w:r>
      <w:proofErr w:type="spellStart"/>
      <w:r w:rsidRPr="00CE5184">
        <w:rPr>
          <w:b/>
          <w:bCs/>
        </w:rPr>
        <w:t>Grafana</w:t>
      </w:r>
      <w:proofErr w:type="spellEnd"/>
      <w:r>
        <w:t xml:space="preserve"> - среда визуализация</w:t>
      </w:r>
      <w:r w:rsidR="00E7500B">
        <w:t xml:space="preserve"> с подсистемой алертов</w:t>
      </w:r>
      <w:r>
        <w:t>;</w:t>
      </w:r>
    </w:p>
    <w:p w14:paraId="478932B7" w14:textId="15B2F650" w:rsidR="00A25B0F" w:rsidRDefault="00A25B0F" w:rsidP="00023C66">
      <w:pPr>
        <w:pStyle w:val="My-1"/>
        <w:numPr>
          <w:ilvl w:val="0"/>
          <w:numId w:val="10"/>
        </w:numPr>
      </w:pPr>
      <w:r>
        <w:t xml:space="preserve"> </w:t>
      </w:r>
      <w:proofErr w:type="spellStart"/>
      <w:r w:rsidRPr="00CE5184">
        <w:rPr>
          <w:b/>
          <w:bCs/>
        </w:rPr>
        <w:t>Mosquitto</w:t>
      </w:r>
      <w:proofErr w:type="spellEnd"/>
      <w:r>
        <w:t xml:space="preserve"> - брокер MQTT;</w:t>
      </w:r>
    </w:p>
    <w:p w14:paraId="756B75B6" w14:textId="5445C8AB" w:rsidR="00A25B0F" w:rsidRDefault="00A25B0F" w:rsidP="00023C66">
      <w:pPr>
        <w:pStyle w:val="My-1"/>
        <w:numPr>
          <w:ilvl w:val="0"/>
          <w:numId w:val="10"/>
        </w:numPr>
      </w:pPr>
      <w:r>
        <w:t xml:space="preserve"> </w:t>
      </w:r>
      <w:r w:rsidRPr="00CE5184">
        <w:rPr>
          <w:b/>
          <w:bCs/>
        </w:rPr>
        <w:t>MQTTX</w:t>
      </w:r>
      <w:r>
        <w:t xml:space="preserve"> - web клиент MQTT;</w:t>
      </w:r>
    </w:p>
    <w:p w14:paraId="368FC226" w14:textId="2AE9B32A" w:rsidR="00A25B0F" w:rsidRPr="00D371CD" w:rsidRDefault="00A25B0F" w:rsidP="00023C66">
      <w:pPr>
        <w:pStyle w:val="My-1"/>
        <w:numPr>
          <w:ilvl w:val="0"/>
          <w:numId w:val="10"/>
        </w:numPr>
      </w:pPr>
      <w:r w:rsidRPr="00D371CD">
        <w:t xml:space="preserve"> </w:t>
      </w:r>
      <w:proofErr w:type="spellStart"/>
      <w:r w:rsidRPr="00CE5184">
        <w:rPr>
          <w:b/>
          <w:bCs/>
          <w:lang w:val="en-US"/>
        </w:rPr>
        <w:t>RasAP</w:t>
      </w:r>
      <w:proofErr w:type="spellEnd"/>
      <w:r w:rsidRPr="00D371CD">
        <w:t xml:space="preserve"> - </w:t>
      </w:r>
      <w:r>
        <w:t>служба</w:t>
      </w:r>
      <w:r w:rsidRPr="00D371CD">
        <w:t xml:space="preserve"> </w:t>
      </w:r>
      <w:r w:rsidR="00F55906">
        <w:t xml:space="preserve">реализации точки доступа </w:t>
      </w:r>
      <w:r w:rsidRPr="00803B96">
        <w:rPr>
          <w:lang w:val="en-US"/>
        </w:rPr>
        <w:t>Wi</w:t>
      </w:r>
      <w:r w:rsidRPr="00D371CD">
        <w:t>-</w:t>
      </w:r>
      <w:r w:rsidRPr="00803B96">
        <w:rPr>
          <w:lang w:val="en-US"/>
        </w:rPr>
        <w:t>Fi</w:t>
      </w:r>
      <w:r w:rsidRPr="00D371CD">
        <w:t xml:space="preserve"> "</w:t>
      </w:r>
      <w:r w:rsidRPr="00803B96">
        <w:rPr>
          <w:lang w:val="en-US"/>
        </w:rPr>
        <w:t>hot</w:t>
      </w:r>
      <w:r w:rsidRPr="00D371CD">
        <w:t xml:space="preserve"> </w:t>
      </w:r>
      <w:r w:rsidRPr="00803B96">
        <w:rPr>
          <w:lang w:val="en-US"/>
        </w:rPr>
        <w:t>spot</w:t>
      </w:r>
      <w:proofErr w:type="gramStart"/>
      <w:r w:rsidRPr="00D371CD">
        <w:t>";</w:t>
      </w:r>
      <w:proofErr w:type="gramEnd"/>
    </w:p>
    <w:p w14:paraId="44180F89" w14:textId="246BF91D" w:rsidR="00A25B0F" w:rsidRPr="00116F8B" w:rsidRDefault="00A25B0F" w:rsidP="00023C66">
      <w:pPr>
        <w:pStyle w:val="My-1"/>
        <w:numPr>
          <w:ilvl w:val="0"/>
          <w:numId w:val="10"/>
        </w:numPr>
      </w:pPr>
      <w:r w:rsidRPr="00D371CD">
        <w:t xml:space="preserve"> </w:t>
      </w:r>
      <w:proofErr w:type="spellStart"/>
      <w:r w:rsidRPr="00CE5184">
        <w:rPr>
          <w:b/>
          <w:bCs/>
        </w:rPr>
        <w:t>Traefik</w:t>
      </w:r>
      <w:proofErr w:type="spellEnd"/>
      <w:r w:rsidRPr="00116F8B">
        <w:t xml:space="preserve"> </w:t>
      </w:r>
      <w:proofErr w:type="gramStart"/>
      <w:r w:rsidRPr="00116F8B">
        <w:t xml:space="preserve">-  </w:t>
      </w:r>
      <w:r>
        <w:t>реверс</w:t>
      </w:r>
      <w:proofErr w:type="gramEnd"/>
      <w:r w:rsidRPr="00116F8B">
        <w:t xml:space="preserve"> </w:t>
      </w:r>
      <w:r>
        <w:t>прокси</w:t>
      </w:r>
      <w:r w:rsidRPr="00116F8B">
        <w:t>;</w:t>
      </w:r>
    </w:p>
    <w:p w14:paraId="6A18CB8A" w14:textId="758EAB3D" w:rsidR="00A25B0F" w:rsidRPr="00116F8B" w:rsidRDefault="00A25B0F" w:rsidP="00023C66">
      <w:pPr>
        <w:pStyle w:val="My-1"/>
        <w:numPr>
          <w:ilvl w:val="0"/>
          <w:numId w:val="10"/>
        </w:numPr>
      </w:pPr>
      <w:r w:rsidRPr="00116F8B">
        <w:t xml:space="preserve"> </w:t>
      </w:r>
      <w:proofErr w:type="spellStart"/>
      <w:r w:rsidRPr="00CE5184">
        <w:rPr>
          <w:b/>
          <w:bCs/>
        </w:rPr>
        <w:t>Dnsmasq</w:t>
      </w:r>
      <w:proofErr w:type="spellEnd"/>
      <w:r w:rsidRPr="00116F8B">
        <w:t xml:space="preserve"> </w:t>
      </w:r>
      <w:r w:rsidR="00803B96">
        <w:t>–</w:t>
      </w:r>
      <w:r w:rsidRPr="00116F8B">
        <w:t xml:space="preserve"> </w:t>
      </w:r>
      <w:r w:rsidR="00803B96">
        <w:rPr>
          <w:lang w:val="en-US"/>
        </w:rPr>
        <w:t>DHCP</w:t>
      </w:r>
      <w:r w:rsidR="00803B96" w:rsidRPr="00803B96">
        <w:t xml:space="preserve"> </w:t>
      </w:r>
      <w:r w:rsidR="00803B96">
        <w:t xml:space="preserve">и </w:t>
      </w:r>
      <w:r w:rsidRPr="00116F8B">
        <w:t xml:space="preserve">DNS </w:t>
      </w:r>
      <w:r>
        <w:t>сервер</w:t>
      </w:r>
      <w:r w:rsidRPr="00116F8B">
        <w:t>;</w:t>
      </w:r>
    </w:p>
    <w:p w14:paraId="2DD4004D" w14:textId="5DF8D984" w:rsidR="00A25B0F" w:rsidRDefault="00A25B0F" w:rsidP="00023C66">
      <w:pPr>
        <w:pStyle w:val="My-1"/>
        <w:numPr>
          <w:ilvl w:val="0"/>
          <w:numId w:val="10"/>
        </w:numPr>
      </w:pPr>
      <w:r w:rsidRPr="00116F8B">
        <w:t xml:space="preserve"> </w:t>
      </w:r>
      <w:r w:rsidRPr="00CE5184">
        <w:rPr>
          <w:b/>
          <w:bCs/>
        </w:rPr>
        <w:t>NTP</w:t>
      </w:r>
      <w:r>
        <w:t xml:space="preserve"> - сервер </w:t>
      </w:r>
      <w:r w:rsidR="00803B96">
        <w:t xml:space="preserve">точного </w:t>
      </w:r>
      <w:r>
        <w:t>времени;</w:t>
      </w:r>
    </w:p>
    <w:p w14:paraId="7EA14384" w14:textId="0680D68C" w:rsidR="008A5792" w:rsidRDefault="008A5792" w:rsidP="00572CB1">
      <w:pPr>
        <w:pStyle w:val="My-1"/>
      </w:pPr>
      <w:r>
        <w:br w:type="page"/>
      </w:r>
    </w:p>
    <w:p w14:paraId="56FA6174" w14:textId="50A1CA14" w:rsidR="00792691" w:rsidRPr="008E4435" w:rsidRDefault="00273BAD" w:rsidP="00572CB1">
      <w:pPr>
        <w:pStyle w:val="My-4"/>
      </w:pPr>
      <w:bookmarkStart w:id="58" w:name="_Toc199179091"/>
      <w:bookmarkStart w:id="59" w:name="_Toc199179222"/>
      <w:bookmarkStart w:id="60" w:name="_Toc199238189"/>
      <w:bookmarkStart w:id="61" w:name="_Toc199239139"/>
      <w:bookmarkStart w:id="62" w:name="_Toc199239211"/>
      <w:bookmarkStart w:id="63" w:name="_Toc199239283"/>
      <w:bookmarkStart w:id="64" w:name="_Toc199239355"/>
      <w:bookmarkStart w:id="65" w:name="_Toc199239815"/>
      <w:bookmarkStart w:id="66" w:name="_Toc199239888"/>
      <w:bookmarkStart w:id="67" w:name="_Toc199239961"/>
      <w:bookmarkStart w:id="68" w:name="_Toc199240222"/>
      <w:bookmarkStart w:id="69" w:name="_Toc199240301"/>
      <w:bookmarkStart w:id="70" w:name="_Toc199255249"/>
      <w:bookmarkStart w:id="71" w:name="_Toc199257684"/>
      <w:bookmarkStart w:id="72" w:name="_Toc199257762"/>
      <w:bookmarkStart w:id="73" w:name="_Toc199257834"/>
      <w:bookmarkStart w:id="74" w:name="_Toc199323380"/>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lastRenderedPageBreak/>
        <w:t>3.6</w:t>
      </w:r>
      <w:r>
        <w:tab/>
      </w:r>
      <w:bookmarkStart w:id="75" w:name="_Toc199179092"/>
      <w:bookmarkStart w:id="76" w:name="_Toc199179223"/>
      <w:bookmarkStart w:id="77" w:name="_Toc199238190"/>
      <w:bookmarkStart w:id="78" w:name="_Toc199239140"/>
      <w:bookmarkStart w:id="79" w:name="_Toc199239212"/>
      <w:bookmarkStart w:id="80" w:name="_Toc199239284"/>
      <w:bookmarkStart w:id="81" w:name="_Toc199239356"/>
      <w:bookmarkStart w:id="82" w:name="_Toc199239816"/>
      <w:bookmarkStart w:id="83" w:name="_Toc199239889"/>
      <w:bookmarkStart w:id="84" w:name="_Toc199239962"/>
      <w:bookmarkStart w:id="85" w:name="_Toc199240223"/>
      <w:bookmarkStart w:id="86" w:name="_Toc199240302"/>
      <w:bookmarkStart w:id="87" w:name="_Toc199255250"/>
      <w:bookmarkStart w:id="88" w:name="_Toc199257685"/>
      <w:bookmarkStart w:id="89" w:name="_Toc199257763"/>
      <w:bookmarkStart w:id="90" w:name="_Toc199257835"/>
      <w:bookmarkStart w:id="91" w:name="_Toc199239213"/>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r w:rsidR="00792691" w:rsidRPr="008E4435">
        <w:t>ОПРЕДЕЛЕНИЕ ОСНОВНЫХ РИСКОВ ПРОЕКТА</w:t>
      </w:r>
      <w:bookmarkEnd w:id="74"/>
      <w:bookmarkEnd w:id="91"/>
    </w:p>
    <w:p w14:paraId="1D2EA57E" w14:textId="3713463C" w:rsidR="0041696B" w:rsidRPr="008E4435" w:rsidRDefault="0041696B" w:rsidP="0041696B">
      <w:pPr>
        <w:pStyle w:val="My-1"/>
      </w:pPr>
      <w:r w:rsidRPr="008E4435">
        <w:t xml:space="preserve"> </w:t>
      </w:r>
      <w:r w:rsidR="006B33FD" w:rsidRPr="008E4435">
        <w:t>На начальном этапе реализации э</w:t>
      </w:r>
      <w:r w:rsidR="007F6140" w:rsidRPr="008E4435">
        <w:t>тап</w:t>
      </w:r>
      <w:r w:rsidR="006B33FD" w:rsidRPr="008E4435">
        <w:t>е</w:t>
      </w:r>
      <w:r w:rsidR="007F6140" w:rsidRPr="008E4435">
        <w:t xml:space="preserve"> проекта перед разработчиками стояла </w:t>
      </w:r>
      <w:r w:rsidR="00A05B4B" w:rsidRPr="008E4435">
        <w:t xml:space="preserve">задача наиболее реалистично и точно определить </w:t>
      </w:r>
      <w:r w:rsidR="0076081B" w:rsidRPr="008E4435">
        <w:t>риски,</w:t>
      </w:r>
      <w:r w:rsidR="00A05B4B" w:rsidRPr="008E4435">
        <w:t xml:space="preserve"> которые будут стоять на пути успешно</w:t>
      </w:r>
      <w:r w:rsidR="00D56382" w:rsidRPr="008E4435">
        <w:t>й реализации проекта</w:t>
      </w:r>
      <w:r w:rsidR="0068548C" w:rsidRPr="008E4435">
        <w:t xml:space="preserve">, и подготовить набор задач направленных в рамках НИОКР </w:t>
      </w:r>
      <w:r w:rsidR="00EA596E" w:rsidRPr="008E4435">
        <w:t xml:space="preserve">на подтверждения рисков или </w:t>
      </w:r>
      <w:r w:rsidR="00427DC0" w:rsidRPr="008E4435">
        <w:t>вычеркивания их из списка «угроз» реализации проекта.</w:t>
      </w:r>
    </w:p>
    <w:p w14:paraId="6A661014" w14:textId="594D2326" w:rsidR="00427DC0" w:rsidRPr="008E4435" w:rsidRDefault="00EB0732" w:rsidP="000A47E0">
      <w:pPr>
        <w:pStyle w:val="My-1"/>
        <w:rPr>
          <w:rStyle w:val="hgkelc"/>
        </w:rPr>
      </w:pPr>
      <w:r w:rsidRPr="008E4435">
        <w:t>В списке рисков н</w:t>
      </w:r>
      <w:r w:rsidR="00886BFF" w:rsidRPr="008E4435">
        <w:t xml:space="preserve">а первом месте </w:t>
      </w:r>
      <w:r w:rsidR="00F073F5" w:rsidRPr="008E4435">
        <w:t xml:space="preserve">нами </w:t>
      </w:r>
      <w:r w:rsidR="00323737" w:rsidRPr="008E4435">
        <w:t xml:space="preserve">была поставлена угроза нехватки оперативной памяти </w:t>
      </w:r>
      <w:r w:rsidR="00364551" w:rsidRPr="008E4435">
        <w:t>при реализации фреймворка</w:t>
      </w:r>
      <w:r w:rsidR="008C43AB">
        <w:t xml:space="preserve"> </w:t>
      </w:r>
      <w:r w:rsidR="00A3774E">
        <w:t>"Horizon Automation PLC"</w:t>
      </w:r>
      <w:r w:rsidR="000C56C3">
        <w:t xml:space="preserve"> который будет непосредственно работать на микроконтроллере</w:t>
      </w:r>
      <w:r w:rsidR="00E77803" w:rsidRPr="008E4435">
        <w:t xml:space="preserve">. </w:t>
      </w:r>
    </w:p>
    <w:p w14:paraId="29AEEEC2" w14:textId="785A3E4C" w:rsidR="00886218" w:rsidRPr="008E4435" w:rsidRDefault="000A47E0" w:rsidP="0045611D">
      <w:pPr>
        <w:pStyle w:val="My-1"/>
        <w:rPr>
          <w:lang w:eastAsia="ru-RU"/>
        </w:rPr>
      </w:pPr>
      <w:r>
        <w:rPr>
          <w:rStyle w:val="hgkelc"/>
        </w:rPr>
        <w:t xml:space="preserve">Требование к мультиплатформенности ПЛК, </w:t>
      </w:r>
      <w:r w:rsidR="00886218" w:rsidRPr="008E4435">
        <w:rPr>
          <w:rStyle w:val="hgkelc"/>
        </w:rPr>
        <w:t xml:space="preserve">привело к </w:t>
      </w:r>
      <w:r w:rsidR="006E00FD" w:rsidRPr="008E4435">
        <w:rPr>
          <w:rStyle w:val="hgkelc"/>
        </w:rPr>
        <w:t>специфичным требованиям</w:t>
      </w:r>
      <w:r>
        <w:rPr>
          <w:rStyle w:val="hgkelc"/>
        </w:rPr>
        <w:t xml:space="preserve"> в части </w:t>
      </w:r>
      <w:r w:rsidR="00AF36EC" w:rsidRPr="008E4435">
        <w:rPr>
          <w:rStyle w:val="hgkelc"/>
        </w:rPr>
        <w:t>аппаратно</w:t>
      </w:r>
      <w:r>
        <w:rPr>
          <w:rStyle w:val="hgkelc"/>
        </w:rPr>
        <w:t>го</w:t>
      </w:r>
      <w:r w:rsidR="00AF36EC" w:rsidRPr="008E4435">
        <w:rPr>
          <w:rStyle w:val="hgkelc"/>
        </w:rPr>
        <w:t xml:space="preserve"> обеспечени</w:t>
      </w:r>
      <w:r>
        <w:rPr>
          <w:rStyle w:val="hgkelc"/>
        </w:rPr>
        <w:t>я</w:t>
      </w:r>
      <w:r w:rsidR="00A33EE4" w:rsidRPr="008E4435">
        <w:rPr>
          <w:rStyle w:val="hgkelc"/>
        </w:rPr>
        <w:t>.</w:t>
      </w:r>
      <w:r w:rsidR="00AF36EC" w:rsidRPr="008E4435">
        <w:rPr>
          <w:rStyle w:val="hgkelc"/>
        </w:rPr>
        <w:t xml:space="preserve"> Он</w:t>
      </w:r>
      <w:r w:rsidR="003F495B" w:rsidRPr="008E4435">
        <w:rPr>
          <w:rStyle w:val="hgkelc"/>
        </w:rPr>
        <w:t>о</w:t>
      </w:r>
      <w:r w:rsidR="00AF36EC" w:rsidRPr="008E4435">
        <w:rPr>
          <w:rStyle w:val="hgkelc"/>
        </w:rPr>
        <w:t xml:space="preserve"> </w:t>
      </w:r>
      <w:r w:rsidR="00383E0D" w:rsidRPr="008E4435">
        <w:rPr>
          <w:rStyle w:val="hgkelc"/>
        </w:rPr>
        <w:t>конкретизировалось</w:t>
      </w:r>
      <w:r w:rsidR="00AF36EC" w:rsidRPr="008E4435">
        <w:rPr>
          <w:rStyle w:val="hgkelc"/>
        </w:rPr>
        <w:t xml:space="preserve"> в </w:t>
      </w:r>
      <w:r w:rsidR="00F47A5E" w:rsidRPr="008E4435">
        <w:rPr>
          <w:rStyle w:val="hgkelc"/>
        </w:rPr>
        <w:t>том,</w:t>
      </w:r>
      <w:r w:rsidR="00AF36EC" w:rsidRPr="008E4435">
        <w:rPr>
          <w:rStyle w:val="hgkelc"/>
        </w:rPr>
        <w:t xml:space="preserve"> что </w:t>
      </w:r>
      <w:r w:rsidR="00383E0D" w:rsidRPr="008E4435">
        <w:rPr>
          <w:rStyle w:val="hgkelc"/>
        </w:rPr>
        <w:t xml:space="preserve">наш фреймворк должен иметь возможность выполнятся на микроконтроллерах архитектуры ARM и микроконтроллерах </w:t>
      </w:r>
      <w:r w:rsidR="003F495B" w:rsidRPr="008E4435">
        <w:rPr>
          <w:rStyle w:val="hgkelc"/>
        </w:rPr>
        <w:t xml:space="preserve">архитектуры </w:t>
      </w:r>
      <w:r w:rsidR="003F495B" w:rsidRPr="008E4435">
        <w:rPr>
          <w:lang w:eastAsia="ru-RU"/>
        </w:rPr>
        <w:t>TENSILICA XTENSA. Это совершенно разные микропроцессорные архитектуры</w:t>
      </w:r>
      <w:r w:rsidR="00F47A5E" w:rsidRPr="008E4435">
        <w:rPr>
          <w:lang w:eastAsia="ru-RU"/>
        </w:rPr>
        <w:t xml:space="preserve">, </w:t>
      </w:r>
      <w:r w:rsidR="003F495B" w:rsidRPr="008E4435">
        <w:rPr>
          <w:lang w:eastAsia="ru-RU"/>
        </w:rPr>
        <w:t>несовместимые</w:t>
      </w:r>
      <w:r w:rsidR="00F47A5E" w:rsidRPr="008E4435">
        <w:rPr>
          <w:lang w:eastAsia="ru-RU"/>
        </w:rPr>
        <w:t xml:space="preserve"> по системе команд и аппаратно.</w:t>
      </w:r>
      <w:r w:rsidR="00C008B5" w:rsidRPr="008E4435">
        <w:rPr>
          <w:lang w:eastAsia="ru-RU"/>
        </w:rPr>
        <w:t xml:space="preserve"> В </w:t>
      </w:r>
      <w:r w:rsidR="004A66D9" w:rsidRPr="008E4435">
        <w:rPr>
          <w:lang w:eastAsia="ru-RU"/>
        </w:rPr>
        <w:t xml:space="preserve">дальнейшем </w:t>
      </w:r>
      <w:r w:rsidR="00A84DC0" w:rsidRPr="008E4435">
        <w:rPr>
          <w:lang w:eastAsia="ru-RU"/>
        </w:rPr>
        <w:t xml:space="preserve">запланирована адаптация </w:t>
      </w:r>
      <w:r w:rsidR="00BE3EE2" w:rsidRPr="008E4435">
        <w:rPr>
          <w:lang w:eastAsia="ru-RU"/>
        </w:rPr>
        <w:t>фреймворк</w:t>
      </w:r>
      <w:r w:rsidR="00A84DC0" w:rsidRPr="008E4435">
        <w:rPr>
          <w:lang w:eastAsia="ru-RU"/>
        </w:rPr>
        <w:t xml:space="preserve">а под архитектуру </w:t>
      </w:r>
      <w:r w:rsidR="00BE3EE2" w:rsidRPr="008E4435">
        <w:rPr>
          <w:lang w:eastAsia="ru-RU"/>
        </w:rPr>
        <w:t>RISC-V</w:t>
      </w:r>
      <w:r w:rsidR="0045611D" w:rsidRPr="008E4435">
        <w:rPr>
          <w:lang w:eastAsia="ru-RU"/>
        </w:rPr>
        <w:t>.</w:t>
      </w:r>
    </w:p>
    <w:p w14:paraId="2E2404B2" w14:textId="4641AF76" w:rsidR="009459DE" w:rsidRDefault="00D078E4" w:rsidP="00B71EBD">
      <w:pPr>
        <w:pStyle w:val="My-1"/>
        <w:rPr>
          <w:lang w:eastAsia="ru-RU"/>
        </w:rPr>
      </w:pPr>
      <w:r w:rsidRPr="008E4435">
        <w:rPr>
          <w:lang w:eastAsia="ru-RU"/>
        </w:rPr>
        <w:t>Микроконтроллеры семейства ARM</w:t>
      </w:r>
      <w:r w:rsidR="007B4147" w:rsidRPr="008E4435">
        <w:rPr>
          <w:lang w:eastAsia="ru-RU"/>
        </w:rPr>
        <w:t>,</w:t>
      </w:r>
      <w:r w:rsidRPr="008E4435">
        <w:rPr>
          <w:lang w:eastAsia="ru-RU"/>
        </w:rPr>
        <w:t xml:space="preserve"> TENSILICA XTENSA</w:t>
      </w:r>
      <w:r w:rsidR="007B4147" w:rsidRPr="008E4435">
        <w:rPr>
          <w:lang w:eastAsia="ru-RU"/>
        </w:rPr>
        <w:t xml:space="preserve">, так </w:t>
      </w:r>
      <w:r w:rsidR="00353110" w:rsidRPr="008E4435">
        <w:rPr>
          <w:lang w:eastAsia="ru-RU"/>
        </w:rPr>
        <w:t>же,</w:t>
      </w:r>
      <w:r w:rsidR="007B4147" w:rsidRPr="008E4435">
        <w:rPr>
          <w:lang w:eastAsia="ru-RU"/>
        </w:rPr>
        <w:t xml:space="preserve"> как и все остальные присутствующие на рынке обладают известным свойством – их аппаратные ресурсы богаты функциональн</w:t>
      </w:r>
      <w:r w:rsidR="009459DE">
        <w:rPr>
          <w:lang w:eastAsia="ru-RU"/>
        </w:rPr>
        <w:t>ыми блоками</w:t>
      </w:r>
      <w:r w:rsidR="00353110" w:rsidRPr="008E4435">
        <w:rPr>
          <w:lang w:eastAsia="ru-RU"/>
        </w:rPr>
        <w:t>,</w:t>
      </w:r>
      <w:r w:rsidR="007B4147" w:rsidRPr="008E4435">
        <w:rPr>
          <w:lang w:eastAsia="ru-RU"/>
        </w:rPr>
        <w:t xml:space="preserve"> но</w:t>
      </w:r>
      <w:r w:rsidR="00E943D3" w:rsidRPr="008E4435">
        <w:rPr>
          <w:lang w:eastAsia="ru-RU"/>
        </w:rPr>
        <w:t xml:space="preserve"> обладают очень скромными </w:t>
      </w:r>
      <w:r w:rsidR="00C83838" w:rsidRPr="008E4435">
        <w:rPr>
          <w:lang w:eastAsia="ru-RU"/>
        </w:rPr>
        <w:t>ресурсами в части ПЗУ и ОЗУ</w:t>
      </w:r>
      <w:r w:rsidR="00353110" w:rsidRPr="008E4435">
        <w:rPr>
          <w:lang w:eastAsia="ru-RU"/>
        </w:rPr>
        <w:t xml:space="preserve">. </w:t>
      </w:r>
      <w:r w:rsidR="003D31A1" w:rsidRPr="008E4435">
        <w:rPr>
          <w:lang w:eastAsia="ru-RU"/>
        </w:rPr>
        <w:t xml:space="preserve">И как правило данный ресурс </w:t>
      </w:r>
      <w:r w:rsidR="008B5297">
        <w:rPr>
          <w:lang w:eastAsia="ru-RU"/>
        </w:rPr>
        <w:t>определен</w:t>
      </w:r>
      <w:r w:rsidR="003D31A1" w:rsidRPr="008E4435">
        <w:rPr>
          <w:lang w:eastAsia="ru-RU"/>
        </w:rPr>
        <w:t xml:space="preserve"> на уровне аппаратных </w:t>
      </w:r>
      <w:r w:rsidR="00745926" w:rsidRPr="008E4435">
        <w:rPr>
          <w:lang w:eastAsia="ru-RU"/>
        </w:rPr>
        <w:t>свойств микроконтроллера.</w:t>
      </w:r>
      <w:r w:rsidR="00540B01" w:rsidRPr="008E4435">
        <w:rPr>
          <w:lang w:eastAsia="ru-RU"/>
        </w:rPr>
        <w:t xml:space="preserve"> Это отличает микроконтроллеры </w:t>
      </w:r>
      <w:r w:rsidR="002A3EE6" w:rsidRPr="008E4435">
        <w:rPr>
          <w:lang w:eastAsia="ru-RU"/>
        </w:rPr>
        <w:t xml:space="preserve">о их старших братьев </w:t>
      </w:r>
      <w:r w:rsidR="00EB3840" w:rsidRPr="008E4435">
        <w:rPr>
          <w:lang w:eastAsia="ru-RU"/>
        </w:rPr>
        <w:t>–</w:t>
      </w:r>
      <w:r w:rsidR="002A3EE6" w:rsidRPr="008E4435">
        <w:rPr>
          <w:lang w:eastAsia="ru-RU"/>
        </w:rPr>
        <w:t xml:space="preserve"> ми</w:t>
      </w:r>
      <w:r w:rsidR="00EB3840" w:rsidRPr="008E4435">
        <w:rPr>
          <w:lang w:eastAsia="ru-RU"/>
        </w:rPr>
        <w:t>кропроцессоров.</w:t>
      </w:r>
    </w:p>
    <w:p w14:paraId="3F16D1A7" w14:textId="60F52645" w:rsidR="00BE3134" w:rsidRPr="008E4435" w:rsidRDefault="002D391B" w:rsidP="00B71EBD">
      <w:pPr>
        <w:pStyle w:val="My-1"/>
        <w:rPr>
          <w:lang w:eastAsia="ru-RU"/>
        </w:rPr>
      </w:pPr>
      <w:r w:rsidRPr="008E4435">
        <w:rPr>
          <w:lang w:eastAsia="ru-RU"/>
        </w:rPr>
        <w:t xml:space="preserve">На момент старта проекта </w:t>
      </w:r>
      <w:r w:rsidR="00D51698" w:rsidRPr="008E4435">
        <w:rPr>
          <w:lang w:eastAsia="ru-RU"/>
        </w:rPr>
        <w:t xml:space="preserve">исполнительная среда Espruino на базе которой </w:t>
      </w:r>
      <w:r w:rsidR="0003775F" w:rsidRPr="008E4435">
        <w:rPr>
          <w:lang w:eastAsia="ru-RU"/>
        </w:rPr>
        <w:t>реализуется,</w:t>
      </w:r>
      <w:r w:rsidR="00D51698" w:rsidRPr="008E4435">
        <w:rPr>
          <w:lang w:eastAsia="ru-RU"/>
        </w:rPr>
        <w:t xml:space="preserve"> </w:t>
      </w:r>
      <w:r w:rsidR="004D7B1F" w:rsidRPr="008E4435">
        <w:rPr>
          <w:lang w:eastAsia="ru-RU"/>
        </w:rPr>
        <w:t xml:space="preserve">ПО микропроцессорной части нашего фреймворка поддерживает </w:t>
      </w:r>
      <w:r w:rsidR="00D57E24" w:rsidRPr="008E4435">
        <w:rPr>
          <w:lang w:eastAsia="ru-RU"/>
        </w:rPr>
        <w:t xml:space="preserve">микроконтроллеры ARM семейства </w:t>
      </w:r>
      <w:r w:rsidR="00B71EBD">
        <w:rPr>
          <w:lang w:val="en-US" w:eastAsia="ru-RU"/>
        </w:rPr>
        <w:t>Cortex</w:t>
      </w:r>
      <w:r w:rsidR="001E68CF" w:rsidRPr="008E4435">
        <w:rPr>
          <w:lang w:eastAsia="ru-RU"/>
        </w:rPr>
        <w:t xml:space="preserve"> M4</w:t>
      </w:r>
      <w:r w:rsidR="00D57E24" w:rsidRPr="008E4435">
        <w:rPr>
          <w:lang w:eastAsia="ru-RU"/>
        </w:rPr>
        <w:t>, TENSILICA XTENSA</w:t>
      </w:r>
      <w:r w:rsidR="00B251C3" w:rsidRPr="008E4435">
        <w:rPr>
          <w:lang w:eastAsia="ru-RU"/>
        </w:rPr>
        <w:t xml:space="preserve"> семейства </w:t>
      </w:r>
      <w:r w:rsidR="00BC5E7A" w:rsidRPr="008E4435">
        <w:rPr>
          <w:lang w:eastAsia="ru-RU"/>
        </w:rPr>
        <w:t>L106, LX6.</w:t>
      </w:r>
      <w:r w:rsidR="00B254C1" w:rsidRPr="008E4435">
        <w:rPr>
          <w:lang w:eastAsia="ru-RU"/>
        </w:rPr>
        <w:t xml:space="preserve"> Объем доступной оперативной памяти </w:t>
      </w:r>
      <w:r w:rsidR="000C7083" w:rsidRPr="008E4435">
        <w:rPr>
          <w:lang w:eastAsia="ru-RU"/>
        </w:rPr>
        <w:t xml:space="preserve">у данных микроконтроллеров колеблется в районе 80…500 </w:t>
      </w:r>
      <w:proofErr w:type="spellStart"/>
      <w:r w:rsidR="000C7083" w:rsidRPr="008E4435">
        <w:rPr>
          <w:lang w:eastAsia="ru-RU"/>
        </w:rPr>
        <w:t>кБ</w:t>
      </w:r>
      <w:proofErr w:type="spellEnd"/>
      <w:r w:rsidR="000C7083" w:rsidRPr="008E4435">
        <w:rPr>
          <w:lang w:eastAsia="ru-RU"/>
        </w:rPr>
        <w:t xml:space="preserve">. </w:t>
      </w:r>
      <w:r w:rsidR="00D22458" w:rsidRPr="008E4435">
        <w:rPr>
          <w:lang w:eastAsia="ru-RU"/>
        </w:rPr>
        <w:t>Ситуация с ПЗУ</w:t>
      </w:r>
      <w:r w:rsidR="00D458E6" w:rsidRPr="008E4435">
        <w:rPr>
          <w:lang w:eastAsia="ru-RU"/>
        </w:rPr>
        <w:t xml:space="preserve"> рисков практически не представляет</w:t>
      </w:r>
      <w:r w:rsidR="00C87F38" w:rsidRPr="008E4435">
        <w:rPr>
          <w:lang w:eastAsia="ru-RU"/>
        </w:rPr>
        <w:t xml:space="preserve">, </w:t>
      </w:r>
      <w:proofErr w:type="gramStart"/>
      <w:r w:rsidR="00C87F38" w:rsidRPr="008E4435">
        <w:rPr>
          <w:lang w:eastAsia="ru-RU"/>
        </w:rPr>
        <w:t>т.к.</w:t>
      </w:r>
      <w:proofErr w:type="gramEnd"/>
      <w:r w:rsidR="00C87F38" w:rsidRPr="008E4435">
        <w:rPr>
          <w:lang w:eastAsia="ru-RU"/>
        </w:rPr>
        <w:t xml:space="preserve"> даже у самых нишевых представителей вышеуказанных семейств микроконтроллеров объем </w:t>
      </w:r>
      <w:r w:rsidR="0013308B" w:rsidRPr="008E4435">
        <w:rPr>
          <w:lang w:eastAsia="ru-RU"/>
        </w:rPr>
        <w:t xml:space="preserve">встроенной </w:t>
      </w:r>
      <w:r w:rsidR="00F4218A" w:rsidRPr="008E4435">
        <w:rPr>
          <w:lang w:eastAsia="ru-RU"/>
        </w:rPr>
        <w:t xml:space="preserve">в кристалл </w:t>
      </w:r>
      <w:r w:rsidR="00253456" w:rsidRPr="008E4435">
        <w:rPr>
          <w:lang w:eastAsia="ru-RU"/>
        </w:rPr>
        <w:t>флэш памяти может достигать мегабайт</w:t>
      </w:r>
      <w:r w:rsidR="000A0290" w:rsidRPr="008E4435">
        <w:rPr>
          <w:lang w:eastAsia="ru-RU"/>
        </w:rPr>
        <w:t xml:space="preserve"> и более</w:t>
      </w:r>
      <w:r w:rsidR="00253456" w:rsidRPr="008E4435">
        <w:rPr>
          <w:lang w:eastAsia="ru-RU"/>
        </w:rPr>
        <w:t xml:space="preserve">, что </w:t>
      </w:r>
      <w:r w:rsidR="00AB60BE" w:rsidRPr="008E4435">
        <w:rPr>
          <w:lang w:eastAsia="ru-RU"/>
        </w:rPr>
        <w:t>для современных задач,</w:t>
      </w:r>
      <w:r w:rsidR="006F3158" w:rsidRPr="008E4435">
        <w:rPr>
          <w:lang w:eastAsia="ru-RU"/>
        </w:rPr>
        <w:t xml:space="preserve"> выполняемых </w:t>
      </w:r>
      <w:r w:rsidR="00B71EBD" w:rsidRPr="008E4435">
        <w:rPr>
          <w:lang w:eastAsia="ru-RU"/>
        </w:rPr>
        <w:t>на микроконтроллерах,</w:t>
      </w:r>
      <w:r w:rsidR="006F3158" w:rsidRPr="008E4435">
        <w:rPr>
          <w:lang w:eastAsia="ru-RU"/>
        </w:rPr>
        <w:t xml:space="preserve"> </w:t>
      </w:r>
      <w:r w:rsidR="00F4218A" w:rsidRPr="008E4435">
        <w:rPr>
          <w:lang w:eastAsia="ru-RU"/>
        </w:rPr>
        <w:t>хватает как правило с запасом.</w:t>
      </w:r>
      <w:r w:rsidR="00F7379A" w:rsidRPr="008E4435">
        <w:rPr>
          <w:lang w:eastAsia="ru-RU"/>
        </w:rPr>
        <w:t xml:space="preserve"> </w:t>
      </w:r>
      <w:r w:rsidR="0011104A" w:rsidRPr="008E4435">
        <w:rPr>
          <w:lang w:eastAsia="ru-RU"/>
        </w:rPr>
        <w:t>К сожалению,</w:t>
      </w:r>
      <w:r w:rsidR="00F7379A" w:rsidRPr="008E4435">
        <w:rPr>
          <w:lang w:eastAsia="ru-RU"/>
        </w:rPr>
        <w:t xml:space="preserve"> такого с уверенностью нельзя сказать о ОЗУ</w:t>
      </w:r>
      <w:r w:rsidR="00B93D2A" w:rsidRPr="008E4435">
        <w:rPr>
          <w:lang w:eastAsia="ru-RU"/>
        </w:rPr>
        <w:t xml:space="preserve">. </w:t>
      </w:r>
      <w:r w:rsidR="0011104A" w:rsidRPr="008E4435">
        <w:rPr>
          <w:lang w:eastAsia="ru-RU"/>
        </w:rPr>
        <w:t>Пятьсот килобайт — это</w:t>
      </w:r>
      <w:r w:rsidR="00027294" w:rsidRPr="008E4435">
        <w:rPr>
          <w:lang w:eastAsia="ru-RU"/>
        </w:rPr>
        <w:t xml:space="preserve"> практически потолок встроенной оперативной памяти для современных микроконтроллеров указанных семейств.</w:t>
      </w:r>
    </w:p>
    <w:p w14:paraId="2DD279F2" w14:textId="5D8F4192" w:rsidR="00D078E4" w:rsidRPr="008E4435" w:rsidRDefault="007D5CF0" w:rsidP="00457E24">
      <w:pPr>
        <w:pStyle w:val="My-1"/>
      </w:pPr>
      <w:r w:rsidRPr="008E4435">
        <w:rPr>
          <w:lang w:eastAsia="ru-RU"/>
        </w:rPr>
        <w:t xml:space="preserve">Для программного обеспечения выполняемых на системах с исполнительными средами, такими как </w:t>
      </w:r>
      <w:proofErr w:type="spellStart"/>
      <w:r w:rsidRPr="008E4435">
        <w:rPr>
          <w:lang w:eastAsia="ru-RU"/>
        </w:rPr>
        <w:t>Espruino</w:t>
      </w:r>
      <w:proofErr w:type="spellEnd"/>
      <w:r w:rsidRPr="008E4435">
        <w:rPr>
          <w:lang w:eastAsia="ru-RU"/>
        </w:rPr>
        <w:t xml:space="preserve"> (язык </w:t>
      </w:r>
      <w:proofErr w:type="spellStart"/>
      <w:r w:rsidRPr="008E4435">
        <w:rPr>
          <w:lang w:eastAsia="ru-RU"/>
        </w:rPr>
        <w:t>Javascript</w:t>
      </w:r>
      <w:proofErr w:type="spellEnd"/>
      <w:r w:rsidRPr="008E4435">
        <w:rPr>
          <w:lang w:eastAsia="ru-RU"/>
        </w:rPr>
        <w:t>)</w:t>
      </w:r>
      <w:r w:rsidR="0003775F" w:rsidRPr="008E4435">
        <w:rPr>
          <w:lang w:eastAsia="ru-RU"/>
        </w:rPr>
        <w:t xml:space="preserve">, </w:t>
      </w:r>
      <w:proofErr w:type="spellStart"/>
      <w:r w:rsidR="000A0290" w:rsidRPr="008E4435">
        <w:rPr>
          <w:lang w:eastAsia="ru-RU"/>
        </w:rPr>
        <w:t>Micropython</w:t>
      </w:r>
      <w:proofErr w:type="spellEnd"/>
      <w:r w:rsidR="000A0290" w:rsidRPr="008E4435">
        <w:rPr>
          <w:lang w:eastAsia="ru-RU"/>
        </w:rPr>
        <w:t xml:space="preserve"> (язык Python) </w:t>
      </w:r>
      <w:r w:rsidR="00E22512" w:rsidRPr="008E4435">
        <w:rPr>
          <w:lang w:eastAsia="ru-RU"/>
        </w:rPr>
        <w:t xml:space="preserve">расход памяти происходит намного быстрее чем для таких </w:t>
      </w:r>
      <w:r w:rsidR="001C3399" w:rsidRPr="008E4435">
        <w:rPr>
          <w:lang w:eastAsia="ru-RU"/>
        </w:rPr>
        <w:t xml:space="preserve">языков и сред как C++. Это обратная сторона их достоинств </w:t>
      </w:r>
      <w:r w:rsidR="00B32B8E" w:rsidRPr="008E4435">
        <w:rPr>
          <w:lang w:eastAsia="ru-RU"/>
        </w:rPr>
        <w:t>перед такими</w:t>
      </w:r>
      <w:r w:rsidR="00F46859" w:rsidRPr="008E4435">
        <w:rPr>
          <w:lang w:eastAsia="ru-RU"/>
        </w:rPr>
        <w:t xml:space="preserve"> низкоуровневыми языками как C/C++.</w:t>
      </w:r>
      <w:r w:rsidR="005A44A4" w:rsidRPr="008E4435">
        <w:rPr>
          <w:lang w:eastAsia="ru-RU"/>
        </w:rPr>
        <w:t xml:space="preserve"> В связи с этим</w:t>
      </w:r>
      <w:r w:rsidR="00BE3134" w:rsidRPr="008E4435">
        <w:rPr>
          <w:lang w:eastAsia="ru-RU"/>
        </w:rPr>
        <w:t xml:space="preserve"> практически </w:t>
      </w:r>
      <w:r w:rsidR="00231CB5" w:rsidRPr="008E4435">
        <w:rPr>
          <w:lang w:eastAsia="ru-RU"/>
        </w:rPr>
        <w:t>невозможно</w:t>
      </w:r>
      <w:r w:rsidR="0009520A" w:rsidRPr="008E4435">
        <w:rPr>
          <w:lang w:eastAsia="ru-RU"/>
        </w:rPr>
        <w:t>,</w:t>
      </w:r>
      <w:r w:rsidR="005A44A4" w:rsidRPr="008E4435">
        <w:rPr>
          <w:lang w:eastAsia="ru-RU"/>
        </w:rPr>
        <w:t xml:space="preserve"> на начальном этапе предсказать сколько памяти </w:t>
      </w:r>
      <w:r w:rsidR="0009520A" w:rsidRPr="008E4435">
        <w:rPr>
          <w:lang w:eastAsia="ru-RU"/>
        </w:rPr>
        <w:t xml:space="preserve">останется доступной </w:t>
      </w:r>
      <w:r w:rsidR="00B32B8E" w:rsidRPr="008E4435">
        <w:rPr>
          <w:lang w:eastAsia="ru-RU"/>
        </w:rPr>
        <w:t>пользователю</w:t>
      </w:r>
      <w:r w:rsidR="0009520A" w:rsidRPr="008E4435">
        <w:rPr>
          <w:lang w:eastAsia="ru-RU"/>
        </w:rPr>
        <w:t xml:space="preserve">, </w:t>
      </w:r>
      <w:r w:rsidR="00A8053D" w:rsidRPr="008E4435">
        <w:rPr>
          <w:lang w:eastAsia="ru-RU"/>
        </w:rPr>
        <w:t xml:space="preserve">после </w:t>
      </w:r>
      <w:r w:rsidR="00457E24" w:rsidRPr="008E4435">
        <w:rPr>
          <w:lang w:eastAsia="ru-RU"/>
        </w:rPr>
        <w:t>развертывания Espruino и нашего фреймворка. Именно этот показатель был определен командой как главный риск проекта.</w:t>
      </w:r>
    </w:p>
    <w:p w14:paraId="21D815FF" w14:textId="6B3A1D88" w:rsidR="00427DC0" w:rsidRPr="008E4435" w:rsidRDefault="00457E24" w:rsidP="0041696B">
      <w:pPr>
        <w:pStyle w:val="My-1"/>
        <w:rPr>
          <w:lang w:eastAsia="ru-RU"/>
        </w:rPr>
      </w:pPr>
      <w:r w:rsidRPr="008E4435">
        <w:lastRenderedPageBreak/>
        <w:t xml:space="preserve">Для нивелирования </w:t>
      </w:r>
      <w:r w:rsidR="00951287" w:rsidRPr="008E4435">
        <w:t>риска, к сожалению,</w:t>
      </w:r>
      <w:r w:rsidR="00D70EC2" w:rsidRPr="008E4435">
        <w:t xml:space="preserve"> существует только один путь – разработать и протестировать </w:t>
      </w:r>
      <w:r w:rsidR="0053775D" w:rsidRPr="008E4435">
        <w:rPr>
          <w:lang w:eastAsia="ru-RU"/>
        </w:rPr>
        <w:t xml:space="preserve">фреймворк в объеме как можно ближе к его конечному виду чтобы при тестировании он потреблял не менее 80% от </w:t>
      </w:r>
      <w:r w:rsidR="008F7483" w:rsidRPr="008E4435">
        <w:rPr>
          <w:lang w:eastAsia="ru-RU"/>
        </w:rPr>
        <w:t xml:space="preserve">своего конечного </w:t>
      </w:r>
      <w:r w:rsidR="003879EC" w:rsidRPr="008E4435">
        <w:rPr>
          <w:lang w:eastAsia="ru-RU"/>
        </w:rPr>
        <w:t xml:space="preserve">вида. Тогда при тестах можно будет с уверенностью определить </w:t>
      </w:r>
      <w:r w:rsidR="008178E1" w:rsidRPr="008E4435">
        <w:rPr>
          <w:lang w:eastAsia="ru-RU"/>
        </w:rPr>
        <w:t>сколько останется оперативной памяти доступной пользователю</w:t>
      </w:r>
      <w:r w:rsidR="000469DC" w:rsidRPr="008E4435">
        <w:rPr>
          <w:lang w:eastAsia="ru-RU"/>
        </w:rPr>
        <w:t xml:space="preserve"> и является ли такой показатель </w:t>
      </w:r>
      <w:r w:rsidR="009457B6" w:rsidRPr="008E4435">
        <w:rPr>
          <w:lang w:eastAsia="ru-RU"/>
        </w:rPr>
        <w:t>коммерчески</w:t>
      </w:r>
      <w:r w:rsidR="000469DC" w:rsidRPr="008E4435">
        <w:rPr>
          <w:lang w:eastAsia="ru-RU"/>
        </w:rPr>
        <w:t xml:space="preserve"> успешным, или </w:t>
      </w:r>
      <w:r w:rsidR="009457B6" w:rsidRPr="008E4435">
        <w:rPr>
          <w:lang w:eastAsia="ru-RU"/>
        </w:rPr>
        <w:t>понадобится решать проблему с нехваткой ОЗУ.</w:t>
      </w:r>
    </w:p>
    <w:p w14:paraId="23AECBB3" w14:textId="347AB689" w:rsidR="009457B6" w:rsidRPr="008E4435" w:rsidRDefault="00436792" w:rsidP="0041696B">
      <w:pPr>
        <w:pStyle w:val="My-1"/>
        <w:rPr>
          <w:lang w:eastAsia="ru-RU"/>
        </w:rPr>
      </w:pPr>
      <w:r w:rsidRPr="008E4435">
        <w:rPr>
          <w:lang w:eastAsia="ru-RU"/>
        </w:rPr>
        <w:t xml:space="preserve">В результате данной ситуации </w:t>
      </w:r>
      <w:r w:rsidR="004D3DE9" w:rsidRPr="008E4435">
        <w:rPr>
          <w:lang w:eastAsia="ru-RU"/>
        </w:rPr>
        <w:t xml:space="preserve">у нас сложился план разработки первого этапа проекта, он требовал провести огромную работу, а именно не только разработать архитектурные </w:t>
      </w:r>
      <w:r w:rsidR="00D00AAB" w:rsidRPr="008E4435">
        <w:rPr>
          <w:lang w:eastAsia="ru-RU"/>
        </w:rPr>
        <w:t>решения,</w:t>
      </w:r>
      <w:r w:rsidR="004D3DE9" w:rsidRPr="008E4435">
        <w:rPr>
          <w:lang w:eastAsia="ru-RU"/>
        </w:rPr>
        <w:t xml:space="preserve"> но написать большой</w:t>
      </w:r>
      <w:r w:rsidR="008F64FA" w:rsidRPr="008E4435">
        <w:rPr>
          <w:lang w:eastAsia="ru-RU"/>
        </w:rPr>
        <w:t xml:space="preserve"> (</w:t>
      </w:r>
      <w:r w:rsidR="004D3DE9" w:rsidRPr="008E4435">
        <w:rPr>
          <w:lang w:eastAsia="ru-RU"/>
        </w:rPr>
        <w:t>как можно бол</w:t>
      </w:r>
      <w:r w:rsidR="008F64FA" w:rsidRPr="008E4435">
        <w:rPr>
          <w:lang w:eastAsia="ru-RU"/>
        </w:rPr>
        <w:t xml:space="preserve">ее большой) модулей фреймворка. Сюда входит как модули </w:t>
      </w:r>
      <w:r w:rsidR="00E856D0" w:rsidRPr="008E4435">
        <w:rPr>
          <w:lang w:eastAsia="ru-RU"/>
        </w:rPr>
        <w:t>системных</w:t>
      </w:r>
      <w:r w:rsidR="008F64FA" w:rsidRPr="008E4435">
        <w:rPr>
          <w:lang w:eastAsia="ru-RU"/>
        </w:rPr>
        <w:t xml:space="preserve"> </w:t>
      </w:r>
      <w:r w:rsidR="00E856D0" w:rsidRPr="008E4435">
        <w:rPr>
          <w:lang w:eastAsia="ru-RU"/>
        </w:rPr>
        <w:t>служб,</w:t>
      </w:r>
      <w:r w:rsidR="008F64FA" w:rsidRPr="008E4435">
        <w:rPr>
          <w:lang w:eastAsia="ru-RU"/>
        </w:rPr>
        <w:t xml:space="preserve"> так и драйвера </w:t>
      </w:r>
      <w:r w:rsidR="00E856D0" w:rsidRPr="008E4435">
        <w:rPr>
          <w:lang w:eastAsia="ru-RU"/>
        </w:rPr>
        <w:t xml:space="preserve">большого числа сенсоров и актуаторов поддержку которых </w:t>
      </w:r>
      <w:r w:rsidR="001C4BC2" w:rsidRPr="008E4435">
        <w:rPr>
          <w:lang w:eastAsia="ru-RU"/>
        </w:rPr>
        <w:t>необходимо</w:t>
      </w:r>
      <w:r w:rsidR="00E856D0" w:rsidRPr="008E4435">
        <w:rPr>
          <w:lang w:eastAsia="ru-RU"/>
        </w:rPr>
        <w:t xml:space="preserve"> </w:t>
      </w:r>
      <w:r w:rsidR="001C4BC2" w:rsidRPr="008E4435">
        <w:rPr>
          <w:lang w:eastAsia="ru-RU"/>
        </w:rPr>
        <w:t>обеспечить на первой фазе проекта.</w:t>
      </w:r>
    </w:p>
    <w:p w14:paraId="007E3F91" w14:textId="2F6C492C" w:rsidR="00D00AAB" w:rsidRPr="008E4435" w:rsidRDefault="00D00AAB" w:rsidP="0041696B">
      <w:pPr>
        <w:pStyle w:val="My-1"/>
        <w:rPr>
          <w:lang w:eastAsia="ru-RU"/>
        </w:rPr>
      </w:pPr>
      <w:r w:rsidRPr="008E4435">
        <w:rPr>
          <w:lang w:eastAsia="ru-RU"/>
        </w:rPr>
        <w:t xml:space="preserve">Далее будут подробно рассмотрены фазы реализации задач по разработке ПО системных </w:t>
      </w:r>
      <w:r w:rsidR="002605D9" w:rsidRPr="008E4435">
        <w:rPr>
          <w:lang w:eastAsia="ru-RU"/>
        </w:rPr>
        <w:t>модулей,</w:t>
      </w:r>
      <w:r w:rsidRPr="008E4435">
        <w:rPr>
          <w:lang w:eastAsia="ru-RU"/>
        </w:rPr>
        <w:t xml:space="preserve"> а также прикладных драйверов сенсоров и актуаторов поддержка которых идет из «коробки» </w:t>
      </w:r>
      <w:r w:rsidR="0026273B" w:rsidRPr="008E4435">
        <w:rPr>
          <w:lang w:eastAsia="ru-RU"/>
        </w:rPr>
        <w:t xml:space="preserve">вместе с нашим фреймворком, также будут представлены выводы как локальные по успешности реализации ПО модулей, так </w:t>
      </w:r>
      <w:r w:rsidR="00A51E49" w:rsidRPr="008E4435">
        <w:rPr>
          <w:lang w:eastAsia="ru-RU"/>
        </w:rPr>
        <w:t>и вывод п отношению ситуации с ОЗУ.</w:t>
      </w:r>
    </w:p>
    <w:p w14:paraId="2756F9C4" w14:textId="38E64741" w:rsidR="00184EFE" w:rsidRPr="008E4435" w:rsidRDefault="00F844DA" w:rsidP="009C02BB">
      <w:pPr>
        <w:pStyle w:val="My-1"/>
        <w:rPr>
          <w:lang w:eastAsia="ru-RU"/>
        </w:rPr>
      </w:pPr>
      <w:r w:rsidRPr="008E4435">
        <w:rPr>
          <w:lang w:eastAsia="ru-RU"/>
        </w:rPr>
        <w:t xml:space="preserve">Следующим по значимости риском </w:t>
      </w:r>
      <w:r w:rsidR="00F9417D" w:rsidRPr="008E4435">
        <w:rPr>
          <w:lang w:eastAsia="ru-RU"/>
        </w:rPr>
        <w:t xml:space="preserve">был определен риск проблем одновременной работы сетевых служб </w:t>
      </w:r>
      <w:r w:rsidR="00E1057B" w:rsidRPr="008E4435">
        <w:rPr>
          <w:lang w:eastAsia="ru-RU"/>
        </w:rPr>
        <w:t xml:space="preserve">фреймворка </w:t>
      </w:r>
      <w:r w:rsidR="00F9417D" w:rsidRPr="008E4435">
        <w:rPr>
          <w:lang w:eastAsia="ru-RU"/>
        </w:rPr>
        <w:t xml:space="preserve">которые должны быть разработаны </w:t>
      </w:r>
      <w:r w:rsidR="00E1057B" w:rsidRPr="008E4435">
        <w:rPr>
          <w:lang w:eastAsia="ru-RU"/>
        </w:rPr>
        <w:t>для коммуникаций</w:t>
      </w:r>
      <w:r w:rsidR="00052E4D" w:rsidRPr="008E4435">
        <w:rPr>
          <w:lang w:eastAsia="ru-RU"/>
        </w:rPr>
        <w:t>. Такими служба</w:t>
      </w:r>
      <w:r w:rsidR="00A26E3F" w:rsidRPr="008E4435">
        <w:rPr>
          <w:lang w:eastAsia="ru-RU"/>
        </w:rPr>
        <w:t xml:space="preserve">ми должны были стать </w:t>
      </w:r>
      <w:r w:rsidR="00DD6E5C" w:rsidRPr="008E4435">
        <w:rPr>
          <w:lang w:eastAsia="ru-RU"/>
        </w:rPr>
        <w:t>служба,</w:t>
      </w:r>
      <w:r w:rsidR="00A26E3F" w:rsidRPr="008E4435">
        <w:rPr>
          <w:lang w:eastAsia="ru-RU"/>
        </w:rPr>
        <w:t xml:space="preserve"> обеспечивающая </w:t>
      </w:r>
      <w:r w:rsidR="00F1388D" w:rsidRPr="008E4435">
        <w:rPr>
          <w:lang w:eastAsia="ru-RU"/>
        </w:rPr>
        <w:t>внешним серверам подписываться на практически любые события и</w:t>
      </w:r>
      <w:r w:rsidR="005C443E" w:rsidRPr="008E4435">
        <w:rPr>
          <w:lang w:eastAsia="ru-RU"/>
        </w:rPr>
        <w:t xml:space="preserve"> данные </w:t>
      </w:r>
      <w:r w:rsidR="00F1388D" w:rsidRPr="008E4435">
        <w:rPr>
          <w:lang w:eastAsia="ru-RU"/>
        </w:rPr>
        <w:t>генерир</w:t>
      </w:r>
      <w:r w:rsidR="00EC5597" w:rsidRPr="008E4435">
        <w:rPr>
          <w:lang w:eastAsia="ru-RU"/>
        </w:rPr>
        <w:t xml:space="preserve">уемые </w:t>
      </w:r>
      <w:r w:rsidR="005C443E" w:rsidRPr="008E4435">
        <w:rPr>
          <w:lang w:eastAsia="ru-RU"/>
        </w:rPr>
        <w:t xml:space="preserve">внутри нашего </w:t>
      </w:r>
      <w:r w:rsidR="0009520A" w:rsidRPr="008E4435">
        <w:rPr>
          <w:lang w:eastAsia="ru-RU"/>
        </w:rPr>
        <w:t>фреймворка</w:t>
      </w:r>
      <w:r w:rsidR="005C443E" w:rsidRPr="008E4435">
        <w:rPr>
          <w:lang w:eastAsia="ru-RU"/>
        </w:rPr>
        <w:t>.</w:t>
      </w:r>
      <w:r w:rsidR="0009520A" w:rsidRPr="008E4435">
        <w:rPr>
          <w:lang w:eastAsia="ru-RU"/>
        </w:rPr>
        <w:t xml:space="preserve"> Такая служба должна базироваться на связке из</w:t>
      </w:r>
      <w:r w:rsidR="00B71984" w:rsidRPr="008E4435">
        <w:rPr>
          <w:lang w:eastAsia="ru-RU"/>
        </w:rPr>
        <w:t xml:space="preserve"> –</w:t>
      </w:r>
      <w:r w:rsidR="0009520A" w:rsidRPr="008E4435">
        <w:rPr>
          <w:lang w:eastAsia="ru-RU"/>
        </w:rPr>
        <w:t xml:space="preserve"> Web</w:t>
      </w:r>
      <w:r w:rsidR="002A1DC5" w:rsidRPr="008E4435">
        <w:rPr>
          <w:lang w:eastAsia="ru-RU"/>
        </w:rPr>
        <w:t>S</w:t>
      </w:r>
      <w:r w:rsidR="0009520A" w:rsidRPr="008E4435">
        <w:rPr>
          <w:lang w:eastAsia="ru-RU"/>
        </w:rPr>
        <w:t>ocket сервера</w:t>
      </w:r>
      <w:r w:rsidR="00B71984" w:rsidRPr="008E4435">
        <w:rPr>
          <w:lang w:eastAsia="ru-RU"/>
        </w:rPr>
        <w:t>,</w:t>
      </w:r>
      <w:r w:rsidR="0009520A" w:rsidRPr="008E4435">
        <w:rPr>
          <w:lang w:eastAsia="ru-RU"/>
        </w:rPr>
        <w:t xml:space="preserve"> </w:t>
      </w:r>
      <w:r w:rsidR="002A1DC5" w:rsidRPr="008E4435">
        <w:rPr>
          <w:lang w:eastAsia="ru-RU"/>
        </w:rPr>
        <w:t>протокола нашей разработки LHP, на базе JSON структур</w:t>
      </w:r>
      <w:r w:rsidR="00B71984" w:rsidRPr="008E4435">
        <w:rPr>
          <w:lang w:eastAsia="ru-RU"/>
        </w:rPr>
        <w:t xml:space="preserve"> и </w:t>
      </w:r>
      <w:r w:rsidR="00B26BC2" w:rsidRPr="008E4435">
        <w:rPr>
          <w:lang w:eastAsia="ru-RU"/>
        </w:rPr>
        <w:t xml:space="preserve">трех служб которые должны обслуживать подписки от внешних серверов </w:t>
      </w:r>
      <w:r w:rsidR="003109E0" w:rsidRPr="008E4435">
        <w:rPr>
          <w:lang w:eastAsia="ru-RU"/>
        </w:rPr>
        <w:t>на услуги,</w:t>
      </w:r>
      <w:r w:rsidR="00AE44C8" w:rsidRPr="008E4435">
        <w:rPr>
          <w:lang w:eastAsia="ru-RU"/>
        </w:rPr>
        <w:t xml:space="preserve"> предоставляемые микропроцессорной системой</w:t>
      </w:r>
      <w:r w:rsidR="00184EFE" w:rsidRPr="008E4435">
        <w:rPr>
          <w:lang w:eastAsia="ru-RU"/>
        </w:rPr>
        <w:t xml:space="preserve">, параллельно с данным протоколом фреймворк должен обеспечить </w:t>
      </w:r>
      <w:r w:rsidR="009C02BB" w:rsidRPr="008E4435">
        <w:rPr>
          <w:lang w:eastAsia="ru-RU"/>
        </w:rPr>
        <w:t xml:space="preserve">работу MQTT сервера для </w:t>
      </w:r>
      <w:r w:rsidR="00DC225E" w:rsidRPr="008E4435">
        <w:rPr>
          <w:lang w:eastAsia="ru-RU"/>
        </w:rPr>
        <w:t>объёмна</w:t>
      </w:r>
      <w:r w:rsidR="009C02BB" w:rsidRPr="008E4435">
        <w:rPr>
          <w:lang w:eastAsia="ru-RU"/>
        </w:rPr>
        <w:t xml:space="preserve"> данными с внешними серверами по совершенно иному протоколу MQTT</w:t>
      </w:r>
      <w:r w:rsidR="00DC225E" w:rsidRPr="008E4435">
        <w:rPr>
          <w:lang w:eastAsia="ru-RU"/>
        </w:rPr>
        <w:t>.</w:t>
      </w:r>
    </w:p>
    <w:p w14:paraId="5924B6F4" w14:textId="40340956" w:rsidR="008E6B03" w:rsidRPr="008E4435" w:rsidRDefault="00A97E9C" w:rsidP="00230968">
      <w:pPr>
        <w:pStyle w:val="My-1"/>
        <w:rPr>
          <w:lang w:eastAsia="ru-RU"/>
        </w:rPr>
      </w:pPr>
      <w:r w:rsidRPr="008E4435">
        <w:rPr>
          <w:lang w:eastAsia="ru-RU"/>
        </w:rPr>
        <w:t xml:space="preserve">Основной риск здесь связан с особенностями реализации сетевого </w:t>
      </w:r>
      <w:r w:rsidR="00181B9F" w:rsidRPr="008E4435">
        <w:rPr>
          <w:lang w:eastAsia="ru-RU"/>
        </w:rPr>
        <w:t>интерфейса Wi-Fi, который в нашем проекте определен как основной для обеспечения связи с внешним миром</w:t>
      </w:r>
      <w:r w:rsidR="003109E0" w:rsidRPr="008E4435">
        <w:rPr>
          <w:lang w:eastAsia="ru-RU"/>
        </w:rPr>
        <w:t xml:space="preserve"> (но проблемы описанные далее относятся и к интерфейсу Ethernet, поддержка которого также обеспечивает наш фре</w:t>
      </w:r>
      <w:r w:rsidR="008E6B03" w:rsidRPr="008E4435">
        <w:rPr>
          <w:lang w:eastAsia="ru-RU"/>
        </w:rPr>
        <w:t>й</w:t>
      </w:r>
      <w:r w:rsidR="003109E0" w:rsidRPr="008E4435">
        <w:rPr>
          <w:lang w:eastAsia="ru-RU"/>
        </w:rPr>
        <w:t>мворк)</w:t>
      </w:r>
      <w:r w:rsidR="00994936" w:rsidRPr="008E4435">
        <w:rPr>
          <w:lang w:eastAsia="ru-RU"/>
        </w:rPr>
        <w:t>.</w:t>
      </w:r>
    </w:p>
    <w:p w14:paraId="1CFDB105" w14:textId="57A2D523" w:rsidR="00427DC0" w:rsidRPr="008E4435" w:rsidRDefault="00994936" w:rsidP="00B9369F">
      <w:pPr>
        <w:pStyle w:val="My-1"/>
        <w:rPr>
          <w:lang w:eastAsia="ru-RU"/>
        </w:rPr>
      </w:pPr>
      <w:r w:rsidRPr="008E4435">
        <w:rPr>
          <w:lang w:eastAsia="ru-RU"/>
        </w:rPr>
        <w:t xml:space="preserve">Суть проблемы в </w:t>
      </w:r>
      <w:r w:rsidR="008E6B03" w:rsidRPr="008E4435">
        <w:rPr>
          <w:lang w:eastAsia="ru-RU"/>
        </w:rPr>
        <w:t>том,</w:t>
      </w:r>
      <w:r w:rsidRPr="008E4435">
        <w:rPr>
          <w:lang w:eastAsia="ru-RU"/>
        </w:rPr>
        <w:t xml:space="preserve"> что сетевой стек протоколов TCP/IP весьма сложен и требует для своей работы производительного процессора </w:t>
      </w:r>
      <w:r w:rsidR="00230968" w:rsidRPr="008E4435">
        <w:rPr>
          <w:lang w:eastAsia="ru-RU"/>
        </w:rPr>
        <w:t xml:space="preserve">и значительный объема памяти, к этому добавляется стек Wi-Fi который также </w:t>
      </w:r>
      <w:r w:rsidR="005071E9" w:rsidRPr="008E4435">
        <w:rPr>
          <w:lang w:eastAsia="ru-RU"/>
        </w:rPr>
        <w:t xml:space="preserve">требует значительных ресурсов для своей работы. В связи с этим разработчики микроконтроллеров идут на </w:t>
      </w:r>
      <w:r w:rsidR="008E6B03" w:rsidRPr="008E4435">
        <w:rPr>
          <w:lang w:eastAsia="ru-RU"/>
        </w:rPr>
        <w:t>различные</w:t>
      </w:r>
      <w:r w:rsidR="005071E9" w:rsidRPr="008E4435">
        <w:rPr>
          <w:lang w:eastAsia="ru-RU"/>
        </w:rPr>
        <w:t xml:space="preserve"> </w:t>
      </w:r>
      <w:r w:rsidR="008E6B03" w:rsidRPr="008E4435">
        <w:rPr>
          <w:lang w:eastAsia="ru-RU"/>
        </w:rPr>
        <w:t>ухищрения</w:t>
      </w:r>
      <w:r w:rsidR="00EA2CB9" w:rsidRPr="008E4435">
        <w:rPr>
          <w:lang w:eastAsia="ru-RU"/>
        </w:rPr>
        <w:t xml:space="preserve"> и </w:t>
      </w:r>
      <w:r w:rsidR="008E6B03" w:rsidRPr="008E4435">
        <w:rPr>
          <w:lang w:eastAsia="ru-RU"/>
        </w:rPr>
        <w:t>оптимизации,</w:t>
      </w:r>
      <w:r w:rsidR="00EA2CB9" w:rsidRPr="008E4435">
        <w:rPr>
          <w:lang w:eastAsia="ru-RU"/>
        </w:rPr>
        <w:t xml:space="preserve"> которые ведут к определенной </w:t>
      </w:r>
      <w:r w:rsidR="008E6B03" w:rsidRPr="008E4435">
        <w:rPr>
          <w:lang w:eastAsia="ru-RU"/>
        </w:rPr>
        <w:t>ущербности</w:t>
      </w:r>
      <w:r w:rsidR="00EA2CB9" w:rsidRPr="008E4435">
        <w:rPr>
          <w:lang w:eastAsia="ru-RU"/>
        </w:rPr>
        <w:t xml:space="preserve"> работы сетевых служб на </w:t>
      </w:r>
      <w:r w:rsidR="008E6B03" w:rsidRPr="008E4435">
        <w:rPr>
          <w:lang w:eastAsia="ru-RU"/>
        </w:rPr>
        <w:t>скромных ресурсах микроконтроллеров.</w:t>
      </w:r>
      <w:r w:rsidR="005C0D0D" w:rsidRPr="008E4435">
        <w:rPr>
          <w:lang w:eastAsia="ru-RU"/>
        </w:rPr>
        <w:t xml:space="preserve"> Первым следствием таких мероприятий является сильно ограниченное количество </w:t>
      </w:r>
      <w:r w:rsidR="00AE504B" w:rsidRPr="008E4435">
        <w:rPr>
          <w:lang w:eastAsia="ru-RU"/>
        </w:rPr>
        <w:t>сетевых соединений,</w:t>
      </w:r>
      <w:r w:rsidR="005C0D0D" w:rsidRPr="008E4435">
        <w:rPr>
          <w:lang w:eastAsia="ru-RU"/>
        </w:rPr>
        <w:t xml:space="preserve"> одновременно поддерживаемых платформой</w:t>
      </w:r>
      <w:r w:rsidR="00B9369F" w:rsidRPr="008E4435">
        <w:rPr>
          <w:lang w:eastAsia="ru-RU"/>
        </w:rPr>
        <w:t xml:space="preserve">, на большинстве современных микроконтроллерах эта величина равняется </w:t>
      </w:r>
      <w:proofErr w:type="gramStart"/>
      <w:r w:rsidR="00AE504B" w:rsidRPr="008E4435">
        <w:rPr>
          <w:lang w:eastAsia="ru-RU"/>
        </w:rPr>
        <w:t>3</w:t>
      </w:r>
      <w:r w:rsidR="00F01E0D">
        <w:rPr>
          <w:lang w:eastAsia="ru-RU"/>
        </w:rPr>
        <w:t>-5</w:t>
      </w:r>
      <w:proofErr w:type="gramEnd"/>
      <w:r w:rsidR="00AE504B" w:rsidRPr="008E4435">
        <w:rPr>
          <w:lang w:eastAsia="ru-RU"/>
        </w:rPr>
        <w:t>.</w:t>
      </w:r>
    </w:p>
    <w:p w14:paraId="086961A1" w14:textId="4AF86161" w:rsidR="00AE504B" w:rsidRPr="008E4435" w:rsidRDefault="00AE504B" w:rsidP="00416FC8">
      <w:pPr>
        <w:pStyle w:val="My-1"/>
      </w:pPr>
      <w:r w:rsidRPr="008E4435">
        <w:rPr>
          <w:lang w:eastAsia="ru-RU"/>
        </w:rPr>
        <w:lastRenderedPageBreak/>
        <w:t xml:space="preserve">Вторая проблема заключается в </w:t>
      </w:r>
      <w:r w:rsidR="00F01E0D" w:rsidRPr="008E4435">
        <w:rPr>
          <w:lang w:eastAsia="ru-RU"/>
        </w:rPr>
        <w:t>том,</w:t>
      </w:r>
      <w:r w:rsidRPr="008E4435">
        <w:rPr>
          <w:lang w:eastAsia="ru-RU"/>
        </w:rPr>
        <w:t xml:space="preserve"> что </w:t>
      </w:r>
      <w:r w:rsidR="00E15305" w:rsidRPr="008E4435">
        <w:rPr>
          <w:lang w:eastAsia="ru-RU"/>
        </w:rPr>
        <w:t>микроконтроллер</w:t>
      </w:r>
      <w:r w:rsidR="005342C8">
        <w:rPr>
          <w:lang w:eastAsia="ru-RU"/>
        </w:rPr>
        <w:t>ы</w:t>
      </w:r>
      <w:r w:rsidR="00E15305" w:rsidRPr="008E4435">
        <w:rPr>
          <w:lang w:eastAsia="ru-RU"/>
        </w:rPr>
        <w:t xml:space="preserve"> ARM серии </w:t>
      </w:r>
      <w:r w:rsidR="000F71A9">
        <w:rPr>
          <w:lang w:val="en-US"/>
        </w:rPr>
        <w:t>Cortex</w:t>
      </w:r>
      <w:r w:rsidR="00E15305" w:rsidRPr="008E4435">
        <w:t xml:space="preserve"> M4, </w:t>
      </w:r>
      <w:r w:rsidR="0014719B" w:rsidRPr="008E4435">
        <w:t>которые поддерживает Espruino,</w:t>
      </w:r>
      <w:r w:rsidR="004E2101" w:rsidRPr="008E4435">
        <w:t xml:space="preserve"> практически не имеют в своем составе радиомодуль и </w:t>
      </w:r>
      <w:r w:rsidR="00416FC8" w:rsidRPr="008E4435">
        <w:t xml:space="preserve">соответственно поддержки Wi-Fi, а это означает что для проекта необходимо подобрать внешнюю поддержку Wi-Fi которая будет иметь неизвестный интерфейс и протокол взаимодействия, </w:t>
      </w:r>
      <w:r w:rsidR="00B631D5" w:rsidRPr="008E4435">
        <w:t>такая ситуация привносит неопределенности.</w:t>
      </w:r>
      <w:r w:rsidR="00231CB5" w:rsidRPr="008E4435">
        <w:tab/>
      </w:r>
    </w:p>
    <w:p w14:paraId="330569EB" w14:textId="20BA8C6A" w:rsidR="00231CB5" w:rsidRPr="008E4435" w:rsidRDefault="00231CB5" w:rsidP="003355EF">
      <w:pPr>
        <w:pStyle w:val="My-1"/>
        <w:rPr>
          <w:lang w:eastAsia="ru-RU"/>
        </w:rPr>
      </w:pPr>
      <w:r w:rsidRPr="008E4435">
        <w:t xml:space="preserve">Вторая поддерживаемая нами архитектура </w:t>
      </w:r>
      <w:r w:rsidRPr="008E4435">
        <w:rPr>
          <w:lang w:eastAsia="ru-RU"/>
        </w:rPr>
        <w:t>TENSILICA XTENSA семейства L</w:t>
      </w:r>
      <w:r w:rsidR="007D583A">
        <w:rPr>
          <w:lang w:val="en-US" w:eastAsia="ru-RU"/>
        </w:rPr>
        <w:t>X</w:t>
      </w:r>
      <w:r w:rsidRPr="008E4435">
        <w:rPr>
          <w:lang w:eastAsia="ru-RU"/>
        </w:rPr>
        <w:t xml:space="preserve">6, в лице кристалла </w:t>
      </w:r>
      <w:r w:rsidR="00CC5401" w:rsidRPr="008E4435">
        <w:rPr>
          <w:lang w:eastAsia="ru-RU"/>
        </w:rPr>
        <w:t xml:space="preserve">ESP32 напротив имеет на борту микроконтроллера радиомодуль и сетевой стек, но проблема ограниченного количества соединений – </w:t>
      </w:r>
      <w:r w:rsidR="007D583A" w:rsidRPr="007D583A">
        <w:rPr>
          <w:lang w:eastAsia="ru-RU"/>
        </w:rPr>
        <w:t>5</w:t>
      </w:r>
      <w:r w:rsidR="009E25F3" w:rsidRPr="008E4435">
        <w:rPr>
          <w:lang w:eastAsia="ru-RU"/>
        </w:rPr>
        <w:t xml:space="preserve"> там также </w:t>
      </w:r>
      <w:r w:rsidR="0059612B" w:rsidRPr="008E4435">
        <w:rPr>
          <w:lang w:eastAsia="ru-RU"/>
        </w:rPr>
        <w:t>присутствует</w:t>
      </w:r>
      <w:r w:rsidR="004D5D53" w:rsidRPr="008E4435">
        <w:rPr>
          <w:lang w:eastAsia="ru-RU"/>
        </w:rPr>
        <w:t xml:space="preserve">. К ней прибавляется проблема </w:t>
      </w:r>
      <w:r w:rsidR="00FB0E17" w:rsidRPr="008E4435">
        <w:rPr>
          <w:lang w:eastAsia="ru-RU"/>
        </w:rPr>
        <w:t>отбираемой</w:t>
      </w:r>
      <w:r w:rsidR="004D5D53" w:rsidRPr="008E4435">
        <w:rPr>
          <w:lang w:eastAsia="ru-RU"/>
        </w:rPr>
        <w:t xml:space="preserve"> </w:t>
      </w:r>
      <w:r w:rsidR="003355EF" w:rsidRPr="008E4435">
        <w:rPr>
          <w:lang w:eastAsia="ru-RU"/>
        </w:rPr>
        <w:t>оперативной памяти для нужд Wi-Fi, из и так не очень большого об</w:t>
      </w:r>
      <w:r w:rsidR="000C27F1" w:rsidRPr="008E4435">
        <w:rPr>
          <w:lang w:eastAsia="ru-RU"/>
        </w:rPr>
        <w:t>ъема памяти</w:t>
      </w:r>
      <w:r w:rsidR="008D34BB" w:rsidRPr="008E4435">
        <w:rPr>
          <w:lang w:eastAsia="ru-RU"/>
        </w:rPr>
        <w:t xml:space="preserve"> </w:t>
      </w:r>
      <w:r w:rsidR="007A6C6F">
        <w:rPr>
          <w:lang w:eastAsia="ru-RU"/>
        </w:rPr>
        <w:t xml:space="preserve">– </w:t>
      </w:r>
      <w:r w:rsidR="00126FED" w:rsidRPr="008E4435">
        <w:rPr>
          <w:lang w:eastAsia="ru-RU"/>
        </w:rPr>
        <w:t>порядка 500 кб.</w:t>
      </w:r>
    </w:p>
    <w:p w14:paraId="2FD4E19D" w14:textId="3DF19973" w:rsidR="00184EFE" w:rsidRPr="008E4435" w:rsidRDefault="00184EFE" w:rsidP="000650CC">
      <w:pPr>
        <w:pStyle w:val="My-1"/>
        <w:rPr>
          <w:lang w:eastAsia="ru-RU"/>
        </w:rPr>
      </w:pPr>
      <w:r w:rsidRPr="008E4435">
        <w:rPr>
          <w:lang w:eastAsia="ru-RU"/>
        </w:rPr>
        <w:t>Для нивелирования риска необходимо разработать все модули участвующие в формировании</w:t>
      </w:r>
      <w:r w:rsidR="0075278A" w:rsidRPr="008E4435">
        <w:rPr>
          <w:lang w:eastAsia="ru-RU"/>
        </w:rPr>
        <w:t xml:space="preserve"> процесса обмена информацией, разработать временные средства на стороне сервера (основной объем разработок серверных компонентов </w:t>
      </w:r>
      <w:r w:rsidR="00FB0E17" w:rsidRPr="008E4435">
        <w:rPr>
          <w:lang w:eastAsia="ru-RU"/>
        </w:rPr>
        <w:t xml:space="preserve">предусмотрен </w:t>
      </w:r>
      <w:r w:rsidR="003E6343" w:rsidRPr="008E4435">
        <w:rPr>
          <w:lang w:eastAsia="ru-RU"/>
        </w:rPr>
        <w:t xml:space="preserve">вторым этапом </w:t>
      </w:r>
      <w:r w:rsidR="00D13186" w:rsidRPr="008E4435">
        <w:rPr>
          <w:lang w:eastAsia="ru-RU"/>
        </w:rPr>
        <w:t>проекта)</w:t>
      </w:r>
      <w:r w:rsidR="0054286A" w:rsidRPr="008E4435">
        <w:rPr>
          <w:lang w:eastAsia="ru-RU"/>
        </w:rPr>
        <w:t xml:space="preserve"> и протестировать мно</w:t>
      </w:r>
      <w:r w:rsidR="000650CC" w:rsidRPr="008E4435">
        <w:rPr>
          <w:lang w:eastAsia="ru-RU"/>
        </w:rPr>
        <w:t xml:space="preserve">жественное соединение одновременно по двум прикладным </w:t>
      </w:r>
      <w:r w:rsidR="009A5990" w:rsidRPr="008E4435">
        <w:rPr>
          <w:lang w:eastAsia="ru-RU"/>
        </w:rPr>
        <w:t>п</w:t>
      </w:r>
      <w:r w:rsidR="000650CC" w:rsidRPr="008E4435">
        <w:rPr>
          <w:lang w:eastAsia="ru-RU"/>
        </w:rPr>
        <w:t>ротоколам WebSocket/LHP и MQTT.</w:t>
      </w:r>
      <w:r w:rsidR="009A5990" w:rsidRPr="008E4435">
        <w:rPr>
          <w:lang w:eastAsia="ru-RU"/>
        </w:rPr>
        <w:t xml:space="preserve"> Разработка соответствующих служб</w:t>
      </w:r>
      <w:r w:rsidR="00622122" w:rsidRPr="008E4435">
        <w:rPr>
          <w:lang w:eastAsia="ru-RU"/>
        </w:rPr>
        <w:t xml:space="preserve"> и результаты тестирования приведены далее в отчете.</w:t>
      </w:r>
    </w:p>
    <w:p w14:paraId="1897F137" w14:textId="297E2F57" w:rsidR="00FA6522" w:rsidRPr="008E4435" w:rsidRDefault="00614E5B" w:rsidP="007448FD">
      <w:pPr>
        <w:pStyle w:val="My-1"/>
        <w:rPr>
          <w:lang w:eastAsia="ru-RU"/>
        </w:rPr>
      </w:pPr>
      <w:r w:rsidRPr="008E4435">
        <w:rPr>
          <w:lang w:eastAsia="ru-RU"/>
        </w:rPr>
        <w:t>Третьим</w:t>
      </w:r>
      <w:r w:rsidR="00FA6522" w:rsidRPr="008E4435">
        <w:rPr>
          <w:lang w:eastAsia="ru-RU"/>
        </w:rPr>
        <w:t xml:space="preserve"> по значимости риском</w:t>
      </w:r>
      <w:r w:rsidR="007B24BD" w:rsidRPr="008E4435">
        <w:rPr>
          <w:lang w:eastAsia="ru-RU"/>
        </w:rPr>
        <w:t xml:space="preserve">, </w:t>
      </w:r>
      <w:r w:rsidRPr="008E4435">
        <w:rPr>
          <w:lang w:eastAsia="ru-RU"/>
        </w:rPr>
        <w:t xml:space="preserve">был определен риск не реализации перехвата </w:t>
      </w:r>
      <w:r w:rsidR="004B05CF" w:rsidRPr="008E4435">
        <w:rPr>
          <w:lang w:eastAsia="ru-RU"/>
        </w:rPr>
        <w:t xml:space="preserve">управления подсистемой </w:t>
      </w:r>
      <w:r w:rsidR="007B24BD" w:rsidRPr="008E4435">
        <w:rPr>
          <w:lang w:eastAsia="ru-RU"/>
        </w:rPr>
        <w:t>REPL</w:t>
      </w:r>
      <w:r w:rsidR="004B05CF" w:rsidRPr="008E4435">
        <w:rPr>
          <w:lang w:eastAsia="ru-RU"/>
        </w:rPr>
        <w:t xml:space="preserve"> Espruino. </w:t>
      </w:r>
      <w:r w:rsidR="00B005D6" w:rsidRPr="008E4435">
        <w:rPr>
          <w:lang w:eastAsia="ru-RU"/>
        </w:rPr>
        <w:t>Функция «переноса»</w:t>
      </w:r>
      <w:r w:rsidR="007448FD" w:rsidRPr="008E4435">
        <w:rPr>
          <w:lang w:eastAsia="ru-RU"/>
        </w:rPr>
        <w:t xml:space="preserve"> ввода команд REPL на сервер, а также получения отклика микропроцессорной системы на сервере </w:t>
      </w:r>
      <w:r w:rsidR="00694941" w:rsidRPr="008E4435">
        <w:rPr>
          <w:lang w:eastAsia="ru-RU"/>
        </w:rPr>
        <w:t xml:space="preserve">является ноу-хау проекта и невозможность реализовать такой функционал </w:t>
      </w:r>
      <w:r w:rsidR="00714CD7" w:rsidRPr="008E4435">
        <w:rPr>
          <w:lang w:eastAsia="ru-RU"/>
        </w:rPr>
        <w:t>нанес бы ущерб коммерческой привлекательности разрабатываемой платформе.</w:t>
      </w:r>
    </w:p>
    <w:p w14:paraId="30CCC62B" w14:textId="13D6F317" w:rsidR="007D583A" w:rsidRDefault="00DB2B70" w:rsidP="007D583A">
      <w:pPr>
        <w:pStyle w:val="My-1"/>
        <w:rPr>
          <w:lang w:eastAsia="ru-RU"/>
        </w:rPr>
      </w:pPr>
      <w:r w:rsidRPr="008E4435">
        <w:rPr>
          <w:lang w:eastAsia="ru-RU"/>
        </w:rPr>
        <w:t xml:space="preserve">Основная проблематика реализация такого функционала </w:t>
      </w:r>
      <w:r w:rsidR="00432FEA" w:rsidRPr="008E4435">
        <w:rPr>
          <w:lang w:eastAsia="ru-RU"/>
        </w:rPr>
        <w:t>состоя</w:t>
      </w:r>
      <w:r w:rsidR="003A4C6D" w:rsidRPr="008E4435">
        <w:rPr>
          <w:lang w:eastAsia="ru-RU"/>
        </w:rPr>
        <w:t xml:space="preserve">ла в </w:t>
      </w:r>
      <w:r w:rsidR="00774159" w:rsidRPr="008E4435">
        <w:rPr>
          <w:lang w:eastAsia="ru-RU"/>
        </w:rPr>
        <w:t>том,</w:t>
      </w:r>
      <w:r w:rsidR="003A4C6D" w:rsidRPr="008E4435">
        <w:rPr>
          <w:lang w:eastAsia="ru-RU"/>
        </w:rPr>
        <w:t xml:space="preserve"> что, перехват управления REPL это фактически в некоторой степени хакинг исполнительной системы Espruino. </w:t>
      </w:r>
      <w:r w:rsidR="007C78C7" w:rsidRPr="008E4435">
        <w:rPr>
          <w:lang w:eastAsia="ru-RU"/>
        </w:rPr>
        <w:t xml:space="preserve">Речь идет о этичном хакинге, </w:t>
      </w:r>
      <w:proofErr w:type="gramStart"/>
      <w:r w:rsidR="007C78C7" w:rsidRPr="008E4435">
        <w:rPr>
          <w:lang w:eastAsia="ru-RU"/>
        </w:rPr>
        <w:t>т.е.</w:t>
      </w:r>
      <w:proofErr w:type="gramEnd"/>
      <w:r w:rsidR="007C78C7" w:rsidRPr="008E4435">
        <w:rPr>
          <w:lang w:eastAsia="ru-RU"/>
        </w:rPr>
        <w:t xml:space="preserve"> допустимом изменении поведения системы. Но такая возможность </w:t>
      </w:r>
      <w:r w:rsidR="00933A01" w:rsidRPr="008E4435">
        <w:rPr>
          <w:lang w:eastAsia="ru-RU"/>
        </w:rPr>
        <w:t xml:space="preserve">не документирована и изначально не было найдено информации как это можно осуществить. </w:t>
      </w:r>
      <w:r w:rsidR="001636DD" w:rsidRPr="008E4435">
        <w:rPr>
          <w:lang w:eastAsia="ru-RU"/>
        </w:rPr>
        <w:t xml:space="preserve">Нивелирование риска возможно только </w:t>
      </w:r>
      <w:r w:rsidR="00C45BEE" w:rsidRPr="008E4435">
        <w:rPr>
          <w:lang w:eastAsia="ru-RU"/>
        </w:rPr>
        <w:t xml:space="preserve">попыткой реализовать </w:t>
      </w:r>
      <w:r w:rsidR="00824BE2" w:rsidRPr="008E4435">
        <w:rPr>
          <w:lang w:eastAsia="ru-RU"/>
        </w:rPr>
        <w:t xml:space="preserve">функцию </w:t>
      </w:r>
      <w:r w:rsidR="00C45BEE" w:rsidRPr="008E4435">
        <w:rPr>
          <w:lang w:eastAsia="ru-RU"/>
        </w:rPr>
        <w:t>на практике.</w:t>
      </w:r>
    </w:p>
    <w:p w14:paraId="5EF0CB2F" w14:textId="77777777" w:rsidR="007D583A" w:rsidRDefault="007D583A">
      <w:pPr>
        <w:rPr>
          <w:rFonts w:ascii="Times New Roman" w:hAnsi="Times New Roman"/>
          <w:sz w:val="28"/>
          <w:lang w:eastAsia="ru-RU"/>
        </w:rPr>
      </w:pPr>
      <w:r>
        <w:rPr>
          <w:lang w:eastAsia="ru-RU"/>
        </w:rPr>
        <w:br w:type="page"/>
      </w:r>
    </w:p>
    <w:p w14:paraId="768C5521" w14:textId="6718B6BA" w:rsidR="009D0C76" w:rsidRPr="00BC35EE" w:rsidRDefault="00787928" w:rsidP="002F0273">
      <w:pPr>
        <w:pStyle w:val="My-"/>
        <w:rPr>
          <w:lang w:val="en-US"/>
        </w:rPr>
      </w:pPr>
      <w:bookmarkStart w:id="92" w:name="_Toc199179225"/>
      <w:bookmarkStart w:id="93" w:name="_Toc199239214"/>
      <w:bookmarkStart w:id="94" w:name="_Toc199239358"/>
      <w:bookmarkStart w:id="95" w:name="_Toc199239964"/>
      <w:bookmarkStart w:id="96" w:name="_Toc199323381"/>
      <w:r w:rsidRPr="006A7526">
        <w:lastRenderedPageBreak/>
        <w:t>Этап</w:t>
      </w:r>
      <w:r w:rsidR="005010CE" w:rsidRPr="00BC35EE">
        <w:rPr>
          <w:lang w:val="en-US"/>
        </w:rPr>
        <w:t xml:space="preserve"> </w:t>
      </w:r>
      <w:r w:rsidR="00BC0D28" w:rsidRPr="00BC35EE">
        <w:rPr>
          <w:lang w:val="en-US"/>
        </w:rPr>
        <w:t>1.</w:t>
      </w:r>
      <w:bookmarkEnd w:id="92"/>
      <w:bookmarkEnd w:id="93"/>
      <w:bookmarkEnd w:id="94"/>
      <w:bookmarkEnd w:id="95"/>
      <w:r w:rsidR="00BC0D28" w:rsidRPr="00BC35EE">
        <w:rPr>
          <w:lang w:val="en-US"/>
        </w:rPr>
        <w:t xml:space="preserve"> </w:t>
      </w:r>
      <w:bookmarkStart w:id="97" w:name="_Toc199179226"/>
      <w:bookmarkStart w:id="98" w:name="_Toc199239215"/>
      <w:r w:rsidR="007255ED" w:rsidRPr="006A7526">
        <w:t>РАЗРАБОТКА</w:t>
      </w:r>
      <w:r w:rsidR="007255ED" w:rsidRPr="00BC35EE">
        <w:rPr>
          <w:lang w:val="en-US"/>
        </w:rPr>
        <w:t xml:space="preserve"> </w:t>
      </w:r>
      <w:r w:rsidR="007255ED" w:rsidRPr="006A7526">
        <w:t>ФРЕЙМВОРКА</w:t>
      </w:r>
      <w:r w:rsidR="007255ED" w:rsidRPr="00BC35EE">
        <w:rPr>
          <w:lang w:val="en-US"/>
        </w:rPr>
        <w:t xml:space="preserve"> "</w:t>
      </w:r>
      <w:r w:rsidR="00B6711D" w:rsidRPr="001F715B">
        <w:rPr>
          <w:lang w:val="fr-FR"/>
        </w:rPr>
        <w:t>HORIZON</w:t>
      </w:r>
      <w:r w:rsidR="005010CE" w:rsidRPr="00BC35EE">
        <w:rPr>
          <w:lang w:val="en-US"/>
        </w:rPr>
        <w:t xml:space="preserve"> </w:t>
      </w:r>
      <w:r w:rsidR="00B6711D" w:rsidRPr="001F715B">
        <w:rPr>
          <w:lang w:val="fr-FR"/>
        </w:rPr>
        <w:t>AUTOMATION</w:t>
      </w:r>
      <w:r w:rsidR="00B6711D" w:rsidRPr="00BC35EE">
        <w:rPr>
          <w:lang w:val="en-US"/>
        </w:rPr>
        <w:t xml:space="preserve"> </w:t>
      </w:r>
      <w:r w:rsidR="00B6711D" w:rsidRPr="001F715B">
        <w:rPr>
          <w:lang w:val="fr-FR"/>
        </w:rPr>
        <w:t>PLC</w:t>
      </w:r>
      <w:r w:rsidR="007255ED" w:rsidRPr="00BC35EE">
        <w:rPr>
          <w:lang w:val="en-US"/>
        </w:rPr>
        <w:t>"</w:t>
      </w:r>
      <w:bookmarkEnd w:id="96"/>
      <w:bookmarkEnd w:id="97"/>
      <w:bookmarkEnd w:id="98"/>
    </w:p>
    <w:p w14:paraId="6068C18F" w14:textId="69881D4D" w:rsidR="00657BF8" w:rsidRPr="00657BF8" w:rsidRDefault="00357C5F" w:rsidP="00572CB1">
      <w:pPr>
        <w:pStyle w:val="My-4"/>
      </w:pPr>
      <w:bookmarkStart w:id="99" w:name="_Toc199323382"/>
      <w:bookmarkStart w:id="100" w:name="_Toc199179227"/>
      <w:bookmarkStart w:id="101" w:name="_Toc199239216"/>
      <w:r>
        <w:t>4.1</w:t>
      </w:r>
      <w:r>
        <w:tab/>
      </w:r>
      <w:r w:rsidR="00657BF8" w:rsidRPr="00657BF8">
        <w:t>РАЗРАБОТКА МОДУЛЯ NETWORK</w:t>
      </w:r>
      <w:bookmarkEnd w:id="99"/>
    </w:p>
    <w:bookmarkEnd w:id="100"/>
    <w:bookmarkEnd w:id="101"/>
    <w:p w14:paraId="171A3DA7" w14:textId="557A2D65" w:rsidR="00BA0429" w:rsidRPr="008E4435" w:rsidRDefault="1617373A" w:rsidP="00057E09">
      <w:pPr>
        <w:pStyle w:val="My-1"/>
        <w:ind w:firstLine="567"/>
        <w:rPr>
          <w:rFonts w:eastAsia="Times New Roman" w:cs="Times New Roman"/>
          <w:color w:val="000000" w:themeColor="text1"/>
        </w:rPr>
      </w:pPr>
      <w:r>
        <w:t xml:space="preserve">В ходе разработки фреймворка "Horizon Automation </w:t>
      </w:r>
      <w:r w:rsidRPr="1617373A">
        <w:rPr>
          <w:lang w:val="en-US"/>
        </w:rPr>
        <w:t>PLC</w:t>
      </w:r>
      <w:r>
        <w:t xml:space="preserve">" требовалось создать службу, обеспечивающую передачу информации по сети с использованием протокола TCP/IP. Служба должна поддерживать </w:t>
      </w:r>
      <w:r w:rsidR="00C64A75">
        <w:t>физические</w:t>
      </w:r>
      <w:r>
        <w:t xml:space="preserve"> среды передачи WiFi и Ethernet.</w:t>
      </w:r>
    </w:p>
    <w:p w14:paraId="595797DC" w14:textId="0301F2EE" w:rsidR="00BA0429" w:rsidRPr="008E4435" w:rsidRDefault="1617373A" w:rsidP="006F14FB">
      <w:pPr>
        <w:pStyle w:val="My-1"/>
        <w:ind w:firstLine="567"/>
        <w:rPr>
          <w:rFonts w:eastAsia="Times New Roman" w:cs="Times New Roman"/>
          <w:color w:val="000000" w:themeColor="text1"/>
        </w:rPr>
      </w:pPr>
      <w:r w:rsidRPr="1617373A">
        <w:rPr>
          <w:rFonts w:eastAsia="Times New Roman" w:cs="Times New Roman"/>
          <w:color w:val="000000" w:themeColor="text1"/>
        </w:rPr>
        <w:t xml:space="preserve">В ходе выполнения задачи был </w:t>
      </w:r>
      <w:r w:rsidR="00C64A75">
        <w:rPr>
          <w:rFonts w:eastAsia="Times New Roman" w:cs="Times New Roman"/>
          <w:color w:val="000000" w:themeColor="text1"/>
        </w:rPr>
        <w:t xml:space="preserve">разработан </w:t>
      </w:r>
      <w:proofErr w:type="gramStart"/>
      <w:r w:rsidR="00C64A75">
        <w:rPr>
          <w:rFonts w:eastAsia="Times New Roman" w:cs="Times New Roman"/>
          <w:color w:val="000000" w:themeColor="text1"/>
        </w:rPr>
        <w:t xml:space="preserve">формат </w:t>
      </w:r>
      <w:r w:rsidRPr="1617373A">
        <w:rPr>
          <w:rFonts w:eastAsia="Times New Roman" w:cs="Times New Roman"/>
          <w:color w:val="000000" w:themeColor="text1"/>
        </w:rPr>
        <w:t xml:space="preserve"> </w:t>
      </w:r>
      <w:r w:rsidR="00C64A75" w:rsidRPr="1617373A">
        <w:rPr>
          <w:rFonts w:eastAsia="Times New Roman" w:cs="Times New Roman"/>
          <w:color w:val="000000" w:themeColor="text1"/>
        </w:rPr>
        <w:t>конфигурационно</w:t>
      </w:r>
      <w:r w:rsidR="00C64A75">
        <w:rPr>
          <w:rFonts w:eastAsia="Times New Roman" w:cs="Times New Roman"/>
          <w:color w:val="000000" w:themeColor="text1"/>
        </w:rPr>
        <w:t>го</w:t>
      </w:r>
      <w:proofErr w:type="gramEnd"/>
      <w:r w:rsidR="00C64A75">
        <w:rPr>
          <w:rFonts w:eastAsia="Times New Roman" w:cs="Times New Roman"/>
          <w:color w:val="000000" w:themeColor="text1"/>
        </w:rPr>
        <w:t xml:space="preserve"> </w:t>
      </w:r>
      <w:r w:rsidRPr="1617373A">
        <w:rPr>
          <w:rFonts w:eastAsia="Times New Roman" w:cs="Times New Roman"/>
          <w:color w:val="000000" w:themeColor="text1"/>
        </w:rPr>
        <w:t>файл</w:t>
      </w:r>
      <w:r w:rsidR="00C64A75">
        <w:rPr>
          <w:rFonts w:eastAsia="Times New Roman" w:cs="Times New Roman"/>
          <w:color w:val="000000" w:themeColor="text1"/>
        </w:rPr>
        <w:t>а</w:t>
      </w:r>
      <w:r w:rsidRPr="1617373A">
        <w:rPr>
          <w:rFonts w:eastAsia="Times New Roman" w:cs="Times New Roman"/>
          <w:color w:val="000000" w:themeColor="text1"/>
        </w:rPr>
        <w:t xml:space="preserve">, работающий в тандеме со службой </w:t>
      </w:r>
      <w:r w:rsidR="006F14FB">
        <w:rPr>
          <w:rFonts w:eastAsia="Times New Roman" w:cs="Times New Roman"/>
          <w:color w:val="000000" w:themeColor="text1"/>
          <w:lang w:val="en-US"/>
        </w:rPr>
        <w:t>N</w:t>
      </w:r>
      <w:proofErr w:type="spellStart"/>
      <w:r w:rsidRPr="1617373A">
        <w:rPr>
          <w:rFonts w:eastAsia="Times New Roman" w:cs="Times New Roman"/>
          <w:color w:val="000000" w:themeColor="text1"/>
        </w:rPr>
        <w:t>etwork</w:t>
      </w:r>
      <w:proofErr w:type="spellEnd"/>
      <w:r w:rsidRPr="1617373A">
        <w:rPr>
          <w:rFonts w:eastAsia="Times New Roman" w:cs="Times New Roman"/>
          <w:color w:val="000000" w:themeColor="text1"/>
        </w:rPr>
        <w:t xml:space="preserve">, в </w:t>
      </w:r>
      <w:r w:rsidR="7EFAFF3F" w:rsidRPr="7EFAFF3F">
        <w:rPr>
          <w:rFonts w:eastAsia="Times New Roman" w:cs="Times New Roman"/>
          <w:color w:val="000000" w:themeColor="text1"/>
        </w:rPr>
        <w:t>котором</w:t>
      </w:r>
      <w:r w:rsidRPr="1617373A">
        <w:rPr>
          <w:rFonts w:eastAsia="Times New Roman" w:cs="Times New Roman"/>
          <w:color w:val="000000" w:themeColor="text1"/>
        </w:rPr>
        <w:t xml:space="preserve"> пользователь определяет </w:t>
      </w:r>
      <w:r w:rsidR="00C64A75">
        <w:rPr>
          <w:rFonts w:eastAsia="Times New Roman" w:cs="Times New Roman"/>
          <w:color w:val="000000" w:themeColor="text1"/>
        </w:rPr>
        <w:t xml:space="preserve">сетевые </w:t>
      </w:r>
      <w:proofErr w:type="gramStart"/>
      <w:r w:rsidR="00C64A75">
        <w:rPr>
          <w:rFonts w:eastAsia="Times New Roman" w:cs="Times New Roman"/>
          <w:color w:val="000000" w:themeColor="text1"/>
        </w:rPr>
        <w:t xml:space="preserve">параметры </w:t>
      </w:r>
      <w:r w:rsidRPr="1617373A">
        <w:rPr>
          <w:rFonts w:eastAsia="Times New Roman" w:cs="Times New Roman"/>
          <w:color w:val="000000" w:themeColor="text1"/>
        </w:rPr>
        <w:t>,</w:t>
      </w:r>
      <w:proofErr w:type="gramEnd"/>
      <w:r w:rsidRPr="1617373A">
        <w:rPr>
          <w:rFonts w:eastAsia="Times New Roman" w:cs="Times New Roman"/>
          <w:color w:val="000000" w:themeColor="text1"/>
        </w:rPr>
        <w:t xml:space="preserve"> а также дополнительные настройки, такие как использование статического IP-адреса, настройки шин и включение режима сканирования</w:t>
      </w:r>
      <w:r w:rsidR="00C64A75">
        <w:rPr>
          <w:rFonts w:eastAsia="Times New Roman" w:cs="Times New Roman"/>
          <w:color w:val="000000" w:themeColor="text1"/>
        </w:rPr>
        <w:t xml:space="preserve"> и </w:t>
      </w:r>
      <w:proofErr w:type="gramStart"/>
      <w:r w:rsidR="00C64A75">
        <w:rPr>
          <w:rFonts w:eastAsia="Times New Roman" w:cs="Times New Roman"/>
          <w:color w:val="000000" w:themeColor="text1"/>
        </w:rPr>
        <w:t>т.д</w:t>
      </w:r>
      <w:r w:rsidRPr="1617373A">
        <w:rPr>
          <w:rFonts w:eastAsia="Times New Roman" w:cs="Times New Roman"/>
          <w:color w:val="000000" w:themeColor="text1"/>
        </w:rPr>
        <w:t>.</w:t>
      </w:r>
      <w:proofErr w:type="gramEnd"/>
      <w:r w:rsidRPr="1617373A">
        <w:rPr>
          <w:rFonts w:eastAsia="Times New Roman" w:cs="Times New Roman"/>
          <w:color w:val="000000" w:themeColor="text1"/>
        </w:rPr>
        <w:t xml:space="preserve"> </w:t>
      </w:r>
      <w:r w:rsidR="7EFAFF3F" w:rsidRPr="7EFAFF3F">
        <w:rPr>
          <w:rFonts w:eastAsia="Times New Roman" w:cs="Times New Roman"/>
          <w:color w:val="000000" w:themeColor="text1"/>
        </w:rPr>
        <w:t xml:space="preserve">Получая конфигурацию из этого файла, происходит попытка установить соединение к выбранной точке доступа </w:t>
      </w:r>
      <w:r w:rsidR="151751C1" w:rsidRPr="151751C1">
        <w:rPr>
          <w:rFonts w:eastAsia="Times New Roman" w:cs="Times New Roman"/>
          <w:color w:val="000000" w:themeColor="text1"/>
        </w:rPr>
        <w:t>указанным методом. Служба также учитывает особенности чипа, на котором запущен</w:t>
      </w:r>
      <w:r w:rsidR="7EFAFF3F" w:rsidRPr="7EFAFF3F">
        <w:rPr>
          <w:rFonts w:eastAsia="Times New Roman" w:cs="Times New Roman"/>
          <w:color w:val="000000" w:themeColor="text1"/>
        </w:rPr>
        <w:t xml:space="preserve"> </w:t>
      </w:r>
      <w:r w:rsidR="7324CAD6" w:rsidRPr="7324CAD6">
        <w:rPr>
          <w:rFonts w:eastAsia="Times New Roman" w:cs="Times New Roman"/>
          <w:color w:val="000000" w:themeColor="text1"/>
        </w:rPr>
        <w:t xml:space="preserve">фреймворк, в случае запуска WiFi - </w:t>
      </w:r>
      <w:r w:rsidR="5648E026" w:rsidRPr="5648E026">
        <w:rPr>
          <w:rFonts w:eastAsia="Times New Roman" w:cs="Times New Roman"/>
          <w:color w:val="000000" w:themeColor="text1"/>
        </w:rPr>
        <w:t xml:space="preserve">в архитектуре TENSILICA ESP32 </w:t>
      </w:r>
      <w:r w:rsidR="1DD50C7C" w:rsidRPr="1DD50C7C">
        <w:rPr>
          <w:rFonts w:eastAsia="Times New Roman" w:cs="Times New Roman"/>
          <w:color w:val="000000" w:themeColor="text1"/>
        </w:rPr>
        <w:t>предусмотрен программный модуль, автоматически определяющий шину и её характеристики при подключении к беспроводной сети.</w:t>
      </w:r>
    </w:p>
    <w:p w14:paraId="31C7A969" w14:textId="1D44B68A" w:rsidR="1DD50C7C" w:rsidRDefault="1DD50C7C" w:rsidP="1DD50C7C">
      <w:pPr>
        <w:pStyle w:val="My-1"/>
        <w:ind w:firstLine="567"/>
        <w:rPr>
          <w:rFonts w:eastAsia="Times New Roman" w:cs="Times New Roman"/>
          <w:color w:val="000000" w:themeColor="text1"/>
        </w:rPr>
      </w:pPr>
      <w:r w:rsidRPr="1DD50C7C">
        <w:rPr>
          <w:rFonts w:eastAsia="Times New Roman" w:cs="Times New Roman"/>
          <w:color w:val="000000" w:themeColor="text1"/>
        </w:rPr>
        <w:t>При инициализации служба выполняет следующие шаги:</w:t>
      </w:r>
    </w:p>
    <w:p w14:paraId="3A7BC938" w14:textId="16BC8456" w:rsidR="1DD50C7C" w:rsidRPr="00B37933" w:rsidRDefault="005B5430" w:rsidP="00572CB1">
      <w:pPr>
        <w:pStyle w:val="My-1"/>
        <w:numPr>
          <w:ilvl w:val="3"/>
          <w:numId w:val="16"/>
        </w:numPr>
        <w:ind w:left="1135" w:hanging="284"/>
      </w:pPr>
      <w:r w:rsidRPr="00B37933">
        <w:t xml:space="preserve">Чтение </w:t>
      </w:r>
      <w:r w:rsidR="1DD50C7C" w:rsidRPr="00B37933">
        <w:t>конфигурации из файла и определение среды передачи - WiFi или Ethernet;</w:t>
      </w:r>
    </w:p>
    <w:p w14:paraId="086AC717" w14:textId="50849437" w:rsidR="1DD50C7C" w:rsidRPr="00572CB1" w:rsidRDefault="1DD50C7C" w:rsidP="00572CB1">
      <w:pPr>
        <w:pStyle w:val="My-1"/>
        <w:numPr>
          <w:ilvl w:val="3"/>
          <w:numId w:val="16"/>
        </w:numPr>
        <w:ind w:left="1135" w:hanging="284"/>
      </w:pPr>
      <w:r w:rsidRPr="00572CB1">
        <w:t xml:space="preserve">Настройка </w:t>
      </w:r>
      <w:r w:rsidR="005B5430" w:rsidRPr="00572CB1">
        <w:t xml:space="preserve">аппаратной </w:t>
      </w:r>
      <w:r w:rsidRPr="00572CB1">
        <w:t>шины, если требуется;</w:t>
      </w:r>
    </w:p>
    <w:p w14:paraId="35556534" w14:textId="73AD4923" w:rsidR="1DD50C7C" w:rsidRPr="00572CB1" w:rsidRDefault="1DD50C7C" w:rsidP="00572CB1">
      <w:pPr>
        <w:pStyle w:val="My-1"/>
        <w:numPr>
          <w:ilvl w:val="3"/>
          <w:numId w:val="16"/>
        </w:numPr>
        <w:ind w:left="1135" w:hanging="284"/>
      </w:pPr>
      <w:r w:rsidRPr="00572CB1">
        <w:t>Если используется WiFi и в конфигурации указано сканирование, то производится поиск сетей</w:t>
      </w:r>
      <w:r w:rsidR="005B5430" w:rsidRPr="00572CB1">
        <w:t xml:space="preserve"> для подключения</w:t>
      </w:r>
      <w:r w:rsidRPr="00572CB1">
        <w:t>;</w:t>
      </w:r>
    </w:p>
    <w:p w14:paraId="6EE82CF0" w14:textId="2DE6A891" w:rsidR="1DD50C7C" w:rsidRPr="00572CB1" w:rsidRDefault="1DD50C7C" w:rsidP="00572CB1">
      <w:pPr>
        <w:pStyle w:val="My-1"/>
        <w:numPr>
          <w:ilvl w:val="3"/>
          <w:numId w:val="16"/>
        </w:numPr>
        <w:ind w:left="1135" w:hanging="284"/>
      </w:pPr>
      <w:r w:rsidRPr="00572CB1">
        <w:t>Осуществляется попытка подключения к выбранной сети по указанным в конфигурации параметрам.</w:t>
      </w:r>
    </w:p>
    <w:p w14:paraId="2493D5DB" w14:textId="5525DD86" w:rsidR="00416D5D" w:rsidRPr="00752720" w:rsidRDefault="1DD50C7C" w:rsidP="00466088">
      <w:pPr>
        <w:pStyle w:val="My-1"/>
        <w:rPr>
          <w:szCs w:val="28"/>
        </w:rPr>
      </w:pPr>
      <w:r w:rsidRPr="00D371CD">
        <w:t xml:space="preserve">При успешном подключении управление передаётся второстепенным службам, зависимым от сетевого соединения - устанавливают имя </w:t>
      </w:r>
      <w:r w:rsidR="0069352E" w:rsidRPr="00D371CD">
        <w:t xml:space="preserve">ПЛК </w:t>
      </w:r>
      <w:r w:rsidRPr="00D371CD">
        <w:t xml:space="preserve">по протоколу </w:t>
      </w:r>
      <w:proofErr w:type="spellStart"/>
      <w:r w:rsidR="0069352E" w:rsidRPr="00D371CD">
        <w:t>m</w:t>
      </w:r>
      <w:r w:rsidRPr="00D371CD">
        <w:t>DNS</w:t>
      </w:r>
      <w:proofErr w:type="spellEnd"/>
      <w:r w:rsidRPr="00D371CD">
        <w:t>, а также синхронизируют время по NTP.</w:t>
      </w:r>
      <w:r w:rsidR="00466088">
        <w:t xml:space="preserve"> </w:t>
      </w:r>
      <w:r w:rsidR="00466088" w:rsidRPr="00466088">
        <w:t>В Приложении №</w:t>
      </w:r>
      <w:r w:rsidR="00466088">
        <w:t>2</w:t>
      </w:r>
      <w:r w:rsidR="00466088" w:rsidRPr="00466088">
        <w:t xml:space="preserve"> представлен</w:t>
      </w:r>
      <w:r w:rsidR="00466088">
        <w:t xml:space="preserve"> фрагмент </w:t>
      </w:r>
      <w:r w:rsidR="006F14FB">
        <w:t xml:space="preserve">программного обеспечения модуля </w:t>
      </w:r>
      <w:r w:rsidR="00752720">
        <w:rPr>
          <w:rFonts w:eastAsia="Times New Roman" w:cs="Times New Roman"/>
          <w:color w:val="000000" w:themeColor="text1"/>
          <w:lang w:val="en-US"/>
        </w:rPr>
        <w:t>N</w:t>
      </w:r>
      <w:proofErr w:type="spellStart"/>
      <w:r w:rsidR="00752720" w:rsidRPr="1617373A">
        <w:rPr>
          <w:rFonts w:eastAsia="Times New Roman" w:cs="Times New Roman"/>
          <w:color w:val="000000" w:themeColor="text1"/>
        </w:rPr>
        <w:t>etwork</w:t>
      </w:r>
      <w:proofErr w:type="spellEnd"/>
      <w:r w:rsidR="00752720">
        <w:rPr>
          <w:rFonts w:eastAsia="Times New Roman" w:cs="Times New Roman"/>
          <w:color w:val="000000" w:themeColor="text1"/>
        </w:rPr>
        <w:t>.</w:t>
      </w:r>
    </w:p>
    <w:p w14:paraId="6DE87AB7" w14:textId="2668953D" w:rsidR="00291510" w:rsidRDefault="00BA0429" w:rsidP="00E819F7">
      <w:pPr>
        <w:pStyle w:val="My-1"/>
        <w:ind w:firstLine="567"/>
        <w:rPr>
          <w:rFonts w:eastAsia="Times New Roman" w:cs="Times New Roman"/>
          <w:color w:val="000000" w:themeColor="text1"/>
        </w:rPr>
      </w:pPr>
      <w:r w:rsidRPr="1DD50C7C">
        <w:rPr>
          <w:rFonts w:eastAsia="Times New Roman" w:cs="Times New Roman"/>
          <w:color w:val="000000" w:themeColor="text1"/>
        </w:rPr>
        <w:t xml:space="preserve">Вывод: разработка модуля для обеспечения </w:t>
      </w:r>
      <w:proofErr w:type="gramStart"/>
      <w:r w:rsidRPr="1DD50C7C">
        <w:rPr>
          <w:rFonts w:eastAsia="Times New Roman" w:cs="Times New Roman"/>
          <w:color w:val="000000" w:themeColor="text1"/>
        </w:rPr>
        <w:t>стабильного  канала</w:t>
      </w:r>
      <w:proofErr w:type="gramEnd"/>
      <w:r w:rsidRPr="1DD50C7C">
        <w:rPr>
          <w:rFonts w:eastAsia="Times New Roman" w:cs="Times New Roman"/>
          <w:color w:val="000000" w:themeColor="text1"/>
        </w:rPr>
        <w:t xml:space="preserve"> связи для передачи данных платформы успешно выполнена. Отладка модуля велась на двух архитектурах: ARM и TENSILICA ESP32. На обеих архитектурах код работает без нареканий.</w:t>
      </w:r>
    </w:p>
    <w:p w14:paraId="2F217B47" w14:textId="7688106C" w:rsidR="008A5792" w:rsidRDefault="008A5792" w:rsidP="00572CB1">
      <w:pPr>
        <w:pStyle w:val="My-1"/>
      </w:pPr>
      <w:r>
        <w:br w:type="page"/>
      </w:r>
    </w:p>
    <w:p w14:paraId="2727E4E1" w14:textId="187B9E71" w:rsidR="00697F02" w:rsidRPr="003A4117" w:rsidRDefault="00357C5F" w:rsidP="00572CB1">
      <w:pPr>
        <w:pStyle w:val="My-4"/>
      </w:pPr>
      <w:bookmarkStart w:id="102" w:name="_Toc199179097"/>
      <w:bookmarkStart w:id="103" w:name="_Toc199179228"/>
      <w:bookmarkStart w:id="104" w:name="_Toc199238195"/>
      <w:bookmarkStart w:id="105" w:name="_Toc199239145"/>
      <w:bookmarkStart w:id="106" w:name="_Toc199239217"/>
      <w:bookmarkStart w:id="107" w:name="_Toc199239289"/>
      <w:bookmarkStart w:id="108" w:name="_Toc199239361"/>
      <w:bookmarkStart w:id="109" w:name="_Toc199239821"/>
      <w:bookmarkStart w:id="110" w:name="_Toc199239894"/>
      <w:bookmarkStart w:id="111" w:name="_Toc199239967"/>
      <w:bookmarkStart w:id="112" w:name="_Toc199240228"/>
      <w:bookmarkStart w:id="113" w:name="_Toc199240307"/>
      <w:bookmarkStart w:id="114" w:name="_Toc199323383"/>
      <w:bookmarkEnd w:id="102"/>
      <w:bookmarkEnd w:id="103"/>
      <w:bookmarkEnd w:id="104"/>
      <w:bookmarkEnd w:id="105"/>
      <w:bookmarkEnd w:id="106"/>
      <w:bookmarkEnd w:id="107"/>
      <w:bookmarkEnd w:id="108"/>
      <w:bookmarkEnd w:id="109"/>
      <w:bookmarkEnd w:id="110"/>
      <w:bookmarkEnd w:id="111"/>
      <w:bookmarkEnd w:id="112"/>
      <w:bookmarkEnd w:id="113"/>
      <w:r>
        <w:lastRenderedPageBreak/>
        <w:t>4.2</w:t>
      </w:r>
      <w:r>
        <w:tab/>
      </w:r>
      <w:bookmarkStart w:id="115" w:name="_Toc199179229"/>
      <w:bookmarkStart w:id="116" w:name="_Toc199239218"/>
      <w:r w:rsidR="0034288E" w:rsidRPr="003A4117">
        <w:t xml:space="preserve">разработка </w:t>
      </w:r>
      <w:r w:rsidR="00291510" w:rsidRPr="003A4117">
        <w:t>МОДУЛЯ WSSERVER</w:t>
      </w:r>
      <w:bookmarkStart w:id="117" w:name="_Toc196220707"/>
      <w:bookmarkStart w:id="118" w:name="_Toc196220761"/>
      <w:bookmarkEnd w:id="114"/>
      <w:bookmarkEnd w:id="115"/>
      <w:bookmarkEnd w:id="116"/>
      <w:bookmarkEnd w:id="117"/>
      <w:bookmarkEnd w:id="118"/>
    </w:p>
    <w:p w14:paraId="40845FE2" w14:textId="7D9D9D88" w:rsidR="00697F02" w:rsidRDefault="1DD50C7C" w:rsidP="00697F02">
      <w:pPr>
        <w:pStyle w:val="My-1"/>
      </w:pPr>
      <w:r>
        <w:t xml:space="preserve">В ходе разработки фреймворка "Horizon Automation </w:t>
      </w:r>
      <w:r w:rsidRPr="1DD50C7C">
        <w:rPr>
          <w:lang w:val="en-US"/>
        </w:rPr>
        <w:t>PLC</w:t>
      </w:r>
      <w:r>
        <w:t xml:space="preserve">" требовалось создать службу, </w:t>
      </w:r>
      <w:r w:rsidRPr="00F844BF">
        <w:t>обеспечивающую передачу</w:t>
      </w:r>
      <w:r>
        <w:t xml:space="preserve"> данных между </w:t>
      </w:r>
      <w:r w:rsidR="002B3CC0">
        <w:t>ПЛК</w:t>
      </w:r>
      <w:r>
        <w:t xml:space="preserve"> и </w:t>
      </w:r>
      <w:proofErr w:type="spellStart"/>
      <w:r>
        <w:t>Hub</w:t>
      </w:r>
      <w:proofErr w:type="spellEnd"/>
      <w:r>
        <w:t xml:space="preserve"> по протоколу </w:t>
      </w:r>
      <w:proofErr w:type="spellStart"/>
      <w:r>
        <w:t>Websocket</w:t>
      </w:r>
      <w:proofErr w:type="spellEnd"/>
      <w:r>
        <w:t xml:space="preserve"> как одному из самых распространённых и универсальных.</w:t>
      </w:r>
    </w:p>
    <w:p w14:paraId="315F3A44" w14:textId="60C52B1B" w:rsidR="00697F02" w:rsidRDefault="1ACAF3CD" w:rsidP="00D371CD">
      <w:pPr>
        <w:pStyle w:val="My-1"/>
        <w:ind w:firstLine="708"/>
      </w:pPr>
      <w:r>
        <w:t xml:space="preserve">Таким образом при решении задачи на уровне </w:t>
      </w:r>
      <w:r w:rsidR="002B3CC0">
        <w:t>ПЛК</w:t>
      </w:r>
      <w:r>
        <w:t xml:space="preserve"> реализован </w:t>
      </w:r>
      <w:proofErr w:type="spellStart"/>
      <w:r w:rsidR="3565C750">
        <w:t>Websocket</w:t>
      </w:r>
      <w:proofErr w:type="spellEnd"/>
      <w:r w:rsidR="3565C750">
        <w:t xml:space="preserve"> сервер</w:t>
      </w:r>
      <w:r w:rsidR="50A73049">
        <w:t xml:space="preserve">. Служба хранит информацию о подключенных клиентах и передаёт на них </w:t>
      </w:r>
      <w:r w:rsidR="25AD9AA2">
        <w:t>данные</w:t>
      </w:r>
      <w:r w:rsidR="00F23EF7">
        <w:t>, и</w:t>
      </w:r>
      <w:r w:rsidR="4A5EBBA5">
        <w:t>ли принимает команды с клиентов</w:t>
      </w:r>
      <w:r w:rsidR="00F23EF7">
        <w:t>.</w:t>
      </w:r>
    </w:p>
    <w:p w14:paraId="2D4B2263" w14:textId="65EFE0CF" w:rsidR="00697F02" w:rsidRDefault="00697F02" w:rsidP="00BA3167">
      <w:pPr>
        <w:pStyle w:val="My-1"/>
      </w:pPr>
      <w:r>
        <w:t xml:space="preserve">WebSocket сервер хранит в себе массив подключенных к нему клиентов. Клиенты заносятся туда при подключении к серверу, и удаляются оттуда при разрыве соединения. Этот массив используется для отправки сообщений клиентам. Саму отправку запрашивает уже </w:t>
      </w:r>
      <w:proofErr w:type="spellStart"/>
      <w:r>
        <w:t>ProxyWS</w:t>
      </w:r>
      <w:proofErr w:type="spellEnd"/>
      <w:r>
        <w:t>, передавая необходимые данные и список клиентов-подписчиков, кому эти данные предназначены.</w:t>
      </w:r>
      <w:r w:rsidR="00BA3167" w:rsidRPr="00BA3167">
        <w:t xml:space="preserve"> В Приложении №</w:t>
      </w:r>
      <w:r w:rsidR="00BA3167">
        <w:t>4</w:t>
      </w:r>
      <w:r w:rsidR="00BA3167" w:rsidRPr="00BA3167">
        <w:t xml:space="preserve"> представлен фрагмент программного обеспечения модуля</w:t>
      </w:r>
      <w:r w:rsidR="00BA3167">
        <w:t xml:space="preserve"> </w:t>
      </w:r>
      <w:r w:rsidR="00BA3167" w:rsidRPr="00BA3167">
        <w:t>WSSERVER</w:t>
      </w:r>
      <w:r w:rsidR="00BA3167">
        <w:t>.</w:t>
      </w:r>
    </w:p>
    <w:p w14:paraId="792B3022" w14:textId="72FE720E" w:rsidR="000F70DF" w:rsidRDefault="00697F02" w:rsidP="00B5083E">
      <w:pPr>
        <w:pStyle w:val="My-1"/>
      </w:pPr>
      <w:r>
        <w:t xml:space="preserve">Вывод: разработка модуля, реализующего часть протокола WebSocket для передачи данных между </w:t>
      </w:r>
      <w:r w:rsidR="00B5083E">
        <w:t xml:space="preserve">ПЛК контроллерами и </w:t>
      </w:r>
      <w:r w:rsidR="00B5083E">
        <w:rPr>
          <w:lang w:val="en-US"/>
        </w:rPr>
        <w:t>Hub</w:t>
      </w:r>
      <w:r w:rsidR="00B5083E">
        <w:t xml:space="preserve"> </w:t>
      </w:r>
      <w:r>
        <w:t>успешно выполнена</w:t>
      </w:r>
      <w:r w:rsidR="001F5474">
        <w:t xml:space="preserve">, </w:t>
      </w:r>
      <w:r w:rsidR="001F5474" w:rsidRPr="00124F95">
        <w:rPr>
          <w:lang w:eastAsia="ru-RU"/>
        </w:rPr>
        <w:t xml:space="preserve">требуемые </w:t>
      </w:r>
      <w:r w:rsidR="00D84C27">
        <w:rPr>
          <w:lang w:eastAsia="ru-RU"/>
        </w:rPr>
        <w:t>характеристики</w:t>
      </w:r>
      <w:r w:rsidR="001F5474" w:rsidRPr="00124F95">
        <w:rPr>
          <w:lang w:eastAsia="ru-RU"/>
        </w:rPr>
        <w:t xml:space="preserve"> достигнуты</w:t>
      </w:r>
      <w:r>
        <w:t>. Отладка модуля велась на двух архитектурах: ARM и TENSILICA</w:t>
      </w:r>
      <w:r w:rsidR="00594463">
        <w:t>,</w:t>
      </w:r>
      <w:r>
        <w:t xml:space="preserve"> </w:t>
      </w:r>
      <w:r w:rsidR="00594463">
        <w:t>н</w:t>
      </w:r>
      <w:r>
        <w:t xml:space="preserve">а обеих архитектурах код работает без </w:t>
      </w:r>
      <w:r w:rsidR="000C7812">
        <w:t>замечаний</w:t>
      </w:r>
      <w:r>
        <w:t>.</w:t>
      </w:r>
    </w:p>
    <w:p w14:paraId="3BB0079B" w14:textId="119332A7" w:rsidR="008A5792" w:rsidRDefault="008A5792" w:rsidP="00572CB1">
      <w:pPr>
        <w:pStyle w:val="My-1"/>
      </w:pPr>
      <w:r>
        <w:br w:type="page"/>
      </w:r>
    </w:p>
    <w:p w14:paraId="138549A3" w14:textId="752C0D08" w:rsidR="006B6317" w:rsidRDefault="00357C5F" w:rsidP="00572CB1">
      <w:pPr>
        <w:pStyle w:val="My-4"/>
      </w:pPr>
      <w:bookmarkStart w:id="119" w:name="_Toc199179099"/>
      <w:bookmarkStart w:id="120" w:name="_Toc199179230"/>
      <w:bookmarkStart w:id="121" w:name="_Toc199238197"/>
      <w:bookmarkStart w:id="122" w:name="_Toc199239147"/>
      <w:bookmarkStart w:id="123" w:name="_Toc199239219"/>
      <w:bookmarkStart w:id="124" w:name="_Toc199239291"/>
      <w:bookmarkStart w:id="125" w:name="_Toc199239363"/>
      <w:bookmarkStart w:id="126" w:name="_Toc199239823"/>
      <w:bookmarkStart w:id="127" w:name="_Toc199239896"/>
      <w:bookmarkStart w:id="128" w:name="_Toc199239969"/>
      <w:bookmarkStart w:id="129" w:name="_Toc199240230"/>
      <w:bookmarkStart w:id="130" w:name="_Toc199240309"/>
      <w:bookmarkStart w:id="131" w:name="_Toc199323384"/>
      <w:bookmarkEnd w:id="119"/>
      <w:bookmarkEnd w:id="120"/>
      <w:bookmarkEnd w:id="121"/>
      <w:bookmarkEnd w:id="122"/>
      <w:bookmarkEnd w:id="123"/>
      <w:bookmarkEnd w:id="124"/>
      <w:bookmarkEnd w:id="125"/>
      <w:bookmarkEnd w:id="126"/>
      <w:bookmarkEnd w:id="127"/>
      <w:bookmarkEnd w:id="128"/>
      <w:bookmarkEnd w:id="129"/>
      <w:bookmarkEnd w:id="130"/>
      <w:r>
        <w:lastRenderedPageBreak/>
        <w:t>4.3</w:t>
      </w:r>
      <w:r>
        <w:tab/>
      </w:r>
      <w:bookmarkStart w:id="132" w:name="_Toc199239220"/>
      <w:r w:rsidR="00687808">
        <w:t xml:space="preserve">РАЗРАБОТКА </w:t>
      </w:r>
      <w:r w:rsidR="00B6711D">
        <w:t xml:space="preserve">МОДУЛЯ </w:t>
      </w:r>
      <w:r w:rsidR="00623965" w:rsidRPr="00623965">
        <w:t>PROXY</w:t>
      </w:r>
      <w:r w:rsidR="00516D43" w:rsidRPr="00D371CD">
        <w:t>WS</w:t>
      </w:r>
      <w:bookmarkEnd w:id="131"/>
      <w:bookmarkEnd w:id="132"/>
    </w:p>
    <w:p w14:paraId="66FF92B9" w14:textId="365961C1" w:rsidR="003B5F03" w:rsidRDefault="003B5F03" w:rsidP="003B5F03">
      <w:pPr>
        <w:pStyle w:val="My-1"/>
        <w:ind w:firstLine="567"/>
      </w:pPr>
      <w:r>
        <w:t>В ходе реализации фреймворка "</w:t>
      </w:r>
      <w:proofErr w:type="spellStart"/>
      <w:r>
        <w:t>Horizon</w:t>
      </w:r>
      <w:proofErr w:type="spellEnd"/>
      <w:r>
        <w:t xml:space="preserve"> </w:t>
      </w:r>
      <w:proofErr w:type="spellStart"/>
      <w:r>
        <w:t>Automation</w:t>
      </w:r>
      <w:proofErr w:type="spellEnd"/>
      <w:r>
        <w:t xml:space="preserve"> </w:t>
      </w:r>
      <w:r w:rsidR="00633203">
        <w:rPr>
          <w:lang w:val="en-US"/>
        </w:rPr>
        <w:t>PLC</w:t>
      </w:r>
      <w:r>
        <w:t>" требовалось разработать службу, обеспечивающую</w:t>
      </w:r>
      <w:r w:rsidR="00B06AF9">
        <w:t xml:space="preserve"> интеграцию</w:t>
      </w:r>
      <w:r w:rsidR="00DA7DAC" w:rsidRPr="00D371CD">
        <w:t xml:space="preserve"> </w:t>
      </w:r>
      <w:proofErr w:type="spellStart"/>
      <w:r w:rsidR="00DA7DAC">
        <w:rPr>
          <w:lang w:val="en-US"/>
        </w:rPr>
        <w:t>WSServer</w:t>
      </w:r>
      <w:proofErr w:type="spellEnd"/>
      <w:r w:rsidR="002A504F" w:rsidRPr="00D371CD">
        <w:t xml:space="preserve"> </w:t>
      </w:r>
      <w:r>
        <w:t xml:space="preserve">с </w:t>
      </w:r>
      <w:r w:rsidR="008908CC">
        <w:t>системными службами</w:t>
      </w:r>
      <w:r>
        <w:t xml:space="preserve"> фреймворка, </w:t>
      </w:r>
      <w:proofErr w:type="gramStart"/>
      <w:r>
        <w:t>т.е.</w:t>
      </w:r>
      <w:proofErr w:type="gramEnd"/>
      <w:r>
        <w:t xml:space="preserve"> в соответствии с архитектурными решениями требовалось разработать прокси службу для</w:t>
      </w:r>
      <w:r w:rsidR="00801981" w:rsidRPr="00D371CD">
        <w:t xml:space="preserve"> </w:t>
      </w:r>
      <w:proofErr w:type="spellStart"/>
      <w:r w:rsidR="00801981">
        <w:rPr>
          <w:lang w:val="en-US"/>
        </w:rPr>
        <w:t>WSServer</w:t>
      </w:r>
      <w:proofErr w:type="spellEnd"/>
      <w:r>
        <w:t>.</w:t>
      </w:r>
    </w:p>
    <w:p w14:paraId="5EC1E807" w14:textId="16DE9240" w:rsidR="003B5F03" w:rsidRPr="00025340" w:rsidRDefault="003B5F03" w:rsidP="005331BF">
      <w:pPr>
        <w:pStyle w:val="My-1"/>
        <w:ind w:firstLine="567"/>
      </w:pPr>
      <w:r>
        <w:t xml:space="preserve">Служба реализует функционал посредника между службой типа </w:t>
      </w:r>
      <w:r w:rsidR="00E57B90">
        <w:t>сервер</w:t>
      </w:r>
      <w:r>
        <w:t xml:space="preserve"> в роли которой </w:t>
      </w:r>
      <w:r w:rsidR="005A4BA1">
        <w:t xml:space="preserve">выступает </w:t>
      </w:r>
      <w:proofErr w:type="spellStart"/>
      <w:r w:rsidR="005A4BA1">
        <w:t>WSServer</w:t>
      </w:r>
      <w:proofErr w:type="spellEnd"/>
      <w:r>
        <w:t xml:space="preserve">, и системными службами </w:t>
      </w:r>
      <w:r w:rsidR="003B39AA">
        <w:t>ядра фреймворка</w:t>
      </w:r>
      <w:r>
        <w:t xml:space="preserve"> "Horizon Automation </w:t>
      </w:r>
      <w:r w:rsidR="00D91262">
        <w:rPr>
          <w:lang w:val="en-US"/>
        </w:rPr>
        <w:t>PLC</w:t>
      </w:r>
      <w:r>
        <w:t>".</w:t>
      </w:r>
      <w:r w:rsidR="00025340" w:rsidRPr="00D371CD">
        <w:t xml:space="preserve"> </w:t>
      </w:r>
      <w:r w:rsidR="00F01855">
        <w:t>Её з</w:t>
      </w:r>
      <w:r w:rsidR="00025340">
        <w:t>адача</w:t>
      </w:r>
      <w:r w:rsidR="00F01855">
        <w:t xml:space="preserve"> </w:t>
      </w:r>
      <w:r w:rsidR="00025340">
        <w:t xml:space="preserve">– обеспечение </w:t>
      </w:r>
      <w:r w:rsidR="00025340" w:rsidRPr="008E4435">
        <w:t>двунаправленной маршрутизации и, обработки сообщений</w:t>
      </w:r>
      <w:r w:rsidR="00025340">
        <w:t xml:space="preserve"> между фреймворками «нижнего» и «верхнего» уровней.</w:t>
      </w:r>
      <w:r w:rsidR="00EB0914">
        <w:t xml:space="preserve"> Обработка сообщений </w:t>
      </w:r>
      <w:r w:rsidR="00615D3A">
        <w:t xml:space="preserve">включает в себя </w:t>
      </w:r>
      <w:r w:rsidR="00CF693A">
        <w:t xml:space="preserve">работу с </w:t>
      </w:r>
      <w:r w:rsidR="00CF693A">
        <w:rPr>
          <w:lang w:val="en-US"/>
        </w:rPr>
        <w:t>LHP</w:t>
      </w:r>
      <w:r w:rsidR="00CF693A" w:rsidRPr="00D371CD">
        <w:t>-</w:t>
      </w:r>
      <w:r w:rsidR="00CF693A">
        <w:t>протоколом</w:t>
      </w:r>
      <w:r w:rsidR="00236BF4">
        <w:t>.</w:t>
      </w:r>
      <w:r w:rsidR="00CF693A">
        <w:t xml:space="preserve"> </w:t>
      </w:r>
    </w:p>
    <w:p w14:paraId="38311B97" w14:textId="2108BB2B" w:rsidR="00575AF8" w:rsidRDefault="00575AF8" w:rsidP="00A312C1">
      <w:pPr>
        <w:pStyle w:val="My-1"/>
        <w:ind w:firstLine="567"/>
      </w:pPr>
    </w:p>
    <w:p w14:paraId="03A7A38B" w14:textId="0432F0F3" w:rsidR="00DE5BEC" w:rsidRPr="00D371CD" w:rsidRDefault="2CA72DE8" w:rsidP="0094582B">
      <w:pPr>
        <w:pStyle w:val="My-1"/>
        <w:ind w:firstLine="567"/>
      </w:pPr>
      <w:bookmarkStart w:id="133" w:name="_Hlk189495589"/>
      <w:r>
        <w:t xml:space="preserve">При старте фреймворка служба создается при инициализации </w:t>
      </w:r>
      <w:proofErr w:type="spellStart"/>
      <w:r w:rsidRPr="2CA72DE8">
        <w:rPr>
          <w:lang w:val="en-US"/>
        </w:rPr>
        <w:t>WSServer</w:t>
      </w:r>
      <w:proofErr w:type="spellEnd"/>
      <w:r w:rsidRPr="00D371CD">
        <w:t xml:space="preserve"> </w:t>
      </w:r>
      <w:r>
        <w:t xml:space="preserve">и ожидает сообщений от </w:t>
      </w:r>
      <w:r w:rsidRPr="2CA72DE8">
        <w:rPr>
          <w:lang w:val="en-US"/>
        </w:rPr>
        <w:t>Hub</w:t>
      </w:r>
      <w:r w:rsidRPr="00D371CD">
        <w:t xml:space="preserve">, </w:t>
      </w:r>
      <w:r>
        <w:t xml:space="preserve">которые будут поступать через </w:t>
      </w:r>
      <w:proofErr w:type="spellStart"/>
      <w:r w:rsidRPr="2CA72DE8">
        <w:rPr>
          <w:lang w:val="en-US"/>
        </w:rPr>
        <w:t>WSServer</w:t>
      </w:r>
      <w:proofErr w:type="spellEnd"/>
      <w:r>
        <w:t xml:space="preserve">. Первым поступает запрос к службе </w:t>
      </w:r>
      <w:r w:rsidRPr="2CA72DE8">
        <w:rPr>
          <w:lang w:val="en-US"/>
        </w:rPr>
        <w:t>DeviceManager</w:t>
      </w:r>
      <w:r w:rsidRPr="00D371CD">
        <w:t xml:space="preserve"> </w:t>
      </w:r>
      <w:r>
        <w:t xml:space="preserve">на получение списка доступных каналов. </w:t>
      </w:r>
      <w:proofErr w:type="spellStart"/>
      <w:r w:rsidRPr="2CA72DE8">
        <w:rPr>
          <w:lang w:val="en-US"/>
        </w:rPr>
        <w:t>DeviceManager</w:t>
      </w:r>
      <w:proofErr w:type="spellEnd"/>
      <w:r w:rsidRPr="00D371CD">
        <w:t xml:space="preserve"> </w:t>
      </w:r>
      <w:r>
        <w:t xml:space="preserve">направит ответ через обращение к </w:t>
      </w:r>
      <w:proofErr w:type="spellStart"/>
      <w:r w:rsidRPr="2CA72DE8">
        <w:rPr>
          <w:lang w:val="en-US"/>
        </w:rPr>
        <w:t>ProxyWS</w:t>
      </w:r>
      <w:proofErr w:type="spellEnd"/>
      <w:r w:rsidRPr="00D371CD">
        <w:t xml:space="preserve">. </w:t>
      </w:r>
      <w:r>
        <w:t xml:space="preserve">Затем от </w:t>
      </w:r>
      <w:r w:rsidRPr="2CA72DE8">
        <w:rPr>
          <w:lang w:val="en-US"/>
        </w:rPr>
        <w:t>Hub</w:t>
      </w:r>
      <w:r w:rsidRPr="00D371CD">
        <w:t xml:space="preserve"> </w:t>
      </w:r>
      <w:r>
        <w:t xml:space="preserve">поступит запрос на подписку. В результате его обработки </w:t>
      </w:r>
      <w:proofErr w:type="spellStart"/>
      <w:r w:rsidRPr="2CA72DE8">
        <w:rPr>
          <w:lang w:val="en-US"/>
        </w:rPr>
        <w:t>ProxyWS</w:t>
      </w:r>
      <w:proofErr w:type="spellEnd"/>
      <w:r w:rsidRPr="00D371CD">
        <w:t xml:space="preserve"> </w:t>
      </w:r>
      <w:r>
        <w:t xml:space="preserve">сохранит информацию о том, на какие каналы подписался конкретный клиент. </w:t>
      </w:r>
      <w:proofErr w:type="spellStart"/>
      <w:r w:rsidRPr="2CA72DE8">
        <w:rPr>
          <w:lang w:val="en-US"/>
        </w:rPr>
        <w:t>DeviceManager</w:t>
      </w:r>
      <w:proofErr w:type="spellEnd"/>
      <w:r w:rsidRPr="00D371CD">
        <w:t xml:space="preserve"> </w:t>
      </w:r>
      <w:r>
        <w:t>запустит циклический опрос каналов, поток сообщений из которого сперва перехватывается</w:t>
      </w:r>
      <w:r w:rsidRPr="00D371CD">
        <w:t xml:space="preserve"> </w:t>
      </w:r>
      <w:r>
        <w:t>службой</w:t>
      </w:r>
      <w:r w:rsidRPr="00D371CD">
        <w:t xml:space="preserve"> </w:t>
      </w:r>
      <w:proofErr w:type="spellStart"/>
      <w:r w:rsidRPr="2CA72DE8">
        <w:rPr>
          <w:lang w:val="en-US"/>
        </w:rPr>
        <w:t>ProxyWS</w:t>
      </w:r>
      <w:proofErr w:type="spellEnd"/>
      <w:r w:rsidRPr="00D371CD">
        <w:t>,</w:t>
      </w:r>
      <w:r>
        <w:t xml:space="preserve"> форматируется согласно </w:t>
      </w:r>
      <w:r w:rsidRPr="2CA72DE8">
        <w:rPr>
          <w:lang w:val="en-US"/>
        </w:rPr>
        <w:t>LHP</w:t>
      </w:r>
      <w:r>
        <w:t xml:space="preserve">-протоколу и транслируется через </w:t>
      </w:r>
      <w:proofErr w:type="spellStart"/>
      <w:r w:rsidRPr="2CA72DE8">
        <w:rPr>
          <w:lang w:val="en-US"/>
        </w:rPr>
        <w:t>WSServer</w:t>
      </w:r>
      <w:proofErr w:type="spellEnd"/>
      <w:r w:rsidRPr="00D371CD">
        <w:t>.</w:t>
      </w:r>
      <w:r>
        <w:t xml:space="preserve"> </w:t>
      </w:r>
    </w:p>
    <w:p w14:paraId="2D7B47E4" w14:textId="31D875BA" w:rsidR="00057A2D" w:rsidRPr="00AA06A9" w:rsidRDefault="00F371B1" w:rsidP="004D72BD">
      <w:pPr>
        <w:pStyle w:val="My-1"/>
        <w:ind w:firstLine="567"/>
      </w:pPr>
      <w:r>
        <w:t>Обработка сообщений, поступающих как от служб</w:t>
      </w:r>
      <w:r w:rsidR="00086136">
        <w:t xml:space="preserve"> </w:t>
      </w:r>
      <w:r w:rsidR="00692FF4">
        <w:t>«</w:t>
      </w:r>
      <w:r w:rsidR="00086136">
        <w:rPr>
          <w:lang w:val="en-US"/>
        </w:rPr>
        <w:t>Horizon</w:t>
      </w:r>
      <w:r w:rsidR="00086136" w:rsidRPr="00D371CD">
        <w:t xml:space="preserve"> </w:t>
      </w:r>
      <w:r w:rsidR="00086136">
        <w:rPr>
          <w:lang w:val="en-US"/>
        </w:rPr>
        <w:t>A</w:t>
      </w:r>
      <w:r w:rsidR="00692FF4">
        <w:rPr>
          <w:lang w:val="en-US"/>
        </w:rPr>
        <w:t>utomation</w:t>
      </w:r>
      <w:r w:rsidR="00692FF4" w:rsidRPr="00D371CD">
        <w:t xml:space="preserve"> </w:t>
      </w:r>
      <w:r w:rsidR="00692FF4">
        <w:rPr>
          <w:lang w:val="en-US"/>
        </w:rPr>
        <w:t>PLC</w:t>
      </w:r>
      <w:r w:rsidR="00692FF4">
        <w:t>»</w:t>
      </w:r>
      <w:r w:rsidR="00483E19">
        <w:t>, так и</w:t>
      </w:r>
      <w:r w:rsidR="00692FF4">
        <w:t xml:space="preserve"> от </w:t>
      </w:r>
      <w:r w:rsidR="00692FF4">
        <w:rPr>
          <w:lang w:val="en-US"/>
        </w:rPr>
        <w:t>Hub</w:t>
      </w:r>
      <w:r w:rsidR="00692FF4" w:rsidRPr="00D371CD">
        <w:t xml:space="preserve">, </w:t>
      </w:r>
      <w:r w:rsidR="00692FF4">
        <w:t>выполняется</w:t>
      </w:r>
      <w:r w:rsidR="00EC23DC">
        <w:t xml:space="preserve"> по</w:t>
      </w:r>
      <w:r w:rsidR="00692FF4">
        <w:t xml:space="preserve"> </w:t>
      </w:r>
      <w:r w:rsidR="001769ED">
        <w:t xml:space="preserve">общему алгоритму, без внимания к содержанию сообщений. </w:t>
      </w:r>
      <w:r w:rsidR="009A5D25">
        <w:t xml:space="preserve">Сообщения, </w:t>
      </w:r>
      <w:r w:rsidR="009645B9">
        <w:t xml:space="preserve">которые необходимо передать на </w:t>
      </w:r>
      <w:r w:rsidR="009645B9">
        <w:rPr>
          <w:lang w:val="en-US"/>
        </w:rPr>
        <w:t>Hub</w:t>
      </w:r>
      <w:r w:rsidR="0051681E" w:rsidRPr="00D371CD">
        <w:t xml:space="preserve">, </w:t>
      </w:r>
      <w:r w:rsidR="00A5718B" w:rsidRPr="00B30868">
        <w:t>"</w:t>
      </w:r>
      <w:r w:rsidR="004012F7">
        <w:t>оборачиваются</w:t>
      </w:r>
      <w:r w:rsidR="00A5718B" w:rsidRPr="00B30868">
        <w:t>"</w:t>
      </w:r>
      <w:r w:rsidR="004012F7">
        <w:t xml:space="preserve"> в </w:t>
      </w:r>
      <w:r w:rsidR="00852304">
        <w:rPr>
          <w:lang w:val="en-US"/>
        </w:rPr>
        <w:t>LHP</w:t>
      </w:r>
      <w:r w:rsidR="00852304" w:rsidRPr="00D371CD">
        <w:t>-</w:t>
      </w:r>
      <w:r w:rsidR="00852304">
        <w:t>протокол</w:t>
      </w:r>
      <w:r w:rsidR="003D4B84">
        <w:t xml:space="preserve"> и передаются </w:t>
      </w:r>
      <w:proofErr w:type="spellStart"/>
      <w:r w:rsidR="003D4B84">
        <w:rPr>
          <w:lang w:val="en-US"/>
        </w:rPr>
        <w:t>WSServer</w:t>
      </w:r>
      <w:proofErr w:type="spellEnd"/>
      <w:r w:rsidR="00852304">
        <w:t xml:space="preserve">, а </w:t>
      </w:r>
      <w:r w:rsidR="00852AC6">
        <w:t xml:space="preserve">нисходящие сообщения наоборот – распаковываются </w:t>
      </w:r>
      <w:r w:rsidR="00EF0B58">
        <w:t xml:space="preserve">и </w:t>
      </w:r>
      <w:r w:rsidR="003D4B84">
        <w:t>отправляются</w:t>
      </w:r>
      <w:r w:rsidR="00EF0B58">
        <w:t xml:space="preserve"> на шину </w:t>
      </w:r>
      <w:r w:rsidR="003D4B84">
        <w:t>данных фреймворка.</w:t>
      </w:r>
      <w:bookmarkEnd w:id="133"/>
      <w:r w:rsidR="004D72BD" w:rsidRPr="004D72BD">
        <w:t xml:space="preserve"> В Приложении №</w:t>
      </w:r>
      <w:r w:rsidR="004D72BD">
        <w:t>5</w:t>
      </w:r>
      <w:r w:rsidR="004D72BD" w:rsidRPr="004D72BD">
        <w:t xml:space="preserve"> представлен фрагмент программного обеспечения модуля</w:t>
      </w:r>
      <w:r w:rsidR="004D72BD" w:rsidRPr="00572CB1">
        <w:t xml:space="preserve"> </w:t>
      </w:r>
      <w:r w:rsidR="004D72BD" w:rsidRPr="00623965">
        <w:t>P</w:t>
      </w:r>
      <w:proofErr w:type="spellStart"/>
      <w:r w:rsidR="004D72BD">
        <w:rPr>
          <w:lang w:val="en-US"/>
        </w:rPr>
        <w:t>roxyWS</w:t>
      </w:r>
      <w:proofErr w:type="spellEnd"/>
      <w:r w:rsidR="004D72BD">
        <w:t>.</w:t>
      </w:r>
    </w:p>
    <w:p w14:paraId="37447BE5" w14:textId="77777777" w:rsidR="006D1BD9" w:rsidRDefault="006D1BD9" w:rsidP="00315DEE">
      <w:pPr>
        <w:pStyle w:val="My-1"/>
      </w:pPr>
    </w:p>
    <w:p w14:paraId="38D92CBA" w14:textId="42E3BA0F" w:rsidR="006D1BD9" w:rsidRDefault="006D1BD9" w:rsidP="00357C5F">
      <w:pPr>
        <w:pStyle w:val="My-1"/>
      </w:pPr>
      <w:r>
        <w:t>Вывод: разработка модуля</w:t>
      </w:r>
      <w:r w:rsidR="00454055">
        <w:t xml:space="preserve"> </w:t>
      </w:r>
      <w:r w:rsidR="00454055" w:rsidRPr="00623965">
        <w:t>P</w:t>
      </w:r>
      <w:proofErr w:type="spellStart"/>
      <w:r w:rsidR="004D72BD">
        <w:rPr>
          <w:lang w:val="en-US"/>
        </w:rPr>
        <w:t>roxy</w:t>
      </w:r>
      <w:r w:rsidR="00454055">
        <w:rPr>
          <w:lang w:val="en-US"/>
        </w:rPr>
        <w:t>WS</w:t>
      </w:r>
      <w:proofErr w:type="spellEnd"/>
      <w:r>
        <w:t xml:space="preserve">, реализующего </w:t>
      </w:r>
      <w:r w:rsidR="00454055">
        <w:t>прокси служб</w:t>
      </w:r>
      <w:r w:rsidR="001D439A">
        <w:t xml:space="preserve">у </w:t>
      </w:r>
      <w:r w:rsidR="001D439A" w:rsidRPr="000F70DF">
        <w:t>W</w:t>
      </w:r>
      <w:proofErr w:type="spellStart"/>
      <w:r w:rsidR="001D439A" w:rsidRPr="1DD50C7C">
        <w:rPr>
          <w:lang w:val="en-US"/>
        </w:rPr>
        <w:t>SServer</w:t>
      </w:r>
      <w:proofErr w:type="spellEnd"/>
      <w:r w:rsidR="001D439A">
        <w:t xml:space="preserve"> сервера </w:t>
      </w:r>
      <w:proofErr w:type="gramStart"/>
      <w:r w:rsidR="001D439A">
        <w:t xml:space="preserve">как </w:t>
      </w:r>
      <w:r>
        <w:t xml:space="preserve"> часть</w:t>
      </w:r>
      <w:proofErr w:type="gramEnd"/>
      <w:r>
        <w:t xml:space="preserve"> </w:t>
      </w:r>
      <w:r w:rsidR="001D439A">
        <w:t xml:space="preserve">реализации </w:t>
      </w:r>
      <w:r>
        <w:t xml:space="preserve">протокола </w:t>
      </w:r>
      <w:r w:rsidR="001D439A">
        <w:rPr>
          <w:lang w:val="en-US"/>
        </w:rPr>
        <w:t>LHP</w:t>
      </w:r>
      <w:r>
        <w:t xml:space="preserve"> успешно выполнена</w:t>
      </w:r>
      <w:r w:rsidR="001F5474">
        <w:t xml:space="preserve">, </w:t>
      </w:r>
      <w:r w:rsidR="001F5474" w:rsidRPr="00124F95">
        <w:rPr>
          <w:lang w:eastAsia="ru-RU"/>
        </w:rPr>
        <w:t xml:space="preserve">требуемые </w:t>
      </w:r>
      <w:r w:rsidR="001F5474">
        <w:rPr>
          <w:lang w:eastAsia="ru-RU"/>
        </w:rPr>
        <w:t>характеристики</w:t>
      </w:r>
      <w:r w:rsidR="001F5474" w:rsidRPr="00124F95">
        <w:rPr>
          <w:lang w:eastAsia="ru-RU"/>
        </w:rPr>
        <w:t xml:space="preserve"> достигнуты</w:t>
      </w:r>
      <w:r>
        <w:t>. Отладка модуля велась на двух архитектурах: ARM и TENSILICA, на обеих архитектурах код работает без замечаний.</w:t>
      </w:r>
    </w:p>
    <w:p w14:paraId="7A77002D" w14:textId="1D54B86A" w:rsidR="008A5792" w:rsidRDefault="008A5792" w:rsidP="00572CB1">
      <w:pPr>
        <w:pStyle w:val="My-1"/>
      </w:pPr>
      <w:r>
        <w:br w:type="page"/>
      </w:r>
    </w:p>
    <w:p w14:paraId="34DC5612" w14:textId="4B79129B" w:rsidR="00F73603" w:rsidRPr="008E4435" w:rsidRDefault="00357C5F" w:rsidP="00572CB1">
      <w:pPr>
        <w:pStyle w:val="My-4"/>
      </w:pPr>
      <w:bookmarkStart w:id="134" w:name="_Toc199179101"/>
      <w:bookmarkStart w:id="135" w:name="_Toc199179232"/>
      <w:bookmarkStart w:id="136" w:name="_Toc199238199"/>
      <w:bookmarkStart w:id="137" w:name="_Toc199239149"/>
      <w:bookmarkStart w:id="138" w:name="_Toc199239221"/>
      <w:bookmarkStart w:id="139" w:name="_Toc199239293"/>
      <w:bookmarkStart w:id="140" w:name="_Toc199239365"/>
      <w:bookmarkStart w:id="141" w:name="_Toc199239825"/>
      <w:bookmarkStart w:id="142" w:name="_Toc199239898"/>
      <w:bookmarkStart w:id="143" w:name="_Toc199239971"/>
      <w:bookmarkStart w:id="144" w:name="_Toc199240232"/>
      <w:bookmarkStart w:id="145" w:name="_Toc199240311"/>
      <w:bookmarkStart w:id="146" w:name="_Toc199323385"/>
      <w:bookmarkEnd w:id="134"/>
      <w:bookmarkEnd w:id="135"/>
      <w:bookmarkEnd w:id="136"/>
      <w:bookmarkEnd w:id="137"/>
      <w:bookmarkEnd w:id="138"/>
      <w:bookmarkEnd w:id="139"/>
      <w:bookmarkEnd w:id="140"/>
      <w:bookmarkEnd w:id="141"/>
      <w:bookmarkEnd w:id="142"/>
      <w:bookmarkEnd w:id="143"/>
      <w:bookmarkEnd w:id="144"/>
      <w:bookmarkEnd w:id="145"/>
      <w:r>
        <w:lastRenderedPageBreak/>
        <w:t>4.4</w:t>
      </w:r>
      <w:r>
        <w:tab/>
      </w:r>
      <w:bookmarkStart w:id="147" w:name="_Toc199239222"/>
      <w:r w:rsidR="00687808">
        <w:t xml:space="preserve">РАЗРАБОТКА </w:t>
      </w:r>
      <w:r w:rsidR="00B6711D">
        <w:t xml:space="preserve">МОДУЛЯ </w:t>
      </w:r>
      <w:r w:rsidR="00623965" w:rsidRPr="00623965">
        <w:t>ROUTEREPL</w:t>
      </w:r>
      <w:bookmarkEnd w:id="146"/>
      <w:bookmarkEnd w:id="147"/>
    </w:p>
    <w:p w14:paraId="5EF35C20" w14:textId="01D5E1DE" w:rsidR="000C2AC8" w:rsidRDefault="00013A7D" w:rsidP="00E37D9A">
      <w:pPr>
        <w:pStyle w:val="My-1"/>
        <w:rPr>
          <w:lang w:eastAsia="ru-RU"/>
        </w:rPr>
      </w:pPr>
      <w:r w:rsidRPr="00013A7D">
        <w:t>В ходе реализации фреймворка "Horizon Automation PLC" требовалось разработать службу, обеспечивающую</w:t>
      </w:r>
      <w:r w:rsidR="00A75903">
        <w:rPr>
          <w:lang w:eastAsia="ru-RU"/>
        </w:rPr>
        <w:t xml:space="preserve"> удаленный доступ</w:t>
      </w:r>
      <w:r w:rsidR="00CA6AE9">
        <w:rPr>
          <w:lang w:eastAsia="ru-RU"/>
        </w:rPr>
        <w:t xml:space="preserve"> к </w:t>
      </w:r>
      <w:r w:rsidR="00A7366E" w:rsidRPr="008E4435">
        <w:rPr>
          <w:lang w:eastAsia="ru-RU"/>
        </w:rPr>
        <w:t>подсистем</w:t>
      </w:r>
      <w:r w:rsidR="00CA6AE9">
        <w:rPr>
          <w:lang w:eastAsia="ru-RU"/>
        </w:rPr>
        <w:t>е</w:t>
      </w:r>
      <w:r w:rsidR="00A7366E" w:rsidRPr="008E4435">
        <w:rPr>
          <w:lang w:eastAsia="ru-RU"/>
        </w:rPr>
        <w:t xml:space="preserve"> REPL </w:t>
      </w:r>
      <w:r w:rsidR="00F238BB" w:rsidRPr="008E4435">
        <w:rPr>
          <w:lang w:eastAsia="ru-RU"/>
        </w:rPr>
        <w:t>исполнительной</w:t>
      </w:r>
      <w:r w:rsidR="00A0512E">
        <w:rPr>
          <w:lang w:eastAsia="ru-RU"/>
        </w:rPr>
        <w:t xml:space="preserve"> среды</w:t>
      </w:r>
      <w:r w:rsidR="00A7366E" w:rsidRPr="008E4435">
        <w:rPr>
          <w:lang w:eastAsia="ru-RU"/>
        </w:rPr>
        <w:t xml:space="preserve"> Espruino</w:t>
      </w:r>
      <w:r w:rsidR="00F80AF8">
        <w:rPr>
          <w:lang w:eastAsia="ru-RU"/>
        </w:rPr>
        <w:t xml:space="preserve"> для удаленного управления </w:t>
      </w:r>
      <w:r w:rsidR="002B3CC0" w:rsidRPr="00D371CD">
        <w:rPr>
          <w:lang w:eastAsia="ru-RU"/>
        </w:rPr>
        <w:t>ПЛК</w:t>
      </w:r>
      <w:r w:rsidR="00F80AF8" w:rsidRPr="00D371CD">
        <w:rPr>
          <w:lang w:eastAsia="ru-RU"/>
        </w:rPr>
        <w:t xml:space="preserve">: </w:t>
      </w:r>
      <w:r w:rsidR="002427EB">
        <w:rPr>
          <w:lang w:eastAsia="ru-RU"/>
        </w:rPr>
        <w:t>конфигураци</w:t>
      </w:r>
      <w:r w:rsidR="004620CF">
        <w:rPr>
          <w:lang w:eastAsia="ru-RU"/>
        </w:rPr>
        <w:t>и</w:t>
      </w:r>
      <w:r w:rsidR="00052819">
        <w:rPr>
          <w:lang w:eastAsia="ru-RU"/>
        </w:rPr>
        <w:t xml:space="preserve"> посредством работы с файловой системой</w:t>
      </w:r>
      <w:r w:rsidR="002427EB">
        <w:rPr>
          <w:lang w:eastAsia="ru-RU"/>
        </w:rPr>
        <w:t>, управлен</w:t>
      </w:r>
      <w:r w:rsidR="004620CF">
        <w:rPr>
          <w:lang w:eastAsia="ru-RU"/>
        </w:rPr>
        <w:t>ия</w:t>
      </w:r>
      <w:r w:rsidR="00F437F6">
        <w:rPr>
          <w:lang w:eastAsia="ru-RU"/>
        </w:rPr>
        <w:t xml:space="preserve"> и мониторинга выходных сообщений.</w:t>
      </w:r>
    </w:p>
    <w:p w14:paraId="5B4C6833" w14:textId="056E54FE" w:rsidR="001A0C27" w:rsidRPr="008E4435" w:rsidRDefault="00A7366E" w:rsidP="00E37D9A">
      <w:pPr>
        <w:pStyle w:val="My-1"/>
        <w:rPr>
          <w:lang w:eastAsia="ru-RU"/>
        </w:rPr>
      </w:pPr>
      <w:r w:rsidRPr="008E4435">
        <w:rPr>
          <w:lang w:eastAsia="ru-RU"/>
        </w:rPr>
        <w:t xml:space="preserve"> В базовой конфигурации </w:t>
      </w:r>
      <w:r w:rsidR="00112E03" w:rsidRPr="008E4435">
        <w:rPr>
          <w:lang w:eastAsia="ru-RU"/>
        </w:rPr>
        <w:t>Espruino</w:t>
      </w:r>
      <w:r w:rsidR="00DD23F7" w:rsidRPr="008E4435">
        <w:rPr>
          <w:lang w:eastAsia="ru-RU"/>
        </w:rPr>
        <w:t xml:space="preserve"> </w:t>
      </w:r>
      <w:r w:rsidR="00112E03" w:rsidRPr="008E4435">
        <w:rPr>
          <w:lang w:eastAsia="ru-RU"/>
        </w:rPr>
        <w:t>подсистема REPL работает таким образом</w:t>
      </w:r>
      <w:r w:rsidR="00DF6EB3" w:rsidRPr="008E4435">
        <w:rPr>
          <w:lang w:eastAsia="ru-RU"/>
        </w:rPr>
        <w:t>,</w:t>
      </w:r>
      <w:r w:rsidR="00112E03" w:rsidRPr="008E4435">
        <w:rPr>
          <w:lang w:eastAsia="ru-RU"/>
        </w:rPr>
        <w:t xml:space="preserve"> что она взаимодействует со стандартной </w:t>
      </w:r>
      <w:r w:rsidR="00635A11" w:rsidRPr="008E4435">
        <w:rPr>
          <w:lang w:eastAsia="ru-RU"/>
        </w:rPr>
        <w:t>средой программирования и загрузки программ</w:t>
      </w:r>
      <w:r w:rsidR="00DF6EB3" w:rsidRPr="008E4435">
        <w:rPr>
          <w:lang w:eastAsia="ru-RU"/>
        </w:rPr>
        <w:t xml:space="preserve"> </w:t>
      </w:r>
      <w:r w:rsidR="00635A11" w:rsidRPr="008E4435">
        <w:rPr>
          <w:lang w:eastAsia="ru-RU"/>
        </w:rPr>
        <w:t>– Espruino Web IDE</w:t>
      </w:r>
      <w:r w:rsidR="00C27BC0" w:rsidRPr="008E4435">
        <w:rPr>
          <w:lang w:eastAsia="ru-RU"/>
        </w:rPr>
        <w:t xml:space="preserve">, которая в общем случае захватывает управление </w:t>
      </w:r>
      <w:r w:rsidR="00327917" w:rsidRPr="008E4435">
        <w:rPr>
          <w:lang w:eastAsia="ru-RU"/>
        </w:rPr>
        <w:t xml:space="preserve">UART портом </w:t>
      </w:r>
      <w:r w:rsidR="005F6990" w:rsidRPr="008E4435">
        <w:rPr>
          <w:lang w:eastAsia="ru-RU"/>
        </w:rPr>
        <w:t>микропроцессорной платформы,</w:t>
      </w:r>
      <w:r w:rsidR="00327917" w:rsidRPr="008E4435">
        <w:rPr>
          <w:lang w:eastAsia="ru-RU"/>
        </w:rPr>
        <w:t xml:space="preserve"> на которой </w:t>
      </w:r>
      <w:r w:rsidR="00820272" w:rsidRPr="008E4435">
        <w:rPr>
          <w:lang w:eastAsia="ru-RU"/>
        </w:rPr>
        <w:t xml:space="preserve">выполняется Espruino и организует трафик между USB портом </w:t>
      </w:r>
      <w:r w:rsidR="006B3682" w:rsidRPr="008E4435">
        <w:rPr>
          <w:lang w:eastAsia="ru-RU"/>
        </w:rPr>
        <w:t>компьютера,</w:t>
      </w:r>
      <w:r w:rsidR="00820272" w:rsidRPr="008E4435">
        <w:rPr>
          <w:lang w:eastAsia="ru-RU"/>
        </w:rPr>
        <w:t xml:space="preserve"> на котором запущена Espruino Web IDE и </w:t>
      </w:r>
      <w:r w:rsidR="008B70E7" w:rsidRPr="008E4435">
        <w:rPr>
          <w:lang w:eastAsia="ru-RU"/>
        </w:rPr>
        <w:t>UART шиной микропроцессорной платформ</w:t>
      </w:r>
      <w:r w:rsidR="00393406" w:rsidRPr="008E4435">
        <w:rPr>
          <w:lang w:eastAsia="ru-RU"/>
        </w:rPr>
        <w:t>ы</w:t>
      </w:r>
      <w:r w:rsidR="008B70E7" w:rsidRPr="008E4435">
        <w:rPr>
          <w:lang w:eastAsia="ru-RU"/>
        </w:rPr>
        <w:t xml:space="preserve">, по </w:t>
      </w:r>
      <w:r w:rsidR="00550693" w:rsidRPr="008E4435">
        <w:rPr>
          <w:lang w:eastAsia="ru-RU"/>
        </w:rPr>
        <w:t>физическому кабелю ограниченной длинны стандарта USB.</w:t>
      </w:r>
    </w:p>
    <w:p w14:paraId="0925E444" w14:textId="13CD65D7" w:rsidR="00AF4146" w:rsidRPr="008E4435" w:rsidRDefault="005547F3" w:rsidP="0094277B">
      <w:pPr>
        <w:pStyle w:val="My-1"/>
        <w:rPr>
          <w:lang w:eastAsia="ru-RU"/>
        </w:rPr>
      </w:pPr>
      <w:r>
        <w:rPr>
          <w:lang w:eastAsia="ru-RU"/>
        </w:rPr>
        <w:t>Перехват и</w:t>
      </w:r>
      <w:r w:rsidR="00ED7D19">
        <w:rPr>
          <w:lang w:eastAsia="ru-RU"/>
        </w:rPr>
        <w:t xml:space="preserve"> </w:t>
      </w:r>
      <w:r w:rsidR="003C7E41" w:rsidRPr="008E4435">
        <w:rPr>
          <w:lang w:eastAsia="ru-RU"/>
        </w:rPr>
        <w:t xml:space="preserve">трансляция </w:t>
      </w:r>
      <w:r w:rsidR="00AD63A4">
        <w:rPr>
          <w:lang w:eastAsia="ru-RU"/>
        </w:rPr>
        <w:t xml:space="preserve">функционала </w:t>
      </w:r>
      <w:r w:rsidR="003C7E41" w:rsidRPr="008E4435">
        <w:rPr>
          <w:lang w:eastAsia="ru-RU"/>
        </w:rPr>
        <w:t xml:space="preserve">REPL исполнительной среды Espruino на </w:t>
      </w:r>
      <w:r w:rsidR="003742F7">
        <w:rPr>
          <w:lang w:eastAsia="ru-RU"/>
        </w:rPr>
        <w:t>удаленную консоль</w:t>
      </w:r>
      <w:r w:rsidR="00AD63A4">
        <w:rPr>
          <w:lang w:eastAsia="ru-RU"/>
        </w:rPr>
        <w:t xml:space="preserve"> </w:t>
      </w:r>
      <w:proofErr w:type="gramStart"/>
      <w:r w:rsidR="005F6990" w:rsidRPr="008E4435">
        <w:rPr>
          <w:lang w:eastAsia="ru-RU"/>
        </w:rPr>
        <w:t>позвол</w:t>
      </w:r>
      <w:r w:rsidR="00E80EF4">
        <w:rPr>
          <w:lang w:eastAsia="ru-RU"/>
        </w:rPr>
        <w:t>яет</w:t>
      </w:r>
      <w:r w:rsidR="005F6990" w:rsidRPr="008E4435">
        <w:rPr>
          <w:lang w:eastAsia="ru-RU"/>
        </w:rPr>
        <w:t xml:space="preserve">  отвязать</w:t>
      </w:r>
      <w:proofErr w:type="gramEnd"/>
      <w:r w:rsidR="00773198" w:rsidRPr="008E4435">
        <w:rPr>
          <w:lang w:eastAsia="ru-RU"/>
        </w:rPr>
        <w:t xml:space="preserve"> </w:t>
      </w:r>
      <w:r w:rsidR="005F6990" w:rsidRPr="008E4435">
        <w:rPr>
          <w:lang w:eastAsia="ru-RU"/>
        </w:rPr>
        <w:t xml:space="preserve">микропроцессорную платформу от компьютера, </w:t>
      </w:r>
      <w:r w:rsidR="00844F63" w:rsidRPr="008E4435">
        <w:rPr>
          <w:lang w:eastAsia="ru-RU"/>
        </w:rPr>
        <w:t xml:space="preserve">которая </w:t>
      </w:r>
      <w:r w:rsidR="00243F99" w:rsidRPr="008E4435">
        <w:rPr>
          <w:lang w:eastAsia="ru-RU"/>
        </w:rPr>
        <w:t xml:space="preserve">на начало разработки требовала для </w:t>
      </w:r>
      <w:r w:rsidR="002531C6" w:rsidRPr="008E4435">
        <w:rPr>
          <w:lang w:eastAsia="ru-RU"/>
        </w:rPr>
        <w:t xml:space="preserve">осуществления </w:t>
      </w:r>
      <w:r w:rsidR="00243F99" w:rsidRPr="008E4435">
        <w:rPr>
          <w:lang w:eastAsia="ru-RU"/>
        </w:rPr>
        <w:t xml:space="preserve">взаимодействия </w:t>
      </w:r>
      <w:r w:rsidR="002531C6" w:rsidRPr="008E4435">
        <w:rPr>
          <w:lang w:eastAsia="ru-RU"/>
        </w:rPr>
        <w:t xml:space="preserve">пользователя с подсистемой REPL </w:t>
      </w:r>
      <w:r w:rsidR="009835C6" w:rsidRPr="008E4435">
        <w:rPr>
          <w:lang w:eastAsia="ru-RU"/>
        </w:rPr>
        <w:t>подключения</w:t>
      </w:r>
      <w:r w:rsidR="002531C6" w:rsidRPr="008E4435">
        <w:rPr>
          <w:lang w:eastAsia="ru-RU"/>
        </w:rPr>
        <w:t xml:space="preserve"> </w:t>
      </w:r>
      <w:r w:rsidR="003436C5" w:rsidRPr="008E4435">
        <w:rPr>
          <w:lang w:eastAsia="ru-RU"/>
        </w:rPr>
        <w:t>USB кабелем к компьютеру.</w:t>
      </w:r>
    </w:p>
    <w:p w14:paraId="144FA960" w14:textId="75AA4A08" w:rsidR="00CF2B13" w:rsidRPr="00D371CD" w:rsidRDefault="001D275A" w:rsidP="00D371CD">
      <w:pPr>
        <w:pStyle w:val="My-1"/>
      </w:pPr>
      <w:r w:rsidRPr="00D371CD">
        <w:t xml:space="preserve">При запуске фреймворка создается служба RouteREPL, в контексте которой </w:t>
      </w:r>
      <w:r w:rsidR="000C37C8" w:rsidRPr="00D371CD">
        <w:t>запускается TCP-сервер</w:t>
      </w:r>
      <w:r w:rsidR="00A91A14" w:rsidRPr="00D371CD">
        <w:t xml:space="preserve"> с прослушиванием </w:t>
      </w:r>
      <w:r w:rsidR="00747F7A" w:rsidRPr="00D371CD">
        <w:t xml:space="preserve">указанного в конфигурации </w:t>
      </w:r>
      <w:r w:rsidR="009A15F1" w:rsidRPr="00D371CD">
        <w:t xml:space="preserve">порта. При установлении подключения </w:t>
      </w:r>
      <w:r w:rsidR="008E31E4" w:rsidRPr="00D371CD">
        <w:t xml:space="preserve">служба автоматически выполняет перехват доступа к REPL и </w:t>
      </w:r>
      <w:r w:rsidR="002F1FF9" w:rsidRPr="00D371CD">
        <w:t>маршрутизирует его с открывшимся сокетом.</w:t>
      </w:r>
      <w:r w:rsidR="0030134D" w:rsidRPr="00D371CD">
        <w:t xml:space="preserve"> </w:t>
      </w:r>
      <w:r w:rsidR="00B5773A" w:rsidRPr="00D371CD">
        <w:t xml:space="preserve">Таким образом, все </w:t>
      </w:r>
      <w:r w:rsidR="006F3119" w:rsidRPr="00D371CD">
        <w:t>команды, передающиеся по сети</w:t>
      </w:r>
      <w:r w:rsidR="00653E25" w:rsidRPr="00D371CD">
        <w:t xml:space="preserve"> со стороны клиента</w:t>
      </w:r>
      <w:r w:rsidR="006F3119" w:rsidRPr="00D371CD">
        <w:t xml:space="preserve">, </w:t>
      </w:r>
      <w:r w:rsidR="00653E25" w:rsidRPr="00D371CD">
        <w:t xml:space="preserve">направляются в REPL, а </w:t>
      </w:r>
      <w:r w:rsidR="00890470" w:rsidRPr="00D371CD">
        <w:t xml:space="preserve">вывод </w:t>
      </w:r>
      <w:r w:rsidR="007D554F" w:rsidRPr="00D371CD">
        <w:t xml:space="preserve">REPL </w:t>
      </w:r>
      <w:r w:rsidR="00911659" w:rsidRPr="00D371CD">
        <w:t xml:space="preserve">передается </w:t>
      </w:r>
      <w:r w:rsidR="007E49E2" w:rsidRPr="00D371CD">
        <w:t>на сокет</w:t>
      </w:r>
      <w:r w:rsidR="007624AA" w:rsidRPr="00D371CD">
        <w:t xml:space="preserve">. </w:t>
      </w:r>
      <w:r w:rsidR="007E49E2" w:rsidRPr="00D371CD">
        <w:t xml:space="preserve">Если пользователь работает </w:t>
      </w:r>
      <w:r w:rsidR="00983E1A" w:rsidRPr="00D371CD">
        <w:t>в режиме терминала</w:t>
      </w:r>
      <w:r w:rsidR="00D24F00" w:rsidRPr="00D371CD">
        <w:t xml:space="preserve">, то вывод </w:t>
      </w:r>
      <w:r w:rsidR="00FD1D50">
        <w:t xml:space="preserve">будет </w:t>
      </w:r>
      <w:proofErr w:type="gramStart"/>
      <w:r w:rsidR="00FD1D50">
        <w:t xml:space="preserve">направляться </w:t>
      </w:r>
      <w:r w:rsidR="00B22369" w:rsidRPr="00D371CD">
        <w:t xml:space="preserve"> в</w:t>
      </w:r>
      <w:proofErr w:type="gramEnd"/>
      <w:r w:rsidR="00B22369" w:rsidRPr="00D371CD">
        <w:t xml:space="preserve"> его консол</w:t>
      </w:r>
      <w:r w:rsidR="00FD1D50">
        <w:t>ь</w:t>
      </w:r>
      <w:r w:rsidR="00B22369" w:rsidRPr="00D371CD">
        <w:t>.</w:t>
      </w:r>
    </w:p>
    <w:p w14:paraId="559F00E0" w14:textId="36233B54" w:rsidR="00CF2B13" w:rsidRPr="00D371CD" w:rsidRDefault="00CF2B13" w:rsidP="004F4565">
      <w:pPr>
        <w:pStyle w:val="My-1"/>
      </w:pPr>
      <w:r w:rsidRPr="00D371CD">
        <w:t xml:space="preserve">Для выполнения </w:t>
      </w:r>
      <w:r w:rsidR="00357C58" w:rsidRPr="00D371CD">
        <w:t xml:space="preserve">отдельных </w:t>
      </w:r>
      <w:r w:rsidRPr="00D371CD">
        <w:t xml:space="preserve">операций, таких как получение списка файлов, загрузка либо скачивание файла, </w:t>
      </w:r>
      <w:r w:rsidR="00ED009F" w:rsidRPr="00D371CD">
        <w:t>со стороны клиента</w:t>
      </w:r>
      <w:r w:rsidR="00C21129" w:rsidRPr="00D371CD">
        <w:t xml:space="preserve"> поступает команда, прерывающая режим терминала</w:t>
      </w:r>
      <w:r w:rsidR="00357C58" w:rsidRPr="00D371CD">
        <w:t xml:space="preserve"> и </w:t>
      </w:r>
      <w:r w:rsidR="00184AAF" w:rsidRPr="00D371CD">
        <w:t>сокет перехватывается уже</w:t>
      </w:r>
      <w:r w:rsidR="00D01869" w:rsidRPr="00D371CD">
        <w:t xml:space="preserve"> специализированными функциями-обработчиками</w:t>
      </w:r>
      <w:r w:rsidR="00185AB3" w:rsidRPr="00D371CD">
        <w:t xml:space="preserve">, контролирующими </w:t>
      </w:r>
      <w:r w:rsidR="00592ACB" w:rsidRPr="00D371CD">
        <w:t>входные и выходные данные.</w:t>
      </w:r>
      <w:r w:rsidR="00170542" w:rsidRPr="00170542">
        <w:t xml:space="preserve"> В Приложении №</w:t>
      </w:r>
      <w:r w:rsidR="00170542">
        <w:t>6</w:t>
      </w:r>
      <w:r w:rsidR="00170542" w:rsidRPr="00170542">
        <w:t xml:space="preserve"> представлен фрагмент программного обеспечения модуля</w:t>
      </w:r>
      <w:r w:rsidR="00170542">
        <w:t xml:space="preserve"> </w:t>
      </w:r>
      <w:r w:rsidR="004F4565" w:rsidRPr="00623965">
        <w:t>R</w:t>
      </w:r>
      <w:proofErr w:type="spellStart"/>
      <w:r w:rsidR="004F4565">
        <w:rPr>
          <w:lang w:val="en-US"/>
        </w:rPr>
        <w:t>oute</w:t>
      </w:r>
      <w:proofErr w:type="spellEnd"/>
      <w:r w:rsidR="004F4565" w:rsidRPr="00623965">
        <w:t>REPL</w:t>
      </w:r>
      <w:r w:rsidR="004F4565">
        <w:t>.</w:t>
      </w:r>
    </w:p>
    <w:p w14:paraId="2E698BC9" w14:textId="371D11F7" w:rsidR="00C3671D" w:rsidRDefault="00124F95" w:rsidP="00315DEE">
      <w:pPr>
        <w:pStyle w:val="My-1"/>
        <w:ind w:firstLine="0"/>
        <w:rPr>
          <w:lang w:eastAsia="ru-RU"/>
        </w:rPr>
      </w:pPr>
      <w:r>
        <w:rPr>
          <w:lang w:eastAsia="ru-RU"/>
        </w:rPr>
        <w:tab/>
      </w:r>
    </w:p>
    <w:p w14:paraId="321D860E" w14:textId="23A4A874" w:rsidR="00BB21FD" w:rsidRPr="00BB21FD" w:rsidRDefault="00124F95" w:rsidP="00D371CD">
      <w:pPr>
        <w:pStyle w:val="My-1"/>
        <w:ind w:firstLine="567"/>
        <w:rPr>
          <w:lang w:eastAsia="ru-RU"/>
        </w:rPr>
      </w:pPr>
      <w:r w:rsidRPr="00124F95">
        <w:rPr>
          <w:lang w:eastAsia="ru-RU"/>
        </w:rPr>
        <w:t xml:space="preserve">Вывод: разработка службы успешно выполнена, требуемые </w:t>
      </w:r>
      <w:r w:rsidR="00D84C27">
        <w:rPr>
          <w:lang w:eastAsia="ru-RU"/>
        </w:rPr>
        <w:t>характеристики</w:t>
      </w:r>
      <w:r w:rsidRPr="00124F95">
        <w:rPr>
          <w:lang w:eastAsia="ru-RU"/>
        </w:rPr>
        <w:t xml:space="preserve"> достигнуты. Тестирование проводилось на следующих аппаратных платформах – </w:t>
      </w:r>
      <w:r w:rsidR="00C3671D">
        <w:rPr>
          <w:lang w:eastAsia="ru-RU"/>
        </w:rPr>
        <w:t xml:space="preserve">микроконтроллерах </w:t>
      </w:r>
      <w:r w:rsidR="00C3671D">
        <w:rPr>
          <w:lang w:val="en-US" w:eastAsia="ru-RU"/>
        </w:rPr>
        <w:t>ARM</w:t>
      </w:r>
      <w:r w:rsidR="00C3671D" w:rsidRPr="00D371CD">
        <w:rPr>
          <w:lang w:eastAsia="ru-RU"/>
        </w:rPr>
        <w:t xml:space="preserve"> </w:t>
      </w:r>
      <w:r w:rsidR="00C3671D">
        <w:rPr>
          <w:lang w:eastAsia="ru-RU"/>
        </w:rPr>
        <w:t xml:space="preserve">и </w:t>
      </w:r>
      <w:r w:rsidR="00C3671D">
        <w:rPr>
          <w:lang w:val="en-US" w:eastAsia="ru-RU"/>
        </w:rPr>
        <w:t>TENSLILICA</w:t>
      </w:r>
      <w:r w:rsidR="00681BE6" w:rsidRPr="00D371CD">
        <w:rPr>
          <w:lang w:eastAsia="ru-RU"/>
        </w:rPr>
        <w:t xml:space="preserve"> </w:t>
      </w:r>
      <w:r w:rsidR="00681BE6">
        <w:rPr>
          <w:lang w:val="en-US" w:eastAsia="ru-RU"/>
        </w:rPr>
        <w:t>XTENSA</w:t>
      </w:r>
      <w:r w:rsidR="00681BE6" w:rsidRPr="00D371CD">
        <w:rPr>
          <w:lang w:eastAsia="ru-RU"/>
        </w:rPr>
        <w:t xml:space="preserve"> </w:t>
      </w:r>
      <w:r w:rsidR="00C56FFD">
        <w:rPr>
          <w:lang w:eastAsia="ru-RU"/>
        </w:rPr>
        <w:t>при подключении со стороны</w:t>
      </w:r>
      <w:r w:rsidR="006F71EE">
        <w:rPr>
          <w:lang w:eastAsia="ru-RU"/>
        </w:rPr>
        <w:t xml:space="preserve"> ПК общего назначения</w:t>
      </w:r>
      <w:r w:rsidRPr="00124F95">
        <w:rPr>
          <w:lang w:eastAsia="ru-RU"/>
        </w:rPr>
        <w:t xml:space="preserve"> под управлением ОС Linux</w:t>
      </w:r>
      <w:r w:rsidR="006F71EE">
        <w:rPr>
          <w:lang w:eastAsia="ru-RU"/>
        </w:rPr>
        <w:t xml:space="preserve"> и </w:t>
      </w:r>
      <w:r w:rsidR="006F71EE">
        <w:rPr>
          <w:lang w:val="en-US" w:eastAsia="ru-RU"/>
        </w:rPr>
        <w:t>Window</w:t>
      </w:r>
      <w:r w:rsidR="00BB21FD">
        <w:rPr>
          <w:lang w:eastAsia="ru-RU"/>
        </w:rPr>
        <w:t>.</w:t>
      </w:r>
    </w:p>
    <w:p w14:paraId="5504F27E" w14:textId="55D920BF" w:rsidR="008A5792" w:rsidRDefault="008A5792" w:rsidP="00572CB1">
      <w:pPr>
        <w:pStyle w:val="My-1"/>
        <w:rPr>
          <w:lang w:eastAsia="ru-RU"/>
        </w:rPr>
      </w:pPr>
      <w:r>
        <w:rPr>
          <w:lang w:eastAsia="ru-RU"/>
        </w:rPr>
        <w:br w:type="page"/>
      </w:r>
    </w:p>
    <w:p w14:paraId="4BD68AF1" w14:textId="050B28AB" w:rsidR="005B35E2" w:rsidRDefault="00357C5F" w:rsidP="00572CB1">
      <w:pPr>
        <w:pStyle w:val="My-4"/>
      </w:pPr>
      <w:bookmarkStart w:id="148" w:name="_Toc199179103"/>
      <w:bookmarkStart w:id="149" w:name="_Toc199179234"/>
      <w:bookmarkStart w:id="150" w:name="_Toc199238201"/>
      <w:bookmarkStart w:id="151" w:name="_Toc199239151"/>
      <w:bookmarkStart w:id="152" w:name="_Toc199239223"/>
      <w:bookmarkStart w:id="153" w:name="_Toc199239295"/>
      <w:bookmarkStart w:id="154" w:name="_Toc199239367"/>
      <w:bookmarkStart w:id="155" w:name="_Toc199239827"/>
      <w:bookmarkStart w:id="156" w:name="_Toc199239900"/>
      <w:bookmarkStart w:id="157" w:name="_Toc199239973"/>
      <w:bookmarkStart w:id="158" w:name="_Toc199240234"/>
      <w:bookmarkStart w:id="159" w:name="_Toc199240313"/>
      <w:bookmarkStart w:id="160" w:name="_Toc199323386"/>
      <w:bookmarkEnd w:id="148"/>
      <w:bookmarkEnd w:id="149"/>
      <w:bookmarkEnd w:id="150"/>
      <w:bookmarkEnd w:id="151"/>
      <w:bookmarkEnd w:id="152"/>
      <w:bookmarkEnd w:id="153"/>
      <w:bookmarkEnd w:id="154"/>
      <w:bookmarkEnd w:id="155"/>
      <w:bookmarkEnd w:id="156"/>
      <w:bookmarkEnd w:id="157"/>
      <w:bookmarkEnd w:id="158"/>
      <w:bookmarkEnd w:id="159"/>
      <w:r>
        <w:lastRenderedPageBreak/>
        <w:t>4.5</w:t>
      </w:r>
      <w:r>
        <w:tab/>
      </w:r>
      <w:bookmarkStart w:id="161" w:name="_Toc199239224"/>
      <w:r w:rsidR="00687808" w:rsidRPr="004F1BE0">
        <w:t xml:space="preserve">РАЗРАБОТКА </w:t>
      </w:r>
      <w:r w:rsidR="00B6711D" w:rsidRPr="004F1BE0">
        <w:t xml:space="preserve">МОДУЛЯ </w:t>
      </w:r>
      <w:r w:rsidR="00BA0434" w:rsidRPr="004F1BE0">
        <w:t>MQTT</w:t>
      </w:r>
      <w:r w:rsidR="00BA0434" w:rsidRPr="004F1BE0">
        <w:rPr>
          <w:lang w:val="en-US"/>
        </w:rPr>
        <w:t>GW</w:t>
      </w:r>
      <w:bookmarkEnd w:id="160"/>
      <w:bookmarkEnd w:id="161"/>
    </w:p>
    <w:p w14:paraId="1BCE3773" w14:textId="68BC7DE1" w:rsidR="00141BCA" w:rsidRDefault="00141BCA" w:rsidP="007A0F84">
      <w:pPr>
        <w:pStyle w:val="My-1"/>
      </w:pPr>
      <w:r>
        <w:t xml:space="preserve">В ходе реализации фреймворка "Horizon Automation </w:t>
      </w:r>
      <w:r>
        <w:rPr>
          <w:lang w:val="en-US"/>
        </w:rPr>
        <w:t>PLC</w:t>
      </w:r>
      <w:r>
        <w:t>" требовалось разработать службу</w:t>
      </w:r>
      <w:r w:rsidR="00DD220C">
        <w:t>, выполняющую роль</w:t>
      </w:r>
      <w:r>
        <w:t xml:space="preserve"> </w:t>
      </w:r>
      <w:r w:rsidR="007A0F84">
        <w:rPr>
          <w:lang w:val="en-US"/>
        </w:rPr>
        <w:t>MQTT</w:t>
      </w:r>
      <w:r w:rsidR="007A0F84" w:rsidRPr="00D371CD">
        <w:t xml:space="preserve"> </w:t>
      </w:r>
      <w:r w:rsidR="007A0F84">
        <w:t>шлюза</w:t>
      </w:r>
      <w:r w:rsidR="00DD220C">
        <w:t xml:space="preserve"> и </w:t>
      </w:r>
      <w:r w:rsidR="00F83B29">
        <w:t>клиент</w:t>
      </w:r>
      <w:r w:rsidR="007A0F84">
        <w:t>а</w:t>
      </w:r>
      <w:r>
        <w:t>, обеспечивающую работу с источником типа MQTT брокер.</w:t>
      </w:r>
    </w:p>
    <w:p w14:paraId="51320A2C" w14:textId="0CAF87DF" w:rsidR="00141BCA" w:rsidRDefault="00141BCA" w:rsidP="004D1109">
      <w:pPr>
        <w:pStyle w:val="My-1"/>
      </w:pPr>
      <w:r>
        <w:t>Суть служб</w:t>
      </w:r>
      <w:r w:rsidR="006D25D4">
        <w:t xml:space="preserve"> типа </w:t>
      </w:r>
      <w:r w:rsidR="004D1109">
        <w:t>«шлюз»</w:t>
      </w:r>
      <w:r>
        <w:t xml:space="preserve"> заключается в предоставлении проброса всех или части информационно-измерительных каналов </w:t>
      </w:r>
      <w:r w:rsidR="00BC4F98">
        <w:t>на внешнюю</w:t>
      </w:r>
      <w:r>
        <w:t xml:space="preserve"> информационную-измерительную систему.</w:t>
      </w:r>
      <w:r w:rsidR="00F83B29">
        <w:t xml:space="preserve"> В то же время, конкретно данная служба не является «чистым» представителем типа </w:t>
      </w:r>
      <w:r w:rsidR="000A67AD">
        <w:t>шлюз</w:t>
      </w:r>
      <w:r>
        <w:t xml:space="preserve"> </w:t>
      </w:r>
      <w:r w:rsidR="00C27FD0">
        <w:t xml:space="preserve">так как она </w:t>
      </w:r>
      <w:r w:rsidR="0006188F">
        <w:t xml:space="preserve">обязана не </w:t>
      </w:r>
      <w:r>
        <w:t>только отобража</w:t>
      </w:r>
      <w:r w:rsidR="0006188F">
        <w:t>ть</w:t>
      </w:r>
      <w:r>
        <w:t xml:space="preserve"> значения всех или части каналов на стороннюю службу</w:t>
      </w:r>
      <w:r w:rsidR="00F77078">
        <w:t>, но и принимать к</w:t>
      </w:r>
      <w:r w:rsidR="003E0C95">
        <w:t>оманды на физические актуаторы.</w:t>
      </w:r>
    </w:p>
    <w:p w14:paraId="3A93223A" w14:textId="0AB33C65" w:rsidR="00A74FD0" w:rsidRDefault="00141BCA" w:rsidP="00030A5E">
      <w:pPr>
        <w:pStyle w:val="My-1"/>
      </w:pPr>
      <w:r>
        <w:t>Служба должна обеспечить возможность публикации данные каналов</w:t>
      </w:r>
      <w:r w:rsidR="00A263B3">
        <w:t>-сенсоров на</w:t>
      </w:r>
      <w:r>
        <w:t xml:space="preserve"> топики MQTT броке</w:t>
      </w:r>
      <w:r w:rsidR="00655F7F">
        <w:t>ра</w:t>
      </w:r>
      <w:r>
        <w:t xml:space="preserve"> по протокол</w:t>
      </w:r>
      <w:r w:rsidR="00655F7F">
        <w:t>у</w:t>
      </w:r>
      <w:r>
        <w:t xml:space="preserve"> </w:t>
      </w:r>
      <w:proofErr w:type="spellStart"/>
      <w:r>
        <w:t>mqtt</w:t>
      </w:r>
      <w:proofErr w:type="spellEnd"/>
      <w:r w:rsidR="00655F7F">
        <w:t xml:space="preserve">. </w:t>
      </w:r>
      <w:r w:rsidR="003D1961">
        <w:t>Необходима возможность к</w:t>
      </w:r>
      <w:r w:rsidR="00102D39">
        <w:t>онфигураци</w:t>
      </w:r>
      <w:r w:rsidR="00B60B92">
        <w:t>и</w:t>
      </w:r>
      <w:r>
        <w:t xml:space="preserve"> сетевы</w:t>
      </w:r>
      <w:r w:rsidR="00B60B92">
        <w:t>х</w:t>
      </w:r>
      <w:r>
        <w:t xml:space="preserve"> параметр</w:t>
      </w:r>
      <w:r w:rsidR="00B60B92">
        <w:t>ов</w:t>
      </w:r>
      <w:r w:rsidR="00776A82">
        <w:t xml:space="preserve"> подключения к</w:t>
      </w:r>
      <w:r>
        <w:t xml:space="preserve"> брокер</w:t>
      </w:r>
      <w:r w:rsidR="00776A82">
        <w:t>у</w:t>
      </w:r>
      <w:r>
        <w:t xml:space="preserve"> (IP адрес,</w:t>
      </w:r>
      <w:r w:rsidR="004F7D70">
        <w:t xml:space="preserve"> имя пользователя и пароль</w:t>
      </w:r>
      <w:r>
        <w:t>), а также</w:t>
      </w:r>
      <w:r w:rsidR="0064238A">
        <w:t xml:space="preserve"> топиков, с которыми должны сопоставляться</w:t>
      </w:r>
      <w:r>
        <w:t xml:space="preserve"> канал</w:t>
      </w:r>
      <w:r w:rsidR="0064238A">
        <w:t>ы</w:t>
      </w:r>
      <w:r w:rsidR="0084603A">
        <w:t xml:space="preserve"> сенсоров и актуаторов</w:t>
      </w:r>
      <w:r>
        <w:t>.</w:t>
      </w:r>
      <w:r w:rsidR="007648EC">
        <w:t xml:space="preserve"> </w:t>
      </w:r>
      <w:r w:rsidR="00590F78">
        <w:t>Вместе с тем</w:t>
      </w:r>
      <w:r w:rsidR="007648EC">
        <w:t xml:space="preserve"> </w:t>
      </w:r>
      <w:r w:rsidR="00BD726F">
        <w:t xml:space="preserve">служба должна </w:t>
      </w:r>
      <w:r w:rsidR="00590F78">
        <w:t>осуще</w:t>
      </w:r>
      <w:r w:rsidR="00614D61">
        <w:t>с</w:t>
      </w:r>
      <w:r w:rsidR="00590F78">
        <w:t xml:space="preserve">твлять </w:t>
      </w:r>
      <w:r w:rsidR="00746733">
        <w:t xml:space="preserve">сбор </w:t>
      </w:r>
      <w:r w:rsidR="00AB4AF7">
        <w:t xml:space="preserve">данных </w:t>
      </w:r>
      <w:r w:rsidR="00D54946">
        <w:t xml:space="preserve">с </w:t>
      </w:r>
      <w:r w:rsidR="00AB4AF7">
        <w:t>топиков</w:t>
      </w:r>
      <w:r w:rsidR="00BD3D2B">
        <w:t xml:space="preserve"> для управления актуаторами.</w:t>
      </w:r>
    </w:p>
    <w:p w14:paraId="32982B71" w14:textId="3C75F9B2" w:rsidR="00030A5E" w:rsidRPr="00030A5E" w:rsidRDefault="00B96C8D" w:rsidP="00030A5E">
      <w:pPr>
        <w:pStyle w:val="My-1"/>
      </w:pPr>
      <w:r>
        <w:t>С</w:t>
      </w:r>
      <w:r w:rsidRPr="00030A5E">
        <w:t>лужба создается</w:t>
      </w:r>
      <w:r>
        <w:t xml:space="preserve"> при старте </w:t>
      </w:r>
      <w:r w:rsidR="00030A5E" w:rsidRPr="00030A5E">
        <w:t>фреймворка и</w:t>
      </w:r>
      <w:r w:rsidR="00DB4B9F">
        <w:t xml:space="preserve"> далее</w:t>
      </w:r>
      <w:r w:rsidR="00030A5E" w:rsidRPr="00030A5E">
        <w:t xml:space="preserve"> ожидает сообщени</w:t>
      </w:r>
      <w:r w:rsidR="00C803D2">
        <w:t xml:space="preserve">я </w:t>
      </w:r>
      <w:r w:rsidR="005A032F">
        <w:t>«</w:t>
      </w:r>
      <w:r w:rsidR="005A032F">
        <w:rPr>
          <w:lang w:val="en-US"/>
        </w:rPr>
        <w:t>connected</w:t>
      </w:r>
      <w:r w:rsidR="005A032F">
        <w:t>»</w:t>
      </w:r>
      <w:r w:rsidR="005A032F" w:rsidRPr="00D371CD">
        <w:t xml:space="preserve"> </w:t>
      </w:r>
      <w:r w:rsidR="005A032F">
        <w:t>от</w:t>
      </w:r>
      <w:r w:rsidR="00030A5E" w:rsidRPr="00030A5E">
        <w:t xml:space="preserve"> </w:t>
      </w:r>
      <w:r w:rsidR="005A032F">
        <w:rPr>
          <w:lang w:val="en-US"/>
        </w:rPr>
        <w:t>Process</w:t>
      </w:r>
      <w:r w:rsidR="00030A5E" w:rsidRPr="00030A5E">
        <w:t>, котор</w:t>
      </w:r>
      <w:r w:rsidR="005A032F">
        <w:t xml:space="preserve">ая </w:t>
      </w:r>
      <w:r w:rsidR="00390D57">
        <w:t>служит сигналом к</w:t>
      </w:r>
      <w:r w:rsidR="00515103">
        <w:t xml:space="preserve"> началу</w:t>
      </w:r>
      <w:r w:rsidR="00390D57">
        <w:t xml:space="preserve"> работы</w:t>
      </w:r>
      <w:r w:rsidR="00030A5E" w:rsidRPr="00030A5E">
        <w:t>.</w:t>
      </w:r>
      <w:r w:rsidR="003F0793">
        <w:t xml:space="preserve"> По этому сигналу </w:t>
      </w:r>
      <w:r w:rsidR="00462300">
        <w:t>служба выполняет подключение</w:t>
      </w:r>
      <w:r w:rsidR="00302D58">
        <w:t xml:space="preserve"> к брокеру</w:t>
      </w:r>
      <w:r w:rsidR="009E1144">
        <w:t xml:space="preserve"> и устанавливает обработчики </w:t>
      </w:r>
      <w:r w:rsidR="00180F83">
        <w:t xml:space="preserve">на </w:t>
      </w:r>
      <w:r w:rsidR="00E9199D" w:rsidRPr="00E9199D">
        <w:t>установление повторного соединение если оно было потеряно в силу деструктивных факторов.</w:t>
      </w:r>
      <w:r w:rsidR="009E73DF">
        <w:t xml:space="preserve"> Далее служба работает пассивно</w:t>
      </w:r>
      <w:r w:rsidR="00812661">
        <w:t xml:space="preserve">, выполняя по команде подписку на указанные топики </w:t>
      </w:r>
      <w:r w:rsidR="002631E5">
        <w:t xml:space="preserve">и пропускает через себя поток данных </w:t>
      </w:r>
      <w:proofErr w:type="gramStart"/>
      <w:r w:rsidR="006E48DE">
        <w:t>на брокер</w:t>
      </w:r>
      <w:proofErr w:type="gramEnd"/>
      <w:r w:rsidR="006E48DE">
        <w:t xml:space="preserve"> и с него.</w:t>
      </w:r>
      <w:r w:rsidR="003E7B11">
        <w:t xml:space="preserve"> </w:t>
      </w:r>
      <w:r w:rsidR="00A47307">
        <w:t xml:space="preserve">Логическое сопоставление имен топиков </w:t>
      </w:r>
      <w:r w:rsidR="00D076F6">
        <w:t xml:space="preserve">и </w:t>
      </w:r>
      <w:r w:rsidR="001F2F58">
        <w:t xml:space="preserve">каналов берет на себя </w:t>
      </w:r>
      <w:r w:rsidR="000A3054">
        <w:t>прокси-служба.</w:t>
      </w:r>
    </w:p>
    <w:p w14:paraId="7714D304" w14:textId="437A71DB" w:rsidR="00385E0D" w:rsidRDefault="00CC3DDB" w:rsidP="004F19DE">
      <w:pPr>
        <w:pStyle w:val="My-1"/>
      </w:pPr>
      <w:r>
        <w:t>Процесс конфигурации службы организован через</w:t>
      </w:r>
      <w:r w:rsidR="00597C04">
        <w:t xml:space="preserve"> существующие механизмы</w:t>
      </w:r>
      <w:r w:rsidR="00597C04" w:rsidRPr="00D371CD">
        <w:t>:</w:t>
      </w:r>
      <w:r w:rsidR="00367654">
        <w:t xml:space="preserve"> </w:t>
      </w:r>
      <w:r w:rsidR="00A76C1D" w:rsidRPr="004046BB">
        <w:t>работа с конфигурационным файлом, которая выполняется через функционал службы Process. Применение конфига позволяет один раз задать настройки сервера и автоматически применять их в прикладных программах.</w:t>
      </w:r>
      <w:r w:rsidR="00597C04">
        <w:t xml:space="preserve"> Указание имен топиков интегрировано в конфигурацию</w:t>
      </w:r>
      <w:r w:rsidR="00E60D3C">
        <w:t xml:space="preserve"> каналов</w:t>
      </w:r>
      <w:r w:rsidR="000C2F40">
        <w:t xml:space="preserve"> </w:t>
      </w:r>
      <w:r w:rsidR="00E60D3C">
        <w:t>датчиков и актуаторов</w:t>
      </w:r>
      <w:r w:rsidR="00810941">
        <w:t>.</w:t>
      </w:r>
      <w:r w:rsidR="004F19DE">
        <w:t xml:space="preserve"> </w:t>
      </w:r>
      <w:r w:rsidR="004F19DE" w:rsidRPr="004F19DE">
        <w:t>В Приложении №</w:t>
      </w:r>
      <w:r w:rsidR="004F19DE">
        <w:t>7</w:t>
      </w:r>
      <w:r w:rsidR="004F19DE" w:rsidRPr="004F19DE">
        <w:t xml:space="preserve"> представлен фрагмент программного обеспечения модуля</w:t>
      </w:r>
      <w:r w:rsidR="004F19DE">
        <w:t xml:space="preserve"> </w:t>
      </w:r>
      <w:r w:rsidR="004F19DE" w:rsidRPr="004F19DE">
        <w:t>MQTT</w:t>
      </w:r>
      <w:r w:rsidR="004F19DE" w:rsidRPr="004F19DE">
        <w:rPr>
          <w:lang w:val="en-US"/>
        </w:rPr>
        <w:t>GW</w:t>
      </w:r>
      <w:r w:rsidR="004F19DE">
        <w:t>.</w:t>
      </w:r>
    </w:p>
    <w:p w14:paraId="68C61991" w14:textId="5099B728" w:rsidR="00B12676" w:rsidRDefault="00A76C1D" w:rsidP="00D371CD">
      <w:pPr>
        <w:pStyle w:val="My-1"/>
        <w:ind w:firstLine="567"/>
        <w:rPr>
          <w:lang w:eastAsia="ru-RU"/>
        </w:rPr>
      </w:pPr>
      <w:r w:rsidRPr="000360F1">
        <w:t xml:space="preserve">Вывод: </w:t>
      </w:r>
      <w:r w:rsidR="00156553">
        <w:t xml:space="preserve">разработка службы </w:t>
      </w:r>
      <w:proofErr w:type="gramStart"/>
      <w:r w:rsidR="00156553" w:rsidRPr="000360F1">
        <w:t>MQTT</w:t>
      </w:r>
      <w:r w:rsidR="00156553">
        <w:rPr>
          <w:lang w:val="en-US"/>
        </w:rPr>
        <w:t>GW</w:t>
      </w:r>
      <w:r w:rsidR="00156553">
        <w:t xml:space="preserve">  успешно</w:t>
      </w:r>
      <w:proofErr w:type="gramEnd"/>
      <w:r w:rsidR="00156553">
        <w:t xml:space="preserve"> выполнена, требуемые характеристики достигнуты. </w:t>
      </w:r>
      <w:r w:rsidR="00251BF1" w:rsidRPr="00124F95">
        <w:rPr>
          <w:lang w:eastAsia="ru-RU"/>
        </w:rPr>
        <w:t>Тестирование проводилось</w:t>
      </w:r>
      <w:r w:rsidR="00251BF1">
        <w:rPr>
          <w:lang w:eastAsia="ru-RU"/>
        </w:rPr>
        <w:t>, с одной стороны</w:t>
      </w:r>
      <w:r w:rsidR="00251BF1" w:rsidRPr="00124F95">
        <w:rPr>
          <w:lang w:eastAsia="ru-RU"/>
        </w:rPr>
        <w:t xml:space="preserve"> на следующих аппаратных платформах – </w:t>
      </w:r>
      <w:r w:rsidR="00251BF1">
        <w:rPr>
          <w:lang w:eastAsia="ru-RU"/>
        </w:rPr>
        <w:t xml:space="preserve">микроконтроллерах </w:t>
      </w:r>
      <w:r w:rsidR="00251BF1">
        <w:rPr>
          <w:lang w:val="en-US" w:eastAsia="ru-RU"/>
        </w:rPr>
        <w:t>ARM</w:t>
      </w:r>
      <w:r w:rsidR="00251BF1" w:rsidRPr="00A11E4A">
        <w:rPr>
          <w:lang w:eastAsia="ru-RU"/>
        </w:rPr>
        <w:t xml:space="preserve"> </w:t>
      </w:r>
      <w:r w:rsidR="00251BF1">
        <w:rPr>
          <w:lang w:eastAsia="ru-RU"/>
        </w:rPr>
        <w:t xml:space="preserve">и </w:t>
      </w:r>
      <w:r w:rsidR="00251BF1">
        <w:rPr>
          <w:lang w:val="en-US" w:eastAsia="ru-RU"/>
        </w:rPr>
        <w:t>TENSLILICA</w:t>
      </w:r>
      <w:r w:rsidR="00251BF1" w:rsidRPr="00A11E4A">
        <w:rPr>
          <w:lang w:eastAsia="ru-RU"/>
        </w:rPr>
        <w:t xml:space="preserve"> </w:t>
      </w:r>
      <w:r w:rsidR="00251BF1">
        <w:rPr>
          <w:lang w:val="en-US" w:eastAsia="ru-RU"/>
        </w:rPr>
        <w:t>XTENSA</w:t>
      </w:r>
      <w:r w:rsidR="00251BF1">
        <w:rPr>
          <w:lang w:eastAsia="ru-RU"/>
        </w:rPr>
        <w:t xml:space="preserve">, с другой стороны </w:t>
      </w:r>
      <w:r w:rsidR="0024739F">
        <w:rPr>
          <w:lang w:eastAsia="ru-RU"/>
        </w:rPr>
        <w:t xml:space="preserve">были аппаратные платформы </w:t>
      </w:r>
      <w:proofErr w:type="spellStart"/>
      <w:r w:rsidR="0024739F">
        <w:t>Raspberry</w:t>
      </w:r>
      <w:proofErr w:type="spellEnd"/>
      <w:r w:rsidR="0024739F">
        <w:t xml:space="preserve"> </w:t>
      </w:r>
      <w:proofErr w:type="spellStart"/>
      <w:r w:rsidR="0024739F">
        <w:t>Pi</w:t>
      </w:r>
      <w:proofErr w:type="spellEnd"/>
      <w:r w:rsidR="0024739F">
        <w:t xml:space="preserve"> 5 и </w:t>
      </w:r>
      <w:proofErr w:type="spellStart"/>
      <w:r w:rsidR="0024739F">
        <w:t>Raspberry</w:t>
      </w:r>
      <w:proofErr w:type="spellEnd"/>
      <w:r w:rsidR="0024739F">
        <w:t xml:space="preserve"> </w:t>
      </w:r>
      <w:proofErr w:type="spellStart"/>
      <w:r w:rsidR="0024739F">
        <w:t>Pi</w:t>
      </w:r>
      <w:proofErr w:type="spellEnd"/>
      <w:r w:rsidR="0024739F">
        <w:t xml:space="preserve"> </w:t>
      </w:r>
      <w:proofErr w:type="spellStart"/>
      <w:r w:rsidR="0024739F">
        <w:t>Compute</w:t>
      </w:r>
      <w:proofErr w:type="spellEnd"/>
      <w:r w:rsidR="0024739F">
        <w:t xml:space="preserve"> </w:t>
      </w:r>
      <w:proofErr w:type="spellStart"/>
      <w:r w:rsidR="0024739F">
        <w:t>Module</w:t>
      </w:r>
      <w:proofErr w:type="spellEnd"/>
      <w:r w:rsidR="0024739F">
        <w:t xml:space="preserve"> 4</w:t>
      </w:r>
      <w:r w:rsidR="0024739F">
        <w:rPr>
          <w:lang w:eastAsia="ru-RU"/>
        </w:rPr>
        <w:t xml:space="preserve">, </w:t>
      </w:r>
      <w:r w:rsidR="00ED3538">
        <w:rPr>
          <w:lang w:eastAsia="ru-RU"/>
        </w:rPr>
        <w:t xml:space="preserve">которые выступали в роли </w:t>
      </w:r>
      <w:r w:rsidR="00ED3538">
        <w:rPr>
          <w:lang w:val="en-US" w:eastAsia="ru-RU"/>
        </w:rPr>
        <w:t>Hub</w:t>
      </w:r>
      <w:r w:rsidR="00ED3538" w:rsidRPr="00D371CD">
        <w:rPr>
          <w:lang w:eastAsia="ru-RU"/>
        </w:rPr>
        <w:t xml:space="preserve"> </w:t>
      </w:r>
      <w:r w:rsidR="00FE2951">
        <w:rPr>
          <w:lang w:eastAsia="ru-RU"/>
        </w:rPr>
        <w:t xml:space="preserve">и на которых работал </w:t>
      </w:r>
      <w:r w:rsidR="00FE2951">
        <w:rPr>
          <w:lang w:val="en-US" w:eastAsia="ru-RU"/>
        </w:rPr>
        <w:t>MQTT</w:t>
      </w:r>
      <w:r w:rsidR="00FE2951" w:rsidRPr="00D371CD">
        <w:rPr>
          <w:lang w:eastAsia="ru-RU"/>
        </w:rPr>
        <w:t xml:space="preserve"> </w:t>
      </w:r>
      <w:r w:rsidR="00FE2951">
        <w:rPr>
          <w:lang w:eastAsia="ru-RU"/>
        </w:rPr>
        <w:t>брокер.</w:t>
      </w:r>
      <w:r w:rsidR="0024739F">
        <w:rPr>
          <w:lang w:eastAsia="ru-RU"/>
        </w:rPr>
        <w:t xml:space="preserve"> </w:t>
      </w:r>
    </w:p>
    <w:p w14:paraId="571AF249" w14:textId="36F6DDE2" w:rsidR="008A5792" w:rsidRDefault="008A5792" w:rsidP="00572CB1">
      <w:pPr>
        <w:pStyle w:val="My-1"/>
      </w:pPr>
      <w:r>
        <w:br w:type="page"/>
      </w:r>
    </w:p>
    <w:p w14:paraId="021AF67C" w14:textId="6FD72EBF" w:rsidR="007F6FAF" w:rsidRDefault="00600473" w:rsidP="00572CB1">
      <w:pPr>
        <w:pStyle w:val="My-4"/>
      </w:pPr>
      <w:bookmarkStart w:id="162" w:name="_Toc199179105"/>
      <w:bookmarkStart w:id="163" w:name="_Toc199179236"/>
      <w:bookmarkStart w:id="164" w:name="_Toc199238203"/>
      <w:bookmarkStart w:id="165" w:name="_Toc199239153"/>
      <w:bookmarkStart w:id="166" w:name="_Toc199239225"/>
      <w:bookmarkStart w:id="167" w:name="_Toc199239297"/>
      <w:bookmarkStart w:id="168" w:name="_Toc199239369"/>
      <w:bookmarkStart w:id="169" w:name="_Toc199239829"/>
      <w:bookmarkStart w:id="170" w:name="_Toc199239902"/>
      <w:bookmarkStart w:id="171" w:name="_Toc199239975"/>
      <w:bookmarkStart w:id="172" w:name="_Toc199240236"/>
      <w:bookmarkStart w:id="173" w:name="_Toc199240315"/>
      <w:bookmarkStart w:id="174" w:name="_Toc199323387"/>
      <w:bookmarkEnd w:id="162"/>
      <w:bookmarkEnd w:id="163"/>
      <w:bookmarkEnd w:id="164"/>
      <w:bookmarkEnd w:id="165"/>
      <w:bookmarkEnd w:id="166"/>
      <w:bookmarkEnd w:id="167"/>
      <w:bookmarkEnd w:id="168"/>
      <w:bookmarkEnd w:id="169"/>
      <w:bookmarkEnd w:id="170"/>
      <w:bookmarkEnd w:id="171"/>
      <w:bookmarkEnd w:id="172"/>
      <w:bookmarkEnd w:id="173"/>
      <w:r w:rsidRPr="001C1974">
        <w:lastRenderedPageBreak/>
        <w:t>4.</w:t>
      </w:r>
      <w:r w:rsidR="003E3640">
        <w:t>6</w:t>
      </w:r>
      <w:r w:rsidRPr="001C1974">
        <w:tab/>
      </w:r>
      <w:bookmarkStart w:id="175" w:name="_Toc199239226"/>
      <w:commentRangeStart w:id="176"/>
      <w:r w:rsidR="00687808" w:rsidRPr="001C1974">
        <w:t xml:space="preserve">РАЗРАБОТКА </w:t>
      </w:r>
      <w:r w:rsidR="00B6711D" w:rsidRPr="001C1974">
        <w:t xml:space="preserve">МОДУЛЯ </w:t>
      </w:r>
      <w:r w:rsidR="007F6FAF" w:rsidRPr="001C1974">
        <w:t>PROXYMQTT</w:t>
      </w:r>
      <w:bookmarkEnd w:id="175"/>
      <w:commentRangeEnd w:id="176"/>
      <w:r w:rsidR="00A607CC">
        <w:rPr>
          <w:rStyle w:val="af3"/>
          <w:rFonts w:asciiTheme="minorHAnsi" w:eastAsiaTheme="minorHAnsi" w:hAnsiTheme="minorHAnsi" w:cstheme="minorBidi"/>
          <w:caps w:val="0"/>
          <w:color w:val="auto"/>
          <w:lang w:eastAsia="en-US"/>
        </w:rPr>
        <w:commentReference w:id="176"/>
      </w:r>
      <w:bookmarkEnd w:id="174"/>
    </w:p>
    <w:p w14:paraId="3375D3FC" w14:textId="754BC685" w:rsidR="00834599" w:rsidRDefault="00834599" w:rsidP="00834599">
      <w:pPr>
        <w:pStyle w:val="My-1"/>
      </w:pPr>
      <w:r>
        <w:t xml:space="preserve">В ходе реализации фреймворка "Horizon Automation </w:t>
      </w:r>
      <w:r w:rsidR="005231D7">
        <w:rPr>
          <w:lang w:val="en-US"/>
        </w:rPr>
        <w:t>PLC</w:t>
      </w:r>
      <w:r>
        <w:t xml:space="preserve">" требовалось разработать службу, обеспечивающую поддержку работы MQTT с ядром фреймворка, </w:t>
      </w:r>
      <w:proofErr w:type="gramStart"/>
      <w:r>
        <w:t>т.е.</w:t>
      </w:r>
      <w:proofErr w:type="gramEnd"/>
      <w:r>
        <w:t xml:space="preserve"> в соответствии с архитектурными решениями требовалось разработать прокси службу для MQTT.</w:t>
      </w:r>
    </w:p>
    <w:p w14:paraId="4A522B36" w14:textId="5DE60AB4" w:rsidR="00834599" w:rsidRDefault="00834599" w:rsidP="00834599">
      <w:pPr>
        <w:pStyle w:val="My-1"/>
      </w:pPr>
      <w:proofErr w:type="spellStart"/>
      <w:r>
        <w:t>ProxyMQTT</w:t>
      </w:r>
      <w:proofErr w:type="spellEnd"/>
      <w:r>
        <w:t xml:space="preserve"> выполняет задачу по </w:t>
      </w:r>
      <w:r w:rsidR="0078049E">
        <w:t xml:space="preserve">интеграции </w:t>
      </w:r>
      <w:r>
        <w:t xml:space="preserve">MQTT </w:t>
      </w:r>
      <w:r w:rsidR="004F7EA0">
        <w:t>с</w:t>
      </w:r>
      <w:r>
        <w:t xml:space="preserve"> системными службами фреймворка "Horizon Automation </w:t>
      </w:r>
      <w:r w:rsidR="00D32706">
        <w:rPr>
          <w:lang w:val="en-US"/>
        </w:rPr>
        <w:t>PLC</w:t>
      </w:r>
      <w:r>
        <w:t>".</w:t>
      </w:r>
    </w:p>
    <w:p w14:paraId="4D508717" w14:textId="27E499E5" w:rsidR="00834599" w:rsidRDefault="00834599" w:rsidP="00834599">
      <w:pPr>
        <w:pStyle w:val="My-1"/>
      </w:pPr>
      <w:r>
        <w:t xml:space="preserve">Служба </w:t>
      </w:r>
      <w:r w:rsidR="000D2D81">
        <w:t xml:space="preserve">выполняет </w:t>
      </w:r>
      <w:r w:rsidR="006E2203">
        <w:t xml:space="preserve">автоматическое </w:t>
      </w:r>
      <w:r w:rsidR="000D2D81">
        <w:t xml:space="preserve">сопоставление </w:t>
      </w:r>
      <w:r w:rsidR="00115C4E">
        <w:t>инициализированных каналов</w:t>
      </w:r>
      <w:r w:rsidR="005E4E71">
        <w:t xml:space="preserve"> датчиков и актуа</w:t>
      </w:r>
      <w:r w:rsidR="005D2DF8">
        <w:t>т</w:t>
      </w:r>
      <w:r w:rsidR="005E4E71">
        <w:t>оров</w:t>
      </w:r>
      <w:r w:rsidR="004B4959">
        <w:t xml:space="preserve"> с топиками подключенного </w:t>
      </w:r>
      <w:r w:rsidR="004B4959">
        <w:rPr>
          <w:lang w:val="en-US"/>
        </w:rPr>
        <w:t>MQTT</w:t>
      </w:r>
      <w:r w:rsidR="004B4959" w:rsidRPr="00D371CD">
        <w:t>-</w:t>
      </w:r>
      <w:r w:rsidR="004B4959">
        <w:t>брокера.</w:t>
      </w:r>
      <w:r w:rsidR="000D2D81">
        <w:t xml:space="preserve"> </w:t>
      </w:r>
      <w:r>
        <w:t>Это позволило выстроить единую систему взаимодействия, где каналы сенсоров и актуаторов логически ассоциируются с топиками брокера, а все коммуникации абстрагируются в рамках унифицированного протокола фреймворка.</w:t>
      </w:r>
    </w:p>
    <w:p w14:paraId="255B5A58" w14:textId="6829910C" w:rsidR="00834599" w:rsidRDefault="00834599" w:rsidP="00834599">
      <w:pPr>
        <w:pStyle w:val="My-1"/>
      </w:pPr>
      <w:r>
        <w:t xml:space="preserve">Сопоставление каналов топикам реализуется благодаря управлению подписками, что тоже является функционалом службы. </w:t>
      </w:r>
    </w:p>
    <w:p w14:paraId="3CA5A568" w14:textId="1DF9B41B" w:rsidR="00834599" w:rsidRDefault="00986D3A" w:rsidP="00834599">
      <w:pPr>
        <w:pStyle w:val="My-1"/>
      </w:pPr>
      <w:r>
        <w:t>Нас</w:t>
      </w:r>
      <w:r w:rsidR="00834599">
        <w:t xml:space="preserve"> старт</w:t>
      </w:r>
      <w:r>
        <w:t>е</w:t>
      </w:r>
      <w:r w:rsidR="00834599">
        <w:t xml:space="preserve"> фреймворка </w:t>
      </w:r>
      <w:r>
        <w:t>служба инициализируется вместе с</w:t>
      </w:r>
      <w:r w:rsidR="00081710">
        <w:t xml:space="preserve">о службой </w:t>
      </w:r>
      <w:r w:rsidR="00834599">
        <w:t xml:space="preserve">MQTT </w:t>
      </w:r>
      <w:r w:rsidR="00525687">
        <w:t xml:space="preserve">и </w:t>
      </w:r>
      <w:r w:rsidR="001F0D5E">
        <w:t xml:space="preserve">направляет на </w:t>
      </w:r>
      <w:r w:rsidR="00834599">
        <w:t xml:space="preserve">DeviceManager запрос на </w:t>
      </w:r>
      <w:r w:rsidR="001F0D5E">
        <w:t>получение списка доступных к</w:t>
      </w:r>
      <w:r w:rsidR="0034124E">
        <w:t>а</w:t>
      </w:r>
      <w:r w:rsidR="001F0D5E">
        <w:t>налов</w:t>
      </w:r>
      <w:r w:rsidR="00FA71DC">
        <w:t xml:space="preserve">, и ожидает ответ, содержащий </w:t>
      </w:r>
      <w:r w:rsidR="000A3F83">
        <w:t>имена каналов и топики</w:t>
      </w:r>
      <w:r w:rsidR="00834599">
        <w:t xml:space="preserve"> </w:t>
      </w:r>
      <w:r w:rsidR="00215A01">
        <w:t>брокера, с которыми их необходимо связать</w:t>
      </w:r>
      <w:r w:rsidR="00667C0B">
        <w:t xml:space="preserve">. </w:t>
      </w:r>
      <w:r w:rsidR="00650472">
        <w:t>Из этого ответа и формируется маппинг-таблица</w:t>
      </w:r>
      <w:r w:rsidR="00834599">
        <w:t xml:space="preserve">. </w:t>
      </w:r>
      <w:r w:rsidR="001F1BA3">
        <w:t xml:space="preserve">Службе </w:t>
      </w:r>
      <w:r w:rsidR="001F1BA3">
        <w:rPr>
          <w:lang w:val="en-US"/>
        </w:rPr>
        <w:t>MQTT</w:t>
      </w:r>
      <w:r w:rsidR="001F1BA3" w:rsidRPr="001B541C">
        <w:t xml:space="preserve"> </w:t>
      </w:r>
      <w:r w:rsidR="001F1BA3">
        <w:t xml:space="preserve">делегируется выполнить подписку на топики, связанные с каналами-актуаторами. </w:t>
      </w:r>
      <w:r w:rsidR="00834599">
        <w:t>Эт</w:t>
      </w:r>
      <w:r w:rsidR="00E957F9">
        <w:t>и действия</w:t>
      </w:r>
      <w:r w:rsidR="00834599">
        <w:t xml:space="preserve"> делает возможным</w:t>
      </w:r>
      <w:r w:rsidR="00F50ED9">
        <w:t xml:space="preserve"> автоматическое реагирование на обновление </w:t>
      </w:r>
      <w:r w:rsidR="00186CF7">
        <w:t>значений каналов</w:t>
      </w:r>
      <w:r w:rsidR="00A12E52">
        <w:t>-сенсоров или топиков,</w:t>
      </w:r>
      <w:r w:rsidR="00D61DE1">
        <w:t xml:space="preserve"> </w:t>
      </w:r>
      <w:r w:rsidR="006066A1">
        <w:t>служащих управляющим интерфейсом</w:t>
      </w:r>
      <w:r w:rsidR="00A12E52">
        <w:t xml:space="preserve"> актуатор</w:t>
      </w:r>
      <w:r w:rsidR="006066A1">
        <w:t>ов</w:t>
      </w:r>
      <w:r w:rsidR="00A12E52">
        <w:t>.</w:t>
      </w:r>
      <w:r w:rsidR="00834599">
        <w:t xml:space="preserve"> </w:t>
      </w:r>
      <w:r w:rsidR="00F12EC4">
        <w:t>Дальнейшая работа</w:t>
      </w:r>
      <w:r w:rsidR="00834599">
        <w:t xml:space="preserve"> </w:t>
      </w:r>
      <w:proofErr w:type="spellStart"/>
      <w:r w:rsidR="00834599">
        <w:t>ProxyMQTT</w:t>
      </w:r>
      <w:proofErr w:type="spellEnd"/>
      <w:r w:rsidR="00834599">
        <w:t xml:space="preserve"> заключается в</w:t>
      </w:r>
      <w:r w:rsidR="006A426D">
        <w:t xml:space="preserve"> направлении потока данных</w:t>
      </w:r>
      <w:r w:rsidR="00F72A92">
        <w:t>, поступающего</w:t>
      </w:r>
      <w:r w:rsidR="00A7702B">
        <w:t xml:space="preserve"> от </w:t>
      </w:r>
      <w:r w:rsidR="00A7702B">
        <w:rPr>
          <w:lang w:val="en-US"/>
        </w:rPr>
        <w:t>DeviceManager</w:t>
      </w:r>
      <w:r w:rsidR="00A93412">
        <w:t xml:space="preserve"> по шине фреймворка,</w:t>
      </w:r>
      <w:r w:rsidR="00932471">
        <w:t xml:space="preserve"> на </w:t>
      </w:r>
      <w:r w:rsidR="00932471">
        <w:rPr>
          <w:lang w:val="en-US"/>
        </w:rPr>
        <w:t>MQTT</w:t>
      </w:r>
      <w:r w:rsidR="00932471" w:rsidRPr="00D371CD">
        <w:t>,</w:t>
      </w:r>
      <w:r w:rsidR="00A7702B" w:rsidRPr="00D371CD">
        <w:t xml:space="preserve"> </w:t>
      </w:r>
      <w:r w:rsidR="00D50542">
        <w:t>который уже выполняет</w:t>
      </w:r>
      <w:r w:rsidR="004F5179">
        <w:t xml:space="preserve"> </w:t>
      </w:r>
      <w:r w:rsidR="00D50542">
        <w:t xml:space="preserve">запись </w:t>
      </w:r>
      <w:proofErr w:type="gramStart"/>
      <w:r w:rsidR="00A7702B">
        <w:t>на брокер</w:t>
      </w:r>
      <w:proofErr w:type="gramEnd"/>
      <w:r w:rsidR="00E469C1">
        <w:t>, а также в</w:t>
      </w:r>
      <w:r w:rsidR="00D76E0E">
        <w:t xml:space="preserve"> реагировании на</w:t>
      </w:r>
      <w:r w:rsidR="00834599">
        <w:t xml:space="preserve"> </w:t>
      </w:r>
      <w:r w:rsidR="008D7DC8">
        <w:t>с</w:t>
      </w:r>
      <w:r w:rsidR="00117670">
        <w:t>ообщения</w:t>
      </w:r>
      <w:r w:rsidR="008D7DC8">
        <w:t xml:space="preserve"> </w:t>
      </w:r>
      <w:r w:rsidR="00834599">
        <w:t>службы MQTT</w:t>
      </w:r>
      <w:r w:rsidR="00117670">
        <w:t xml:space="preserve"> и формировании</w:t>
      </w:r>
      <w:r w:rsidR="0065171F">
        <w:t xml:space="preserve"> </w:t>
      </w:r>
      <w:r w:rsidR="00D244AB">
        <w:t xml:space="preserve">управляющих </w:t>
      </w:r>
      <w:r w:rsidR="0065171F">
        <w:t>команд</w:t>
      </w:r>
      <w:r w:rsidR="00D244AB">
        <w:t xml:space="preserve"> к</w:t>
      </w:r>
      <w:r w:rsidR="00C0529E">
        <w:t>а</w:t>
      </w:r>
      <w:r w:rsidR="00D244AB">
        <w:t>налам-акту</w:t>
      </w:r>
      <w:r w:rsidR="00AA7D03">
        <w:t>а</w:t>
      </w:r>
      <w:r w:rsidR="00D244AB">
        <w:t>торам</w:t>
      </w:r>
      <w:r w:rsidR="00834599">
        <w:t>.</w:t>
      </w:r>
    </w:p>
    <w:p w14:paraId="1A6F086D" w14:textId="4B6EAFB5" w:rsidR="007F6FAF" w:rsidRPr="00B903DF" w:rsidRDefault="00834599" w:rsidP="006A55C2">
      <w:pPr>
        <w:pStyle w:val="My-1"/>
      </w:pPr>
      <w:r>
        <w:t xml:space="preserve">Таким образом, после выполнения инициализационных процессов, обновление показаний на определенных топиках приведет к </w:t>
      </w:r>
      <w:r w:rsidR="00B94AFC">
        <w:t>изменению состояния</w:t>
      </w:r>
      <w:r w:rsidR="00427674">
        <w:t xml:space="preserve"> </w:t>
      </w:r>
      <w:r>
        <w:t>канала</w:t>
      </w:r>
      <w:r w:rsidR="00427674">
        <w:t>-актуатора</w:t>
      </w:r>
      <w:r>
        <w:t>. А</w:t>
      </w:r>
      <w:r w:rsidR="00427674">
        <w:t xml:space="preserve"> </w:t>
      </w:r>
      <w:proofErr w:type="gramStart"/>
      <w:r w:rsidR="00427674">
        <w:t>сообщение</w:t>
      </w:r>
      <w:proofErr w:type="gramEnd"/>
      <w:r w:rsidR="00CE7441">
        <w:t xml:space="preserve"> считанное с канала-</w:t>
      </w:r>
      <w:r w:rsidR="00D56232">
        <w:t>сенсора будет отражено в соответс</w:t>
      </w:r>
      <w:r w:rsidR="00334830">
        <w:t>твующем</w:t>
      </w:r>
      <w:r>
        <w:t xml:space="preserve"> топик</w:t>
      </w:r>
      <w:r w:rsidR="00334830">
        <w:t>е</w:t>
      </w:r>
      <w:r>
        <w:t xml:space="preserve"> </w:t>
      </w:r>
      <w:r w:rsidR="00D711D5">
        <w:rPr>
          <w:lang w:val="en-US"/>
        </w:rPr>
        <w:t>MQTT</w:t>
      </w:r>
      <w:r w:rsidR="00D711D5" w:rsidRPr="00D371CD">
        <w:t>-</w:t>
      </w:r>
      <w:r>
        <w:t>брокера.</w:t>
      </w:r>
      <w:r w:rsidR="00C71980">
        <w:t xml:space="preserve"> </w:t>
      </w:r>
      <w:r w:rsidR="00C71980" w:rsidRPr="004F19DE">
        <w:t>В Приложении №</w:t>
      </w:r>
      <w:r w:rsidR="00C71980">
        <w:t>7</w:t>
      </w:r>
      <w:r w:rsidR="00C71980" w:rsidRPr="004F19DE">
        <w:t xml:space="preserve"> представлен фрагмент программного обеспечения модуля</w:t>
      </w:r>
      <w:r w:rsidR="00C71980">
        <w:t xml:space="preserve"> </w:t>
      </w:r>
      <w:proofErr w:type="spellStart"/>
      <w:r w:rsidR="00C71980" w:rsidRPr="00B903DF">
        <w:t>ProxyMQTT</w:t>
      </w:r>
      <w:proofErr w:type="spellEnd"/>
      <w:r w:rsidR="00C71980">
        <w:t>.</w:t>
      </w:r>
    </w:p>
    <w:p w14:paraId="75E9BE0C" w14:textId="7B4E2F07" w:rsidR="007F6FAF" w:rsidRDefault="007F6FAF" w:rsidP="007F6FAF">
      <w:pPr>
        <w:pStyle w:val="My-1"/>
      </w:pPr>
      <w:r w:rsidRPr="00B903DF">
        <w:t>Вывод: задач</w:t>
      </w:r>
      <w:r w:rsidR="0070307C">
        <w:t>а</w:t>
      </w:r>
      <w:r w:rsidRPr="00B903DF">
        <w:t xml:space="preserve"> по разработке </w:t>
      </w:r>
      <w:r w:rsidR="0070307C">
        <w:t xml:space="preserve">службы </w:t>
      </w:r>
      <w:proofErr w:type="spellStart"/>
      <w:r w:rsidRPr="00B903DF">
        <w:t>ProxyMQTT</w:t>
      </w:r>
      <w:proofErr w:type="spellEnd"/>
      <w:r w:rsidR="004A183B">
        <w:t xml:space="preserve"> успешно</w:t>
      </w:r>
      <w:r w:rsidR="004B52C8">
        <w:t xml:space="preserve"> </w:t>
      </w:r>
      <w:r w:rsidR="00441754">
        <w:t>в</w:t>
      </w:r>
      <w:r w:rsidR="0070307C">
        <w:t>ыполнена</w:t>
      </w:r>
      <w:r w:rsidR="004A183B">
        <w:t>.</w:t>
      </w:r>
      <w:r w:rsidRPr="00B903DF">
        <w:t xml:space="preserve"> </w:t>
      </w:r>
      <w:r w:rsidR="000724EC">
        <w:t>С</w:t>
      </w:r>
      <w:r w:rsidRPr="00B903DF">
        <w:t xml:space="preserve">оздан механизм двунаправленной маршрутизации сообщений между системными службами и MQTT Server, что обеспечило масштабируемость системы и более «чистую» архитектуру в целом. Были решены ключевые задачи по интеграции с </w:t>
      </w:r>
      <w:r w:rsidR="00BF058A">
        <w:rPr>
          <w:lang w:val="en-US"/>
        </w:rPr>
        <w:t>Device</w:t>
      </w:r>
      <w:r w:rsidRPr="00B903DF">
        <w:t>Manager, позволяя транслировать показания датчиков на MQTT-брокер. Функционал был проверен на микроконтроллерах архитектуры ARM и TENSILICA XTENSA</w:t>
      </w:r>
      <w:r>
        <w:t>.</w:t>
      </w:r>
    </w:p>
    <w:p w14:paraId="6229D2DE" w14:textId="09B15409" w:rsidR="008A5792" w:rsidRDefault="008A5792" w:rsidP="00572CB1">
      <w:pPr>
        <w:pStyle w:val="My-1"/>
      </w:pPr>
      <w:r>
        <w:br w:type="page"/>
      </w:r>
    </w:p>
    <w:p w14:paraId="02146946" w14:textId="24978142" w:rsidR="007F32C5" w:rsidRPr="007F32C5" w:rsidRDefault="00600473" w:rsidP="00572CB1">
      <w:pPr>
        <w:pStyle w:val="My-4"/>
      </w:pPr>
      <w:bookmarkStart w:id="177" w:name="_Toc199179107"/>
      <w:bookmarkStart w:id="178" w:name="_Toc199179238"/>
      <w:bookmarkStart w:id="179" w:name="_Toc199238205"/>
      <w:bookmarkStart w:id="180" w:name="_Toc199239155"/>
      <w:bookmarkStart w:id="181" w:name="_Toc199239227"/>
      <w:bookmarkStart w:id="182" w:name="_Toc199239299"/>
      <w:bookmarkStart w:id="183" w:name="_Toc199239371"/>
      <w:bookmarkStart w:id="184" w:name="_Toc199239831"/>
      <w:bookmarkStart w:id="185" w:name="_Toc199239904"/>
      <w:bookmarkStart w:id="186" w:name="_Toc199239977"/>
      <w:bookmarkStart w:id="187" w:name="_Toc199240238"/>
      <w:bookmarkStart w:id="188" w:name="_Toc199240317"/>
      <w:bookmarkStart w:id="189" w:name="_Toc199323388"/>
      <w:bookmarkEnd w:id="177"/>
      <w:bookmarkEnd w:id="178"/>
      <w:bookmarkEnd w:id="179"/>
      <w:bookmarkEnd w:id="180"/>
      <w:bookmarkEnd w:id="181"/>
      <w:bookmarkEnd w:id="182"/>
      <w:bookmarkEnd w:id="183"/>
      <w:bookmarkEnd w:id="184"/>
      <w:bookmarkEnd w:id="185"/>
      <w:bookmarkEnd w:id="186"/>
      <w:bookmarkEnd w:id="187"/>
      <w:bookmarkEnd w:id="188"/>
      <w:r>
        <w:lastRenderedPageBreak/>
        <w:t>4.</w:t>
      </w:r>
      <w:r w:rsidR="003E3640">
        <w:t>7</w:t>
      </w:r>
      <w:r>
        <w:tab/>
      </w:r>
      <w:bookmarkStart w:id="190" w:name="_Toc199239228"/>
      <w:r w:rsidR="00687808">
        <w:t xml:space="preserve">РАЗРАБОТКА </w:t>
      </w:r>
      <w:r w:rsidR="00B6711D">
        <w:t xml:space="preserve">МОДУЛЯ </w:t>
      </w:r>
      <w:r w:rsidR="00F844BF" w:rsidRPr="004021C6">
        <w:rPr>
          <w:lang w:val="en-US"/>
        </w:rPr>
        <w:t>LHP</w:t>
      </w:r>
      <w:bookmarkEnd w:id="189"/>
      <w:bookmarkEnd w:id="190"/>
    </w:p>
    <w:p w14:paraId="4C0DBD02" w14:textId="407B1D3B" w:rsidR="007F32C5" w:rsidRDefault="009A1E0E" w:rsidP="00265E47">
      <w:pPr>
        <w:pStyle w:val="My-1"/>
      </w:pPr>
      <w:r>
        <w:t xml:space="preserve">Одним из ноу-хау </w:t>
      </w:r>
      <w:r w:rsidR="00DF65BF">
        <w:t xml:space="preserve">разрабатываемой </w:t>
      </w:r>
      <w:r>
        <w:t>платформ</w:t>
      </w:r>
      <w:r w:rsidR="00DF65BF">
        <w:t>ой</w:t>
      </w:r>
      <w:r>
        <w:t xml:space="preserve"> является поддержка из «коробки»</w:t>
      </w:r>
      <w:r w:rsidR="00637582">
        <w:t xml:space="preserve"> индустриальных </w:t>
      </w:r>
      <w:r w:rsidR="00777BAD">
        <w:t xml:space="preserve">прикладных </w:t>
      </w:r>
      <w:r w:rsidR="00637582">
        <w:t xml:space="preserve">протоколов </w:t>
      </w:r>
      <w:r w:rsidR="0096250D">
        <w:t xml:space="preserve">таких как </w:t>
      </w:r>
      <w:r w:rsidR="0096250D">
        <w:rPr>
          <w:lang w:val="en-US"/>
        </w:rPr>
        <w:t>WebSocket</w:t>
      </w:r>
      <w:r w:rsidR="0096250D" w:rsidRPr="0096250D">
        <w:t xml:space="preserve"> </w:t>
      </w:r>
      <w:r w:rsidR="0096250D">
        <w:t xml:space="preserve">и </w:t>
      </w:r>
      <w:r w:rsidR="0096250D">
        <w:rPr>
          <w:lang w:val="en-US"/>
        </w:rPr>
        <w:t>MQTT</w:t>
      </w:r>
      <w:r w:rsidR="00294671">
        <w:t xml:space="preserve">. Но для инновационной робототехнической платформы этого </w:t>
      </w:r>
      <w:r w:rsidR="008A5719">
        <w:t>недостаточно</w:t>
      </w:r>
      <w:r w:rsidR="00294671">
        <w:t xml:space="preserve">. </w:t>
      </w:r>
      <w:r w:rsidR="00DA4E2B">
        <w:t xml:space="preserve">Учащимся, </w:t>
      </w:r>
      <w:r w:rsidR="008A5719">
        <w:t>пользователям,</w:t>
      </w:r>
      <w:r w:rsidR="00DA4E2B">
        <w:t xml:space="preserve"> которые только постигают основы </w:t>
      </w:r>
      <w:r w:rsidR="00265E47">
        <w:rPr>
          <w:lang w:val="en-US"/>
        </w:rPr>
        <w:t>embedded</w:t>
      </w:r>
      <w:r w:rsidR="00777BAD">
        <w:t xml:space="preserve">, </w:t>
      </w:r>
      <w:r w:rsidR="00777BAD">
        <w:rPr>
          <w:lang w:val="en-US"/>
        </w:rPr>
        <w:t>IoT</w:t>
      </w:r>
      <w:r w:rsidR="00265E47">
        <w:t xml:space="preserve"> систем, будет проблематично настроить взаимодействие с внешним миром по </w:t>
      </w:r>
      <w:r w:rsidR="009252E6">
        <w:t xml:space="preserve">стандартным протоколам прикладного уровня, потому что в них требуется доработать еще много механизмов для кастомизации </w:t>
      </w:r>
      <w:r w:rsidR="00677851">
        <w:t xml:space="preserve">своего проекта и доведения его до </w:t>
      </w:r>
      <w:r w:rsidR="008A5719">
        <w:t>работоспособного состояния</w:t>
      </w:r>
      <w:r w:rsidR="00362A28">
        <w:t>, а работа с протоколами требует серьезных знаний и компетенций.</w:t>
      </w:r>
    </w:p>
    <w:p w14:paraId="2F28CC35" w14:textId="77777777" w:rsidR="008B4C67" w:rsidRDefault="00362A28" w:rsidP="006B78EE">
      <w:pPr>
        <w:pStyle w:val="My-1"/>
      </w:pPr>
      <w:r>
        <w:t xml:space="preserve">Помимо </w:t>
      </w:r>
      <w:r w:rsidR="00B14F5D">
        <w:t xml:space="preserve">описанного минуса, был и прямой недостаток в решении </w:t>
      </w:r>
      <w:r w:rsidR="007031D2">
        <w:t xml:space="preserve">остановится </w:t>
      </w:r>
      <w:r w:rsidR="00DF65BF" w:rsidRPr="00FD0FD8">
        <w:t>на</w:t>
      </w:r>
      <w:r w:rsidR="00DF65BF">
        <w:t xml:space="preserve"> использовании</w:t>
      </w:r>
      <w:r w:rsidR="00B14F5D">
        <w:t xml:space="preserve"> «чисты</w:t>
      </w:r>
      <w:r w:rsidR="00867021">
        <w:t>х</w:t>
      </w:r>
      <w:r w:rsidR="00B14F5D">
        <w:t>» стандар</w:t>
      </w:r>
      <w:r w:rsidR="00867021">
        <w:t>тов в области протоколов</w:t>
      </w:r>
      <w:r w:rsidR="00B14F5D">
        <w:t>, таки</w:t>
      </w:r>
      <w:r w:rsidR="00867021">
        <w:t>х</w:t>
      </w:r>
      <w:r w:rsidR="00B14F5D">
        <w:t xml:space="preserve"> как </w:t>
      </w:r>
      <w:r w:rsidR="00B14F5D">
        <w:rPr>
          <w:lang w:val="en-US"/>
        </w:rPr>
        <w:t>WedSock</w:t>
      </w:r>
      <w:r w:rsidR="00FD0FD8">
        <w:rPr>
          <w:lang w:val="en-US"/>
        </w:rPr>
        <w:t>e</w:t>
      </w:r>
      <w:r w:rsidR="00867021">
        <w:rPr>
          <w:lang w:val="en-US"/>
        </w:rPr>
        <w:t>t</w:t>
      </w:r>
      <w:r w:rsidR="00867021">
        <w:t xml:space="preserve">, </w:t>
      </w:r>
      <w:r w:rsidR="00867021">
        <w:rPr>
          <w:lang w:val="en-US"/>
        </w:rPr>
        <w:t>MQTT</w:t>
      </w:r>
      <w:r w:rsidR="00871547">
        <w:t>.</w:t>
      </w:r>
    </w:p>
    <w:p w14:paraId="476CA686" w14:textId="2A5D8CC1" w:rsidR="00362A28" w:rsidRDefault="008B4C67" w:rsidP="006B78EE">
      <w:pPr>
        <w:pStyle w:val="My-1"/>
      </w:pPr>
      <w:r>
        <w:t xml:space="preserve">Если рассмотреть </w:t>
      </w:r>
      <w:r w:rsidR="00871547">
        <w:t xml:space="preserve">протокол </w:t>
      </w:r>
      <w:r w:rsidR="00871547">
        <w:rPr>
          <w:lang w:val="en-US"/>
        </w:rPr>
        <w:t>MQTT</w:t>
      </w:r>
      <w:r w:rsidR="00871547">
        <w:t xml:space="preserve">, </w:t>
      </w:r>
      <w:r>
        <w:t xml:space="preserve">то </w:t>
      </w:r>
      <w:r w:rsidR="00871547">
        <w:t xml:space="preserve">он </w:t>
      </w:r>
      <w:r w:rsidR="00221A7A">
        <w:t xml:space="preserve">де-факто не предназначен для передачи системной и служебной информации. И совершенно не способен реализовать поддержку </w:t>
      </w:r>
      <w:r w:rsidR="007031D2">
        <w:t xml:space="preserve">проброса функционала подсистемы </w:t>
      </w:r>
      <w:r w:rsidR="007031D2">
        <w:rPr>
          <w:lang w:val="en-US"/>
        </w:rPr>
        <w:t>REPL</w:t>
      </w:r>
      <w:r w:rsidR="007031D2">
        <w:t xml:space="preserve"> </w:t>
      </w:r>
      <w:r w:rsidR="006B78EE">
        <w:t xml:space="preserve">на сторону сервера </w:t>
      </w:r>
      <w:r w:rsidR="006B78EE">
        <w:rPr>
          <w:lang w:val="en-US"/>
        </w:rPr>
        <w:t>Node</w:t>
      </w:r>
      <w:r w:rsidR="006B78EE" w:rsidRPr="006B78EE">
        <w:t>-</w:t>
      </w:r>
      <w:r w:rsidR="006B78EE">
        <w:rPr>
          <w:lang w:val="en-US"/>
        </w:rPr>
        <w:t>Red</w:t>
      </w:r>
      <w:r w:rsidR="00E64B05">
        <w:t>, что является еще одним ноу-хау</w:t>
      </w:r>
      <w:r w:rsidR="006B78EE">
        <w:t xml:space="preserve">. Что касается </w:t>
      </w:r>
      <w:r w:rsidR="006B78EE">
        <w:rPr>
          <w:lang w:val="en-US"/>
        </w:rPr>
        <w:t>WebSocket</w:t>
      </w:r>
      <w:r w:rsidR="006B78EE">
        <w:t>,</w:t>
      </w:r>
      <w:r w:rsidR="00856CD2">
        <w:t xml:space="preserve"> то он весьма гибкий, но это и является его минусом в попытке применить в чистом виде в такой платформе как наша.</w:t>
      </w:r>
    </w:p>
    <w:p w14:paraId="5D2D9D90" w14:textId="4C0101E5" w:rsidR="00856CD2" w:rsidRDefault="00DA4E1E" w:rsidP="006B78EE">
      <w:pPr>
        <w:pStyle w:val="My-1"/>
      </w:pPr>
      <w:r>
        <w:t xml:space="preserve">Каждый пользователь будет пытаться передавать данные и пытаться получить их </w:t>
      </w:r>
      <w:r w:rsidR="006000DE">
        <w:t>совершенно не стандартизированным способом, что приведет к хаосу и неработоспособности платформы</w:t>
      </w:r>
      <w:r w:rsidR="00AB17F2">
        <w:t>.</w:t>
      </w:r>
    </w:p>
    <w:p w14:paraId="26EB17A1" w14:textId="2A62DF57" w:rsidR="00AB17F2" w:rsidRPr="00E952A6" w:rsidRDefault="00AB17F2" w:rsidP="006B78EE">
      <w:pPr>
        <w:pStyle w:val="My-1"/>
      </w:pPr>
      <w:r>
        <w:t xml:space="preserve">Исходя из этого мы пришли к необходимости разработать свой протокол взаимодействия с </w:t>
      </w:r>
      <w:r w:rsidR="00C90CFE">
        <w:t>платформой,</w:t>
      </w:r>
      <w:r>
        <w:t xml:space="preserve"> который станет основным </w:t>
      </w:r>
      <w:r w:rsidR="000F29FD">
        <w:t xml:space="preserve">для </w:t>
      </w:r>
      <w:r w:rsidR="00F844BF">
        <w:t xml:space="preserve">коммуникации </w:t>
      </w:r>
      <w:r w:rsidR="000F29FD">
        <w:t xml:space="preserve">с платформой и через который можно будет получить 100% </w:t>
      </w:r>
      <w:r w:rsidR="008866FE">
        <w:t>услуг,</w:t>
      </w:r>
      <w:r w:rsidR="000F29FD">
        <w:t xml:space="preserve"> которые может предоставить платформа.</w:t>
      </w:r>
    </w:p>
    <w:p w14:paraId="06D8FDA6" w14:textId="77777777" w:rsidR="004015A8" w:rsidRDefault="004F3C0E" w:rsidP="004015A8">
      <w:pPr>
        <w:pStyle w:val="My-1"/>
        <w:ind w:firstLine="0"/>
      </w:pPr>
      <w:r>
        <w:t xml:space="preserve">Были выставлены следующие требования </w:t>
      </w:r>
      <w:r w:rsidR="00481501">
        <w:t>к протоколу</w:t>
      </w:r>
      <w:r>
        <w:t>:</w:t>
      </w:r>
    </w:p>
    <w:p w14:paraId="425F5C67" w14:textId="1E217AB0" w:rsidR="00B35E67" w:rsidRDefault="003C1636" w:rsidP="00023C66">
      <w:pPr>
        <w:pStyle w:val="My-1"/>
        <w:numPr>
          <w:ilvl w:val="0"/>
          <w:numId w:val="9"/>
        </w:numPr>
      </w:pPr>
      <w:r>
        <w:t xml:space="preserve">протокол должен базироваться на </w:t>
      </w:r>
      <w:r>
        <w:rPr>
          <w:lang w:val="en-US"/>
        </w:rPr>
        <w:t>JSON</w:t>
      </w:r>
      <w:r w:rsidRPr="003C1636">
        <w:t xml:space="preserve"> </w:t>
      </w:r>
      <w:r>
        <w:t xml:space="preserve">структурах и легко конвертироваться в объекты </w:t>
      </w:r>
      <w:r w:rsidR="00D51C49">
        <w:rPr>
          <w:lang w:val="en-US"/>
        </w:rPr>
        <w:t>JavaScript</w:t>
      </w:r>
      <w:r w:rsidR="004015A8">
        <w:t>;</w:t>
      </w:r>
    </w:p>
    <w:p w14:paraId="0696651A" w14:textId="0CF3FED5" w:rsidR="00AE646B" w:rsidRDefault="00AE646B" w:rsidP="00023C66">
      <w:pPr>
        <w:pStyle w:val="My-1"/>
        <w:numPr>
          <w:ilvl w:val="0"/>
          <w:numId w:val="9"/>
        </w:numPr>
      </w:pPr>
      <w:r>
        <w:t xml:space="preserve">иметь человекочитаемую структуру для визуального контроля </w:t>
      </w:r>
      <w:r w:rsidR="00C07296">
        <w:t>пользователем;</w:t>
      </w:r>
    </w:p>
    <w:p w14:paraId="6CE37537" w14:textId="00664825" w:rsidR="00C07296" w:rsidRDefault="00C07296" w:rsidP="00023C66">
      <w:pPr>
        <w:pStyle w:val="My-1"/>
        <w:numPr>
          <w:ilvl w:val="0"/>
          <w:numId w:val="9"/>
        </w:numPr>
      </w:pPr>
      <w:r>
        <w:t xml:space="preserve">учитывать все необходимые нюансы архитектуры </w:t>
      </w:r>
      <w:r w:rsidR="00A56610">
        <w:t xml:space="preserve">«нижнего» уровня </w:t>
      </w:r>
      <w:r w:rsidR="00C00ED3" w:rsidRPr="00C00ED3">
        <w:t>"</w:t>
      </w:r>
      <w:r w:rsidR="00C00ED3">
        <w:rPr>
          <w:lang w:val="en-US"/>
        </w:rPr>
        <w:t>Horizon</w:t>
      </w:r>
      <w:r w:rsidR="00C00ED3" w:rsidRPr="00C00ED3">
        <w:t xml:space="preserve"> </w:t>
      </w:r>
      <w:r w:rsidR="00C00ED3">
        <w:rPr>
          <w:lang w:val="en-US"/>
        </w:rPr>
        <w:t>Automation</w:t>
      </w:r>
      <w:r w:rsidR="00C00ED3" w:rsidRPr="00C00ED3">
        <w:t xml:space="preserve"> </w:t>
      </w:r>
      <w:r w:rsidR="00C00ED3">
        <w:rPr>
          <w:lang w:val="en-US"/>
        </w:rPr>
        <w:t>PLC</w:t>
      </w:r>
      <w:r w:rsidR="00C00ED3" w:rsidRPr="00C00ED3">
        <w:t>"</w:t>
      </w:r>
      <w:r w:rsidR="00A56610">
        <w:t xml:space="preserve">, </w:t>
      </w:r>
      <w:r w:rsidR="00AB33B5">
        <w:t xml:space="preserve">особенно архитектуру системной службы </w:t>
      </w:r>
      <w:r w:rsidR="00AB33B5">
        <w:rPr>
          <w:lang w:val="en-US"/>
        </w:rPr>
        <w:t>Sensor</w:t>
      </w:r>
      <w:r w:rsidR="00DB4F22">
        <w:rPr>
          <w:lang w:val="en-US"/>
        </w:rPr>
        <w:t>Manager</w:t>
      </w:r>
      <w:r w:rsidR="00DB4F22">
        <w:t xml:space="preserve">, </w:t>
      </w:r>
      <w:r w:rsidR="00E82B99">
        <w:t xml:space="preserve">архитектуру </w:t>
      </w:r>
      <w:r w:rsidR="00E82B99">
        <w:rPr>
          <w:lang w:val="en-US"/>
        </w:rPr>
        <w:t>SensorArchitect</w:t>
      </w:r>
      <w:r w:rsidR="00C34B6B">
        <w:t xml:space="preserve">, а также </w:t>
      </w:r>
      <w:r w:rsidR="000B5CE2">
        <w:t>все системные поля,</w:t>
      </w:r>
      <w:r w:rsidR="00C34B6B">
        <w:t xml:space="preserve"> которые существуют в «нижнем» уровне платформы</w:t>
      </w:r>
      <w:r w:rsidR="000B5CE2">
        <w:t>;</w:t>
      </w:r>
    </w:p>
    <w:p w14:paraId="36D84F06" w14:textId="14344FC2" w:rsidR="000B5CE2" w:rsidRDefault="000B5CE2" w:rsidP="00023C66">
      <w:pPr>
        <w:pStyle w:val="My-1"/>
        <w:numPr>
          <w:ilvl w:val="0"/>
          <w:numId w:val="9"/>
        </w:numPr>
      </w:pPr>
      <w:r>
        <w:t xml:space="preserve">обладать </w:t>
      </w:r>
      <w:r w:rsidR="005A5653">
        <w:t xml:space="preserve">большим динамическим диапазоном, </w:t>
      </w:r>
      <w:proofErr w:type="gramStart"/>
      <w:r w:rsidR="00D73F06">
        <w:t>т.е.</w:t>
      </w:r>
      <w:proofErr w:type="gramEnd"/>
      <w:r w:rsidR="005A5653">
        <w:t xml:space="preserve"> способностью к расширению. В дальнейшем количество топиков и </w:t>
      </w:r>
      <w:r w:rsidR="00D73F06">
        <w:t>служб,</w:t>
      </w:r>
      <w:r w:rsidR="005A5653">
        <w:t xml:space="preserve"> которые </w:t>
      </w:r>
      <w:r w:rsidR="00D73F06">
        <w:t>потребуется,</w:t>
      </w:r>
      <w:r w:rsidR="005A5653">
        <w:t xml:space="preserve"> обслуживать будет только </w:t>
      </w:r>
      <w:r w:rsidR="00B2109B">
        <w:t xml:space="preserve">увеличиваться, протокол обязан безболезненно </w:t>
      </w:r>
      <w:r w:rsidR="00827BB0">
        <w:t>поддержать такое расширение;</w:t>
      </w:r>
    </w:p>
    <w:p w14:paraId="3CCF5DFC" w14:textId="2D45B609" w:rsidR="004015A8" w:rsidRDefault="00D73F06" w:rsidP="00023C66">
      <w:pPr>
        <w:pStyle w:val="My-1"/>
        <w:numPr>
          <w:ilvl w:val="0"/>
          <w:numId w:val="9"/>
        </w:numPr>
      </w:pPr>
      <w:r>
        <w:t>для оптимизации объема передаваемого трафика</w:t>
      </w:r>
      <w:r w:rsidR="00A439F6">
        <w:t xml:space="preserve"> протокол должен опираться на наличие базы данных на стороне сервера для </w:t>
      </w:r>
      <w:r w:rsidR="003B610F">
        <w:t>полной реконструкции принимаемых данных</w:t>
      </w:r>
      <w:r w:rsidR="007A47D1">
        <w:t xml:space="preserve">, т.е. основной режим </w:t>
      </w:r>
      <w:r>
        <w:t>обмена</w:t>
      </w:r>
      <w:r w:rsidR="007A47D1">
        <w:t xml:space="preserve"> сообщениями – сокращенный набор данных, который за счет </w:t>
      </w:r>
      <w:r w:rsidR="007A47D1">
        <w:lastRenderedPageBreak/>
        <w:t>продуманной архитектуры «нижнего» и «верхнего» уровней</w:t>
      </w:r>
      <w:r w:rsidR="00D065FA">
        <w:t xml:space="preserve"> должен уметь восстанавливать всю недостающую информацию из базы данных</w:t>
      </w:r>
      <w:r>
        <w:t>.</w:t>
      </w:r>
      <w:r w:rsidR="007B4473">
        <w:br/>
      </w:r>
    </w:p>
    <w:p w14:paraId="45C187DA" w14:textId="115D73CF" w:rsidR="006456E7" w:rsidRDefault="00D1334A" w:rsidP="004A79DB">
      <w:pPr>
        <w:pStyle w:val="My-1"/>
      </w:pPr>
      <w:r>
        <w:t xml:space="preserve">Вывод: в результате работы над </w:t>
      </w:r>
      <w:r w:rsidR="0084084B">
        <w:t xml:space="preserve">модулем </w:t>
      </w:r>
      <w:r>
        <w:t>был разработан</w:t>
      </w:r>
      <w:r w:rsidR="00E549BC">
        <w:t xml:space="preserve"> и протестирован </w:t>
      </w:r>
      <w:proofErr w:type="gramStart"/>
      <w:r w:rsidR="0084084B">
        <w:t xml:space="preserve">– </w:t>
      </w:r>
      <w:r w:rsidR="00E549BC">
        <w:t xml:space="preserve"> «</w:t>
      </w:r>
      <w:proofErr w:type="gramEnd"/>
      <w:r w:rsidR="00E549BC">
        <w:t>Легкий Протокол Го</w:t>
      </w:r>
      <w:r w:rsidR="00CA0027">
        <w:t>ризонт»</w:t>
      </w:r>
      <w:r w:rsidR="00351002">
        <w:t xml:space="preserve"> </w:t>
      </w:r>
      <w:r w:rsidR="007B4473">
        <w:t>(</w:t>
      </w:r>
      <w:r w:rsidR="007B4473">
        <w:rPr>
          <w:lang w:val="en-US"/>
        </w:rPr>
        <w:t>LHP</w:t>
      </w:r>
      <w:r w:rsidR="007B4473" w:rsidRPr="007B4473">
        <w:t>)</w:t>
      </w:r>
      <w:r w:rsidR="007B4473">
        <w:t>. Протокол прекрасно прошел тестирования, со</w:t>
      </w:r>
      <w:r w:rsidR="00993F4D">
        <w:t>в</w:t>
      </w:r>
      <w:r w:rsidR="007B4473">
        <w:t xml:space="preserve">местно с серверными службами </w:t>
      </w:r>
      <w:r w:rsidR="007B4473">
        <w:rPr>
          <w:lang w:val="en-US"/>
        </w:rPr>
        <w:t>Node</w:t>
      </w:r>
      <w:r w:rsidR="007B4473" w:rsidRPr="007B4473">
        <w:t>-</w:t>
      </w:r>
      <w:r w:rsidR="007B4473">
        <w:rPr>
          <w:lang w:val="en-US"/>
        </w:rPr>
        <w:t>Red</w:t>
      </w:r>
      <w:r w:rsidR="00993F4D">
        <w:t xml:space="preserve"> была проверена двухсторонняя доставка </w:t>
      </w:r>
      <w:r w:rsidR="007C6D38">
        <w:t xml:space="preserve">сообщений </w:t>
      </w:r>
      <w:r w:rsidR="007C6D38">
        <w:rPr>
          <w:lang w:val="en-US"/>
        </w:rPr>
        <w:t>REPL</w:t>
      </w:r>
      <w:r w:rsidR="007C6D38">
        <w:t xml:space="preserve">, сбор данных с сенсоров «нижнего» уровня, </w:t>
      </w:r>
      <w:r w:rsidR="003F3DD5">
        <w:t>синхронизация</w:t>
      </w:r>
      <w:r w:rsidR="00B14C91">
        <w:t xml:space="preserve"> системных параметров. </w:t>
      </w:r>
      <w:r w:rsidR="00A4187F">
        <w:t xml:space="preserve">Модуль </w:t>
      </w:r>
      <w:r w:rsidR="00A427C5">
        <w:t xml:space="preserve">протокола разработан и полностью соответствует запланированным </w:t>
      </w:r>
      <w:r w:rsidR="004776FF">
        <w:t>параметрам</w:t>
      </w:r>
      <w:r w:rsidR="00A427C5">
        <w:t>.</w:t>
      </w:r>
      <w:r w:rsidR="004A79DB">
        <w:t xml:space="preserve"> </w:t>
      </w:r>
      <w:r w:rsidR="004A79DB" w:rsidRPr="004A79DB">
        <w:t>В Приложении №</w:t>
      </w:r>
      <w:r w:rsidR="004A79DB">
        <w:t>9</w:t>
      </w:r>
      <w:r w:rsidR="004A79DB" w:rsidRPr="004A79DB">
        <w:t xml:space="preserve"> представлен фрагмент программного обеспечения модуля</w:t>
      </w:r>
      <w:r w:rsidR="004A79DB">
        <w:t xml:space="preserve"> </w:t>
      </w:r>
      <w:r w:rsidR="004A79DB">
        <w:rPr>
          <w:lang w:val="en-US"/>
        </w:rPr>
        <w:t>LHP</w:t>
      </w:r>
      <w:r w:rsidR="004A79DB">
        <w:t>.</w:t>
      </w:r>
    </w:p>
    <w:p w14:paraId="44B0F111" w14:textId="3062A12A" w:rsidR="006456E7" w:rsidRDefault="006456E7" w:rsidP="00AC110D">
      <w:pPr>
        <w:pStyle w:val="My-1"/>
      </w:pPr>
      <w:r w:rsidRPr="006456E7">
        <w:t xml:space="preserve">Вывод: разработка </w:t>
      </w:r>
      <w:r w:rsidR="009706E4" w:rsidRPr="006456E7">
        <w:t>модуля,</w:t>
      </w:r>
      <w:r w:rsidRPr="006456E7">
        <w:t xml:space="preserve"> реализующего протокол </w:t>
      </w:r>
      <w:r>
        <w:rPr>
          <w:lang w:val="en-US"/>
        </w:rPr>
        <w:t>LHP</w:t>
      </w:r>
      <w:r w:rsidRPr="006456E7">
        <w:t xml:space="preserve"> </w:t>
      </w:r>
      <w:r w:rsidR="00AC110D">
        <w:t xml:space="preserve">успешно </w:t>
      </w:r>
      <w:r w:rsidRPr="006456E7">
        <w:t>выполнена</w:t>
      </w:r>
      <w:r w:rsidR="00AC110D">
        <w:t xml:space="preserve">, </w:t>
      </w:r>
      <w:r w:rsidR="00AC110D" w:rsidRPr="00AC110D">
        <w:t xml:space="preserve">требуемые </w:t>
      </w:r>
      <w:r w:rsidR="00AC110D">
        <w:t>характеристики</w:t>
      </w:r>
      <w:r w:rsidR="00AC110D" w:rsidRPr="00AC110D">
        <w:t xml:space="preserve"> достигнуты</w:t>
      </w:r>
      <w:r w:rsidRPr="006456E7">
        <w:t>. Отладка модуля велась на двух архитектурах: ARM и TENSILICA, на обеих архитектурах код работает без замечаний.</w:t>
      </w:r>
    </w:p>
    <w:p w14:paraId="642284F7" w14:textId="21BEF3D0" w:rsidR="008A5792" w:rsidRDefault="008A5792" w:rsidP="00572CB1">
      <w:pPr>
        <w:pStyle w:val="My-1"/>
      </w:pPr>
      <w:r>
        <w:br w:type="page"/>
      </w:r>
    </w:p>
    <w:p w14:paraId="7067548F" w14:textId="231A6933" w:rsidR="00CC222C" w:rsidRPr="004021C6" w:rsidRDefault="00600473" w:rsidP="00572CB1">
      <w:pPr>
        <w:pStyle w:val="My-4"/>
        <w:rPr>
          <w:color w:val="000000" w:themeColor="text1"/>
        </w:rPr>
      </w:pPr>
      <w:bookmarkStart w:id="191" w:name="_Toc199179109"/>
      <w:bookmarkStart w:id="192" w:name="_Toc199179240"/>
      <w:bookmarkStart w:id="193" w:name="_Toc199238207"/>
      <w:bookmarkStart w:id="194" w:name="_Toc199239157"/>
      <w:bookmarkStart w:id="195" w:name="_Toc199239229"/>
      <w:bookmarkStart w:id="196" w:name="_Toc199239301"/>
      <w:bookmarkStart w:id="197" w:name="_Toc199239373"/>
      <w:bookmarkStart w:id="198" w:name="_Toc199239833"/>
      <w:bookmarkStart w:id="199" w:name="_Toc199239906"/>
      <w:bookmarkStart w:id="200" w:name="_Toc199239979"/>
      <w:bookmarkStart w:id="201" w:name="_Toc199240240"/>
      <w:bookmarkStart w:id="202" w:name="_Toc199240319"/>
      <w:bookmarkStart w:id="203" w:name="_Toc199323389"/>
      <w:bookmarkEnd w:id="191"/>
      <w:bookmarkEnd w:id="192"/>
      <w:bookmarkEnd w:id="193"/>
      <w:bookmarkEnd w:id="194"/>
      <w:bookmarkEnd w:id="195"/>
      <w:bookmarkEnd w:id="196"/>
      <w:bookmarkEnd w:id="197"/>
      <w:bookmarkEnd w:id="198"/>
      <w:bookmarkEnd w:id="199"/>
      <w:bookmarkEnd w:id="200"/>
      <w:bookmarkEnd w:id="201"/>
      <w:bookmarkEnd w:id="202"/>
      <w:r>
        <w:lastRenderedPageBreak/>
        <w:t>4.</w:t>
      </w:r>
      <w:r w:rsidR="00185856">
        <w:t>8</w:t>
      </w:r>
      <w:r>
        <w:tab/>
      </w:r>
      <w:bookmarkStart w:id="204" w:name="_Toc199239230"/>
      <w:r w:rsidR="00687808">
        <w:t xml:space="preserve">РАЗРАБОТКА </w:t>
      </w:r>
      <w:r w:rsidR="00B6711D">
        <w:t xml:space="preserve">МОДУЛЯ </w:t>
      </w:r>
      <w:r w:rsidR="00A25534" w:rsidRPr="00A25534">
        <w:t>PROCESS</w:t>
      </w:r>
      <w:bookmarkEnd w:id="203"/>
      <w:bookmarkEnd w:id="204"/>
    </w:p>
    <w:p w14:paraId="064A6CF7" w14:textId="316D0609" w:rsidR="5C39B14D" w:rsidRDefault="5C39B14D" w:rsidP="5C39B14D">
      <w:pPr>
        <w:pStyle w:val="My-1"/>
      </w:pPr>
      <w:bookmarkStart w:id="205" w:name="_Toc167049710"/>
      <w:r>
        <w:t xml:space="preserve">В ходе реализации фреймворка "Horizon Automation </w:t>
      </w:r>
      <w:r w:rsidR="5DAA315A">
        <w:t>PLC</w:t>
      </w:r>
      <w:r>
        <w:t>" требовалось разработать службу, организующую единую точку старта фреймворка и выполняющую первоначальную инициализацию всех служб</w:t>
      </w:r>
      <w:r w:rsidR="00B13C4A">
        <w:t xml:space="preserve"> ПЛК</w:t>
      </w:r>
      <w:r>
        <w:t>.</w:t>
      </w:r>
    </w:p>
    <w:p w14:paraId="4723DA66" w14:textId="77D9BE3D" w:rsidR="00CC222C" w:rsidRPr="008E4435" w:rsidRDefault="5C39B14D" w:rsidP="00D521C8">
      <w:pPr>
        <w:pStyle w:val="My-1"/>
        <w:ind w:firstLine="567"/>
        <w:rPr>
          <w:rFonts w:eastAsia="Times New Roman" w:cs="Times New Roman"/>
          <w:color w:val="000000" w:themeColor="text1"/>
        </w:rPr>
      </w:pPr>
      <w:r>
        <w:t xml:space="preserve">В соответствии с принятыми архитектурными решениями такая служба </w:t>
      </w:r>
      <w:r w:rsidR="00D521C8">
        <w:t xml:space="preserve">и </w:t>
      </w:r>
      <w:proofErr w:type="gramStart"/>
      <w:r w:rsidR="00D521C8">
        <w:t>на ПЛК</w:t>
      </w:r>
      <w:proofErr w:type="gramEnd"/>
      <w:r w:rsidR="00D521C8">
        <w:t xml:space="preserve"> и на </w:t>
      </w:r>
      <w:r w:rsidR="00D521C8">
        <w:rPr>
          <w:lang w:val="en-US"/>
        </w:rPr>
        <w:t>Hub</w:t>
      </w:r>
      <w:r w:rsidR="00D521C8">
        <w:t xml:space="preserve">, </w:t>
      </w:r>
      <w:r w:rsidR="00B13C4A">
        <w:t>получила наименование</w:t>
      </w:r>
      <w:r>
        <w:t xml:space="preserve"> </w:t>
      </w:r>
      <w:r w:rsidRPr="5C39B14D">
        <w:rPr>
          <w:lang w:val="en-US"/>
        </w:rPr>
        <w:t>Process</w:t>
      </w:r>
      <w:r>
        <w:t>.</w:t>
      </w:r>
    </w:p>
    <w:p w14:paraId="457E5CFC" w14:textId="4AC74999" w:rsidR="00CC222C" w:rsidRPr="008E4435" w:rsidRDefault="4512B4A5" w:rsidP="00CC222C">
      <w:pPr>
        <w:pStyle w:val="My-1"/>
        <w:ind w:firstLine="567"/>
        <w:rPr>
          <w:rFonts w:eastAsia="Times New Roman" w:cs="Times New Roman"/>
          <w:color w:val="000000" w:themeColor="text1"/>
        </w:rPr>
      </w:pPr>
      <w:r w:rsidRPr="4512B4A5">
        <w:rPr>
          <w:rFonts w:eastAsia="Times New Roman" w:cs="Times New Roman"/>
          <w:color w:val="000000" w:themeColor="text1"/>
        </w:rPr>
        <w:t xml:space="preserve">Запуск службы Process осуществляется благодаря </w:t>
      </w:r>
      <w:r w:rsidR="61D0B7E8" w:rsidRPr="61D0B7E8">
        <w:rPr>
          <w:rFonts w:eastAsia="Times New Roman" w:cs="Times New Roman"/>
          <w:color w:val="000000" w:themeColor="text1"/>
        </w:rPr>
        <w:t xml:space="preserve">функционалу, предоставляемому исполнительной </w:t>
      </w:r>
      <w:r w:rsidR="3D935B19" w:rsidRPr="3D935B19">
        <w:rPr>
          <w:rFonts w:eastAsia="Times New Roman" w:cs="Times New Roman"/>
          <w:color w:val="000000" w:themeColor="text1"/>
        </w:rPr>
        <w:t xml:space="preserve">средой Espruino. </w:t>
      </w:r>
      <w:r w:rsidR="4C1F4501" w:rsidRPr="4C1F4501">
        <w:rPr>
          <w:rFonts w:eastAsia="Times New Roman" w:cs="Times New Roman"/>
          <w:color w:val="000000" w:themeColor="text1"/>
        </w:rPr>
        <w:t xml:space="preserve">Код в файлах с </w:t>
      </w:r>
      <w:proofErr w:type="gramStart"/>
      <w:r w:rsidR="4C1F4501" w:rsidRPr="4C1F4501">
        <w:rPr>
          <w:rFonts w:eastAsia="Times New Roman" w:cs="Times New Roman"/>
          <w:color w:val="000000" w:themeColor="text1"/>
        </w:rPr>
        <w:t>именами .</w:t>
      </w:r>
      <w:r w:rsidR="66363568" w:rsidRPr="66363568">
        <w:rPr>
          <w:rFonts w:eastAsia="Times New Roman" w:cs="Times New Roman"/>
          <w:color w:val="000000" w:themeColor="text1"/>
        </w:rPr>
        <w:t>boot</w:t>
      </w:r>
      <w:proofErr w:type="gramEnd"/>
      <w:r w:rsidR="66363568" w:rsidRPr="66363568">
        <w:rPr>
          <w:rFonts w:eastAsia="Times New Roman" w:cs="Times New Roman"/>
          <w:color w:val="000000" w:themeColor="text1"/>
        </w:rPr>
        <w:t xml:space="preserve">0 </w:t>
      </w:r>
      <w:proofErr w:type="gramStart"/>
      <w:r w:rsidR="66363568" w:rsidRPr="66363568">
        <w:rPr>
          <w:rFonts w:eastAsia="Times New Roman" w:cs="Times New Roman"/>
          <w:color w:val="000000" w:themeColor="text1"/>
        </w:rPr>
        <w:t xml:space="preserve">... </w:t>
      </w:r>
      <w:r w:rsidR="64A1DCAC" w:rsidRPr="64A1DCAC">
        <w:rPr>
          <w:rFonts w:eastAsia="Times New Roman" w:cs="Times New Roman"/>
          <w:color w:val="000000" w:themeColor="text1"/>
        </w:rPr>
        <w:t>.boot</w:t>
      </w:r>
      <w:proofErr w:type="gramEnd"/>
      <w:r w:rsidR="64A1DCAC" w:rsidRPr="64A1DCAC">
        <w:rPr>
          <w:rFonts w:eastAsia="Times New Roman" w:cs="Times New Roman"/>
          <w:color w:val="000000" w:themeColor="text1"/>
        </w:rPr>
        <w:t xml:space="preserve">3 будет безусловно выполняться при старте системы. </w:t>
      </w:r>
      <w:r w:rsidR="7D98D946" w:rsidRPr="7D98D946">
        <w:rPr>
          <w:rFonts w:eastAsia="Times New Roman" w:cs="Times New Roman"/>
          <w:color w:val="000000" w:themeColor="text1"/>
        </w:rPr>
        <w:t>Поэтому разместив создание объекта службы в</w:t>
      </w:r>
      <w:r w:rsidR="7FC5DF4B" w:rsidRPr="7FC5DF4B">
        <w:rPr>
          <w:rFonts w:eastAsia="Times New Roman" w:cs="Times New Roman"/>
          <w:color w:val="000000" w:themeColor="text1"/>
        </w:rPr>
        <w:t xml:space="preserve"> одном из таких файлов гарантирует её запуск </w:t>
      </w:r>
      <w:r w:rsidR="7CC5D8B2" w:rsidRPr="7CC5D8B2">
        <w:rPr>
          <w:rFonts w:eastAsia="Times New Roman" w:cs="Times New Roman"/>
          <w:color w:val="000000" w:themeColor="text1"/>
        </w:rPr>
        <w:t xml:space="preserve">при включении </w:t>
      </w:r>
      <w:r w:rsidR="00D521C8">
        <w:rPr>
          <w:rFonts w:eastAsia="Times New Roman" w:cs="Times New Roman"/>
          <w:color w:val="000000" w:themeColor="text1"/>
        </w:rPr>
        <w:t>ПЛК</w:t>
      </w:r>
      <w:r w:rsidR="7CC5D8B2" w:rsidRPr="7CC5D8B2">
        <w:rPr>
          <w:rFonts w:eastAsia="Times New Roman" w:cs="Times New Roman"/>
          <w:color w:val="000000" w:themeColor="text1"/>
        </w:rPr>
        <w:t>.</w:t>
      </w:r>
    </w:p>
    <w:p w14:paraId="1BC218E6" w14:textId="398622B0" w:rsidR="00CC222C" w:rsidRPr="008E4435" w:rsidRDefault="434DECC2" w:rsidP="00D371CD">
      <w:pPr>
        <w:pStyle w:val="My-1"/>
        <w:rPr>
          <w:rFonts w:eastAsia="Times New Roman" w:cs="Times New Roman"/>
          <w:color w:val="000000" w:themeColor="text1"/>
        </w:rPr>
      </w:pPr>
      <w:r w:rsidRPr="00D371CD">
        <w:t xml:space="preserve">Для обеспечения гибкости системы при её инициализации служба Process </w:t>
      </w:r>
      <w:r w:rsidR="1ECBF5DD" w:rsidRPr="00D371CD">
        <w:t>считывает конфигурационные</w:t>
      </w:r>
      <w:r w:rsidR="5743501E" w:rsidRPr="00D371CD">
        <w:t xml:space="preserve"> файлы</w:t>
      </w:r>
      <w:r w:rsidR="767EE1AF" w:rsidRPr="00D371CD">
        <w:t>, определяет какую программу запускать, какие службы инициализировать и какие датчики подключать</w:t>
      </w:r>
      <w:r w:rsidR="00CC222C" w:rsidRPr="00D371CD">
        <w:t>:</w:t>
      </w:r>
    </w:p>
    <w:p w14:paraId="0041F1DF" w14:textId="595C75B3" w:rsidR="00CC222C" w:rsidRPr="008E4435" w:rsidRDefault="00CC222C" w:rsidP="00023C66">
      <w:pPr>
        <w:pStyle w:val="My-1"/>
        <w:numPr>
          <w:ilvl w:val="1"/>
          <w:numId w:val="3"/>
        </w:numPr>
        <w:rPr>
          <w:rFonts w:eastAsia="Times New Roman" w:cs="Times New Roman"/>
          <w:color w:val="000000" w:themeColor="text1"/>
        </w:rPr>
      </w:pPr>
      <w:proofErr w:type="spellStart"/>
      <w:proofErr w:type="gramStart"/>
      <w:r w:rsidRPr="000120B2">
        <w:rPr>
          <w:rFonts w:eastAsia="Times New Roman" w:cs="Times New Roman"/>
          <w:b/>
          <w:bCs/>
          <w:color w:val="000000" w:themeColor="text1"/>
        </w:rPr>
        <w:t>init.</w:t>
      </w:r>
      <w:r w:rsidR="35B873C8" w:rsidRPr="000120B2">
        <w:rPr>
          <w:rFonts w:eastAsia="Times New Roman" w:cs="Times New Roman"/>
          <w:b/>
          <w:bCs/>
          <w:color w:val="000000" w:themeColor="text1"/>
        </w:rPr>
        <w:t>json</w:t>
      </w:r>
      <w:proofErr w:type="spellEnd"/>
      <w:proofErr w:type="gramEnd"/>
      <w:r w:rsidRPr="35B873C8">
        <w:rPr>
          <w:rFonts w:eastAsia="Times New Roman" w:cs="Times New Roman"/>
          <w:color w:val="000000" w:themeColor="text1"/>
        </w:rPr>
        <w:t xml:space="preserve"> - хранит информацию для инициализации системы</w:t>
      </w:r>
      <w:r w:rsidR="5E9D55A9" w:rsidRPr="5E9D55A9">
        <w:rPr>
          <w:rFonts w:eastAsia="Times New Roman" w:cs="Times New Roman"/>
          <w:color w:val="000000" w:themeColor="text1"/>
        </w:rPr>
        <w:t xml:space="preserve">, </w:t>
      </w:r>
      <w:r w:rsidR="2C703D09" w:rsidRPr="2C703D09">
        <w:rPr>
          <w:rFonts w:eastAsia="Times New Roman" w:cs="Times New Roman"/>
          <w:color w:val="000000" w:themeColor="text1"/>
        </w:rPr>
        <w:t xml:space="preserve">включая имя </w:t>
      </w:r>
      <w:r w:rsidR="002B3CC0">
        <w:rPr>
          <w:rFonts w:eastAsia="Times New Roman" w:cs="Times New Roman"/>
          <w:color w:val="000000" w:themeColor="text1"/>
        </w:rPr>
        <w:t>ПЛК</w:t>
      </w:r>
      <w:r w:rsidR="2C703D09" w:rsidRPr="2C703D09">
        <w:rPr>
          <w:rFonts w:eastAsia="Times New Roman" w:cs="Times New Roman"/>
          <w:color w:val="000000" w:themeColor="text1"/>
        </w:rPr>
        <w:t xml:space="preserve">, </w:t>
      </w:r>
      <w:r w:rsidR="03E544F2" w:rsidRPr="03E544F2">
        <w:rPr>
          <w:rFonts w:eastAsia="Times New Roman" w:cs="Times New Roman"/>
          <w:color w:val="000000" w:themeColor="text1"/>
        </w:rPr>
        <w:t xml:space="preserve">название запускаемой программы и </w:t>
      </w:r>
      <w:r w:rsidR="03D7A688" w:rsidRPr="03D7A688">
        <w:rPr>
          <w:rFonts w:eastAsia="Times New Roman" w:cs="Times New Roman"/>
          <w:color w:val="000000" w:themeColor="text1"/>
        </w:rPr>
        <w:t>конфигурации</w:t>
      </w:r>
      <w:r w:rsidRPr="35B873C8">
        <w:rPr>
          <w:rFonts w:eastAsia="Times New Roman" w:cs="Times New Roman"/>
          <w:color w:val="000000" w:themeColor="text1"/>
        </w:rPr>
        <w:t>;</w:t>
      </w:r>
    </w:p>
    <w:p w14:paraId="7CE8A1F8" w14:textId="4B1C2A32" w:rsidR="00CC222C" w:rsidRPr="008E4435" w:rsidRDefault="00CC222C" w:rsidP="00023C66">
      <w:pPr>
        <w:pStyle w:val="My-1"/>
        <w:numPr>
          <w:ilvl w:val="1"/>
          <w:numId w:val="3"/>
        </w:numPr>
        <w:rPr>
          <w:rFonts w:eastAsia="Times New Roman" w:cs="Times New Roman"/>
          <w:color w:val="000000" w:themeColor="text1"/>
        </w:rPr>
      </w:pPr>
      <w:proofErr w:type="spellStart"/>
      <w:proofErr w:type="gramStart"/>
      <w:r w:rsidRPr="000120B2">
        <w:rPr>
          <w:rFonts w:eastAsia="Times New Roman" w:cs="Times New Roman"/>
          <w:b/>
          <w:bCs/>
          <w:color w:val="000000" w:themeColor="text1"/>
        </w:rPr>
        <w:t>device.</w:t>
      </w:r>
      <w:r w:rsidR="03595CE3" w:rsidRPr="000120B2">
        <w:rPr>
          <w:rFonts w:eastAsia="Times New Roman" w:cs="Times New Roman"/>
          <w:b/>
          <w:bCs/>
          <w:color w:val="000000" w:themeColor="text1"/>
        </w:rPr>
        <w:t>json</w:t>
      </w:r>
      <w:proofErr w:type="spellEnd"/>
      <w:proofErr w:type="gramEnd"/>
      <w:r w:rsidRPr="03595CE3">
        <w:rPr>
          <w:rFonts w:eastAsia="Times New Roman" w:cs="Times New Roman"/>
          <w:color w:val="000000" w:themeColor="text1"/>
        </w:rPr>
        <w:t xml:space="preserve"> - хранит данные о периферийных модулях и запускаемых программ</w:t>
      </w:r>
      <w:r w:rsidR="03D7A688" w:rsidRPr="03D7A688">
        <w:rPr>
          <w:rFonts w:eastAsia="Times New Roman" w:cs="Times New Roman"/>
          <w:color w:val="000000" w:themeColor="text1"/>
        </w:rPr>
        <w:t xml:space="preserve">, отсортированных по </w:t>
      </w:r>
      <w:r w:rsidR="3F4C1FA8" w:rsidRPr="3F4C1FA8">
        <w:rPr>
          <w:rFonts w:eastAsia="Times New Roman" w:cs="Times New Roman"/>
          <w:color w:val="000000" w:themeColor="text1"/>
        </w:rPr>
        <w:t>конфигурациям</w:t>
      </w:r>
      <w:r w:rsidRPr="03595CE3">
        <w:rPr>
          <w:rFonts w:eastAsia="Times New Roman" w:cs="Times New Roman"/>
          <w:color w:val="000000" w:themeColor="text1"/>
        </w:rPr>
        <w:t>;</w:t>
      </w:r>
    </w:p>
    <w:p w14:paraId="5E2EEF4B" w14:textId="715EE059" w:rsidR="3F4C1FA8" w:rsidRDefault="25BF72C0" w:rsidP="3F4C1FA8">
      <w:pPr>
        <w:pStyle w:val="My-1"/>
        <w:numPr>
          <w:ilvl w:val="1"/>
          <w:numId w:val="3"/>
        </w:numPr>
        <w:rPr>
          <w:rFonts w:eastAsia="Times New Roman" w:cs="Times New Roman"/>
          <w:color w:val="000000" w:themeColor="text1"/>
        </w:rPr>
      </w:pPr>
      <w:proofErr w:type="spellStart"/>
      <w:proofErr w:type="gramStart"/>
      <w:r w:rsidRPr="000120B2">
        <w:rPr>
          <w:rFonts w:eastAsia="Times New Roman" w:cs="Times New Roman"/>
          <w:b/>
          <w:bCs/>
          <w:color w:val="000000" w:themeColor="text1"/>
        </w:rPr>
        <w:t>system</w:t>
      </w:r>
      <w:r w:rsidR="542DC753" w:rsidRPr="000120B2">
        <w:rPr>
          <w:rFonts w:eastAsia="Times New Roman" w:cs="Times New Roman"/>
          <w:b/>
          <w:bCs/>
          <w:color w:val="000000" w:themeColor="text1"/>
        </w:rPr>
        <w:t>.json</w:t>
      </w:r>
      <w:proofErr w:type="spellEnd"/>
      <w:proofErr w:type="gramEnd"/>
      <w:r w:rsidR="542DC753" w:rsidRPr="542DC753">
        <w:rPr>
          <w:rFonts w:eastAsia="Times New Roman" w:cs="Times New Roman"/>
          <w:color w:val="000000" w:themeColor="text1"/>
        </w:rPr>
        <w:t xml:space="preserve"> - </w:t>
      </w:r>
      <w:r w:rsidR="20DD5ABA" w:rsidRPr="20DD5ABA">
        <w:rPr>
          <w:rFonts w:eastAsia="Times New Roman" w:cs="Times New Roman"/>
          <w:color w:val="000000" w:themeColor="text1"/>
        </w:rPr>
        <w:t xml:space="preserve">хранит </w:t>
      </w:r>
      <w:r w:rsidR="4A90D596" w:rsidRPr="4A90D596">
        <w:rPr>
          <w:rFonts w:eastAsia="Times New Roman" w:cs="Times New Roman"/>
          <w:color w:val="000000" w:themeColor="text1"/>
        </w:rPr>
        <w:t xml:space="preserve">данные об устройствах, </w:t>
      </w:r>
      <w:r w:rsidR="437973D8" w:rsidRPr="437973D8">
        <w:rPr>
          <w:rFonts w:eastAsia="Times New Roman" w:cs="Times New Roman"/>
          <w:color w:val="000000" w:themeColor="text1"/>
        </w:rPr>
        <w:t xml:space="preserve">предназначенных для служебных </w:t>
      </w:r>
      <w:r w:rsidR="2A32A318" w:rsidRPr="2A32A318">
        <w:rPr>
          <w:rFonts w:eastAsia="Times New Roman" w:cs="Times New Roman"/>
          <w:color w:val="000000" w:themeColor="text1"/>
        </w:rPr>
        <w:t>нужд,</w:t>
      </w:r>
      <w:r w:rsidR="48C6E04B" w:rsidRPr="48C6E04B">
        <w:rPr>
          <w:rFonts w:eastAsia="Times New Roman" w:cs="Times New Roman"/>
          <w:color w:val="000000" w:themeColor="text1"/>
        </w:rPr>
        <w:t xml:space="preserve"> не </w:t>
      </w:r>
      <w:r w:rsidR="72A402BC" w:rsidRPr="72A402BC">
        <w:rPr>
          <w:rFonts w:eastAsia="Times New Roman" w:cs="Times New Roman"/>
          <w:color w:val="000000" w:themeColor="text1"/>
        </w:rPr>
        <w:t>предназначен для редактирования;</w:t>
      </w:r>
    </w:p>
    <w:p w14:paraId="5D6A1DE5" w14:textId="6BEB6E70" w:rsidR="767EE1AF" w:rsidRDefault="767EE1AF" w:rsidP="767EE1AF">
      <w:pPr>
        <w:pStyle w:val="My-1"/>
        <w:numPr>
          <w:ilvl w:val="1"/>
          <w:numId w:val="3"/>
        </w:numPr>
        <w:rPr>
          <w:rFonts w:eastAsia="Times New Roman" w:cs="Times New Roman"/>
          <w:color w:val="000000" w:themeColor="text1"/>
        </w:rPr>
      </w:pPr>
      <w:proofErr w:type="spellStart"/>
      <w:proofErr w:type="gramStart"/>
      <w:r w:rsidRPr="000120B2">
        <w:rPr>
          <w:rFonts w:eastAsia="Times New Roman" w:cs="Times New Roman"/>
          <w:b/>
          <w:bCs/>
          <w:color w:val="000000" w:themeColor="text1"/>
        </w:rPr>
        <w:t>services.json</w:t>
      </w:r>
      <w:proofErr w:type="spellEnd"/>
      <w:proofErr w:type="gramEnd"/>
      <w:r w:rsidRPr="767EE1AF">
        <w:rPr>
          <w:rFonts w:eastAsia="Times New Roman" w:cs="Times New Roman"/>
          <w:color w:val="000000" w:themeColor="text1"/>
        </w:rPr>
        <w:t xml:space="preserve"> - хранит конфигурацию служб;</w:t>
      </w:r>
    </w:p>
    <w:p w14:paraId="039A9C83" w14:textId="128B95A9" w:rsidR="00CC222C" w:rsidRPr="008E4435" w:rsidRDefault="00CC222C" w:rsidP="00023C66">
      <w:pPr>
        <w:pStyle w:val="My-1"/>
        <w:numPr>
          <w:ilvl w:val="1"/>
          <w:numId w:val="3"/>
        </w:numPr>
        <w:rPr>
          <w:rFonts w:eastAsia="Times New Roman" w:cs="Times New Roman"/>
          <w:color w:val="000000" w:themeColor="text1"/>
        </w:rPr>
      </w:pPr>
      <w:proofErr w:type="spellStart"/>
      <w:proofErr w:type="gramStart"/>
      <w:r w:rsidRPr="000120B2">
        <w:rPr>
          <w:rFonts w:eastAsia="Times New Roman" w:cs="Times New Roman"/>
          <w:b/>
          <w:bCs/>
          <w:color w:val="000000" w:themeColor="text1"/>
        </w:rPr>
        <w:t>network.</w:t>
      </w:r>
      <w:r w:rsidR="6FF85197" w:rsidRPr="000120B2">
        <w:rPr>
          <w:rFonts w:eastAsia="Times New Roman" w:cs="Times New Roman"/>
          <w:b/>
          <w:bCs/>
          <w:color w:val="000000" w:themeColor="text1"/>
        </w:rPr>
        <w:t>json</w:t>
      </w:r>
      <w:proofErr w:type="spellEnd"/>
      <w:proofErr w:type="gramEnd"/>
      <w:r w:rsidRPr="03595CE3">
        <w:rPr>
          <w:rFonts w:eastAsia="Times New Roman" w:cs="Times New Roman"/>
          <w:color w:val="000000" w:themeColor="text1"/>
        </w:rPr>
        <w:t xml:space="preserve"> - хранит данные, необходимые для сетевого соединения.</w:t>
      </w:r>
    </w:p>
    <w:p w14:paraId="5D73015D" w14:textId="65EE3700" w:rsidR="00CC222C" w:rsidRPr="008E4435" w:rsidRDefault="00CC222C" w:rsidP="00CC222C">
      <w:pPr>
        <w:pStyle w:val="My-1"/>
        <w:ind w:firstLine="708"/>
        <w:rPr>
          <w:rFonts w:eastAsia="Times New Roman" w:cs="Times New Roman"/>
          <w:color w:val="000000" w:themeColor="text1"/>
        </w:rPr>
      </w:pPr>
    </w:p>
    <w:p w14:paraId="20083A55" w14:textId="097080CD" w:rsidR="00CC222C" w:rsidRPr="008E4435" w:rsidRDefault="767EE1AF" w:rsidP="00CC222C">
      <w:pPr>
        <w:pStyle w:val="My-1"/>
        <w:ind w:firstLine="708"/>
        <w:rPr>
          <w:rFonts w:eastAsia="Times New Roman" w:cs="Times New Roman"/>
          <w:color w:val="000000" w:themeColor="text1"/>
        </w:rPr>
      </w:pPr>
      <w:r w:rsidRPr="00D371CD">
        <w:t>После</w:t>
      </w:r>
      <w:r w:rsidR="00A218D6">
        <w:t xml:space="preserve"> выполнения базовой конфигурации фреймворка</w:t>
      </w:r>
      <w:r w:rsidRPr="00D371CD">
        <w:t xml:space="preserve">, Process приступает к запуску остальных служб. Службы запускаются в зависимости от установленного в конфигурационном файле приоритета. Созданные объекты помещаются в глобальный объект </w:t>
      </w:r>
      <w:r w:rsidR="00EA72E7">
        <w:t>«</w:t>
      </w:r>
      <w:r w:rsidRPr="00D371CD">
        <w:t>H</w:t>
      </w:r>
      <w:r w:rsidR="00EA72E7">
        <w:t>»</w:t>
      </w:r>
      <w:r w:rsidRPr="00D371CD">
        <w:t>, который также хранит описание службы и её статус.</w:t>
      </w:r>
    </w:p>
    <w:p w14:paraId="4313F386" w14:textId="7FD1A827" w:rsidR="00CC222C" w:rsidRPr="008E4435" w:rsidRDefault="00CC222C" w:rsidP="00CC222C">
      <w:pPr>
        <w:pStyle w:val="My-1"/>
        <w:ind w:firstLine="708"/>
        <w:rPr>
          <w:rFonts w:eastAsia="Times New Roman" w:cs="Times New Roman"/>
          <w:color w:val="000000" w:themeColor="text1"/>
        </w:rPr>
      </w:pPr>
    </w:p>
    <w:p w14:paraId="35D5D82A" w14:textId="55062BBC" w:rsidR="00CC222C" w:rsidRPr="008E4435" w:rsidRDefault="767EE1AF" w:rsidP="4B84640A">
      <w:pPr>
        <w:pStyle w:val="My-1"/>
        <w:ind w:firstLine="567"/>
        <w:rPr>
          <w:rFonts w:eastAsia="Times New Roman" w:cs="Times New Roman"/>
          <w:color w:val="000000" w:themeColor="text1"/>
        </w:rPr>
      </w:pPr>
      <w:r>
        <w:t xml:space="preserve">После того, как все службы запущены, Process с помощью функционала DeviceManager создаёт каналы сенсоров и актуаторов, указанных в выбранной конфигурации из </w:t>
      </w:r>
      <w:proofErr w:type="spellStart"/>
      <w:proofErr w:type="gramStart"/>
      <w:r>
        <w:t>device.json</w:t>
      </w:r>
      <w:proofErr w:type="spellEnd"/>
      <w:proofErr w:type="gramEnd"/>
      <w:r>
        <w:t xml:space="preserve"> и </w:t>
      </w:r>
      <w:proofErr w:type="spellStart"/>
      <w:proofErr w:type="gramStart"/>
      <w:r>
        <w:t>system.json</w:t>
      </w:r>
      <w:proofErr w:type="spellEnd"/>
      <w:proofErr w:type="gramEnd"/>
      <w:r>
        <w:t xml:space="preserve">. Имена </w:t>
      </w:r>
      <w:r w:rsidR="00FF0ED2">
        <w:t>объектов-</w:t>
      </w:r>
      <w:r>
        <w:t xml:space="preserve">каналов, под которыми созданные объекты помещаются в глобальную область видимости, также берутся из конфигурации. Фреймворк </w:t>
      </w:r>
      <w:r w:rsidR="002D2E5C">
        <w:t xml:space="preserve">контролирует имена объектов-каналов и не позволяет создавать </w:t>
      </w:r>
      <w:r>
        <w:t>с одинаковым</w:t>
      </w:r>
      <w:r w:rsidR="002D2E5C">
        <w:t>и</w:t>
      </w:r>
      <w:r>
        <w:t xml:space="preserve"> </w:t>
      </w:r>
      <w:r w:rsidR="009706E4">
        <w:t>именами</w:t>
      </w:r>
      <w:r>
        <w:t xml:space="preserve">. </w:t>
      </w:r>
      <w:r w:rsidR="002D2E5C">
        <w:t xml:space="preserve">При неправильной конфигурации, </w:t>
      </w:r>
      <w:proofErr w:type="gramStart"/>
      <w:r w:rsidR="002D2E5C">
        <w:t>т.е.</w:t>
      </w:r>
      <w:proofErr w:type="gramEnd"/>
      <w:r w:rsidR="002D2E5C">
        <w:t xml:space="preserve"> в </w:t>
      </w:r>
      <w:proofErr w:type="gramStart"/>
      <w:r w:rsidR="002D2E5C">
        <w:t>ситуации</w:t>
      </w:r>
      <w:proofErr w:type="gramEnd"/>
      <w:r w:rsidR="002D2E5C">
        <w:t xml:space="preserve"> </w:t>
      </w:r>
      <w:r w:rsidR="00570E67">
        <w:t xml:space="preserve">когда пользователь по </w:t>
      </w:r>
      <w:proofErr w:type="gramStart"/>
      <w:r w:rsidR="00570E67">
        <w:t>какой то</w:t>
      </w:r>
      <w:proofErr w:type="gramEnd"/>
      <w:r w:rsidR="00570E67">
        <w:t xml:space="preserve"> причине дал одинаковые имена разным каналам, </w:t>
      </w:r>
      <w:r w:rsidR="009706E4">
        <w:t xml:space="preserve">служба проигнорирует создание канала дубликата и выдаст пользователю </w:t>
      </w:r>
      <w:r>
        <w:t>сообщение об ошибке.</w:t>
      </w:r>
    </w:p>
    <w:p w14:paraId="6F72367E" w14:textId="746AE12D" w:rsidR="00CC222C" w:rsidRPr="00BD288E" w:rsidRDefault="529C9856" w:rsidP="00BD288E">
      <w:pPr>
        <w:pStyle w:val="My-1"/>
        <w:ind w:firstLine="567"/>
        <w:rPr>
          <w:rFonts w:eastAsia="Times New Roman" w:cs="Times New Roman"/>
          <w:color w:val="000000" w:themeColor="text1"/>
        </w:rPr>
      </w:pPr>
      <w:r w:rsidRPr="529C9856">
        <w:rPr>
          <w:rFonts w:eastAsia="Times New Roman" w:cs="Times New Roman"/>
          <w:color w:val="000000" w:themeColor="text1"/>
        </w:rPr>
        <w:t>После инициализации запускается задача периодического обновления сведений о системе, синхронизация по времени, а также повторное подключение к сети в случае неудачи или разрыва связи.</w:t>
      </w:r>
      <w:r w:rsidR="00CC222C" w:rsidRPr="529C9856">
        <w:rPr>
          <w:rFonts w:eastAsia="Times New Roman" w:cs="Times New Roman"/>
          <w:color w:val="000000" w:themeColor="text1"/>
        </w:rPr>
        <w:t xml:space="preserve">  Интервал составляет </w:t>
      </w:r>
      <w:r w:rsidR="00CC222C" w:rsidRPr="529C9856">
        <w:rPr>
          <w:rFonts w:eastAsia="Times New Roman" w:cs="Times New Roman"/>
          <w:color w:val="000000" w:themeColor="text1"/>
        </w:rPr>
        <w:lastRenderedPageBreak/>
        <w:t>10 секунд.</w:t>
      </w:r>
      <w:r w:rsidR="00BD288E" w:rsidRPr="00BD288E">
        <w:rPr>
          <w:rFonts w:eastAsia="Times New Roman" w:cs="Times New Roman"/>
          <w:color w:val="000000" w:themeColor="text1"/>
        </w:rPr>
        <w:t xml:space="preserve"> В Приложении №</w:t>
      </w:r>
      <w:r w:rsidR="00BD288E">
        <w:rPr>
          <w:rFonts w:eastAsia="Times New Roman" w:cs="Times New Roman"/>
          <w:color w:val="000000" w:themeColor="text1"/>
        </w:rPr>
        <w:t>10</w:t>
      </w:r>
      <w:r w:rsidR="00BD288E" w:rsidRPr="00BD288E">
        <w:rPr>
          <w:rFonts w:eastAsia="Times New Roman" w:cs="Times New Roman"/>
          <w:color w:val="000000" w:themeColor="text1"/>
        </w:rPr>
        <w:t xml:space="preserve"> представлен фрагмент программного обеспечения модуля</w:t>
      </w:r>
      <w:r w:rsidR="00BD288E">
        <w:rPr>
          <w:rFonts w:eastAsia="Times New Roman" w:cs="Times New Roman"/>
          <w:color w:val="000000" w:themeColor="text1"/>
        </w:rPr>
        <w:t xml:space="preserve"> </w:t>
      </w:r>
      <w:r w:rsidR="00BD288E" w:rsidRPr="5C39B14D">
        <w:rPr>
          <w:lang w:val="en-US"/>
        </w:rPr>
        <w:t>Process</w:t>
      </w:r>
      <w:r w:rsidR="00BD288E">
        <w:t>.</w:t>
      </w:r>
    </w:p>
    <w:p w14:paraId="71E66E1E" w14:textId="5C641734" w:rsidR="009706E4" w:rsidRDefault="009706E4" w:rsidP="009706E4">
      <w:pPr>
        <w:pStyle w:val="My-1"/>
        <w:rPr>
          <w:rFonts w:eastAsia="Times New Roman" w:cs="Times New Roman"/>
          <w:color w:val="000000" w:themeColor="text1"/>
          <w:szCs w:val="28"/>
        </w:rPr>
      </w:pPr>
      <w:r w:rsidRPr="006456E7">
        <w:t>Вывод: разработка модуля</w:t>
      </w:r>
      <w:r>
        <w:t xml:space="preserve"> </w:t>
      </w:r>
      <w:r w:rsidRPr="5C39B14D">
        <w:rPr>
          <w:lang w:val="en-US"/>
        </w:rPr>
        <w:t>Process</w:t>
      </w:r>
      <w:r w:rsidRPr="006456E7">
        <w:t xml:space="preserve">, </w:t>
      </w:r>
      <w:r>
        <w:t xml:space="preserve">успешно </w:t>
      </w:r>
      <w:r w:rsidRPr="006456E7">
        <w:t>выполнена</w:t>
      </w:r>
      <w:r>
        <w:t xml:space="preserve">, </w:t>
      </w:r>
      <w:r w:rsidRPr="00AC110D">
        <w:t xml:space="preserve">требуемые </w:t>
      </w:r>
      <w:r>
        <w:t>характеристики</w:t>
      </w:r>
      <w:r w:rsidRPr="00AC110D">
        <w:t xml:space="preserve"> достигнуты</w:t>
      </w:r>
      <w:r w:rsidRPr="006456E7">
        <w:t>. Отладка модуля велась на двух архитектурах: ARM и TENSILICA, на обеих архитектурах код работает без замечаний</w:t>
      </w:r>
    </w:p>
    <w:p w14:paraId="7182BD69" w14:textId="73E09BC3" w:rsidR="008A5792" w:rsidRDefault="008A5792" w:rsidP="00572CB1">
      <w:pPr>
        <w:pStyle w:val="My-1"/>
      </w:pPr>
      <w:r>
        <w:br w:type="page"/>
      </w:r>
    </w:p>
    <w:p w14:paraId="568F84FC" w14:textId="5DCDB502" w:rsidR="001A0C27" w:rsidRPr="008E4435" w:rsidRDefault="00600473" w:rsidP="00572CB1">
      <w:pPr>
        <w:pStyle w:val="My-4"/>
      </w:pPr>
      <w:bookmarkStart w:id="206" w:name="_Toc199179111"/>
      <w:bookmarkStart w:id="207" w:name="_Toc199179242"/>
      <w:bookmarkStart w:id="208" w:name="_Toc199238209"/>
      <w:bookmarkStart w:id="209" w:name="_Toc199239159"/>
      <w:bookmarkStart w:id="210" w:name="_Toc199239231"/>
      <w:bookmarkStart w:id="211" w:name="_Toc199239303"/>
      <w:bookmarkStart w:id="212" w:name="_Toc199239375"/>
      <w:bookmarkStart w:id="213" w:name="_Toc199239835"/>
      <w:bookmarkStart w:id="214" w:name="_Toc199239908"/>
      <w:bookmarkStart w:id="215" w:name="_Toc199239981"/>
      <w:bookmarkStart w:id="216" w:name="_Toc199240242"/>
      <w:bookmarkStart w:id="217" w:name="_Toc199240321"/>
      <w:bookmarkStart w:id="218" w:name="_Toc199323390"/>
      <w:bookmarkEnd w:id="206"/>
      <w:bookmarkEnd w:id="207"/>
      <w:bookmarkEnd w:id="208"/>
      <w:bookmarkEnd w:id="209"/>
      <w:bookmarkEnd w:id="210"/>
      <w:bookmarkEnd w:id="211"/>
      <w:bookmarkEnd w:id="212"/>
      <w:bookmarkEnd w:id="213"/>
      <w:bookmarkEnd w:id="214"/>
      <w:bookmarkEnd w:id="215"/>
      <w:bookmarkEnd w:id="216"/>
      <w:bookmarkEnd w:id="217"/>
      <w:r>
        <w:lastRenderedPageBreak/>
        <w:t>4.</w:t>
      </w:r>
      <w:r w:rsidR="00185856">
        <w:t>9</w:t>
      </w:r>
      <w:r>
        <w:tab/>
      </w:r>
      <w:bookmarkStart w:id="219" w:name="_Toc199239232"/>
      <w:r w:rsidR="00687808">
        <w:t xml:space="preserve">РАЗРАБОТКА </w:t>
      </w:r>
      <w:r w:rsidR="00B6711D">
        <w:t xml:space="preserve">МОДУЛЯ </w:t>
      </w:r>
      <w:bookmarkEnd w:id="205"/>
      <w:r w:rsidR="00BD441A" w:rsidRPr="004021C6">
        <w:rPr>
          <w:lang w:val="en-US"/>
        </w:rPr>
        <w:t>DEVICE</w:t>
      </w:r>
      <w:r w:rsidR="00BC493B" w:rsidRPr="004021C6">
        <w:rPr>
          <w:lang w:val="en-US"/>
        </w:rPr>
        <w:t>MANAGER</w:t>
      </w:r>
      <w:bookmarkEnd w:id="218"/>
      <w:bookmarkEnd w:id="219"/>
    </w:p>
    <w:p w14:paraId="023428C4" w14:textId="5C68F982" w:rsidR="00630B9E" w:rsidRDefault="00F9770D" w:rsidP="00D371CD">
      <w:pPr>
        <w:pStyle w:val="My-1"/>
      </w:pPr>
      <w:r w:rsidRPr="00130510">
        <w:t xml:space="preserve">В ходе реализации фреймворка "Horizon Automation </w:t>
      </w:r>
      <w:r w:rsidRPr="00D371CD">
        <w:t>PLC</w:t>
      </w:r>
      <w:r w:rsidRPr="00130510">
        <w:t>" требовалось разработать службу</w:t>
      </w:r>
      <w:r w:rsidR="00AF16E8" w:rsidRPr="00130510">
        <w:t xml:space="preserve">, которая будет иметь прямой доступ ко всем инициализированным пользователем датчикам и актуаторам, что позволит ей предоставить доступ к измерительно-исполняющему </w:t>
      </w:r>
      <w:r w:rsidR="00B904F3">
        <w:t>уровню</w:t>
      </w:r>
      <w:r w:rsidR="00B904F3" w:rsidRPr="00130510">
        <w:t xml:space="preserve"> </w:t>
      </w:r>
      <w:r w:rsidR="00AF16E8" w:rsidRPr="00130510">
        <w:t xml:space="preserve">платформы через единый интерфейс, с которым можно взаимодействовать как со стороны </w:t>
      </w:r>
      <w:proofErr w:type="gramStart"/>
      <w:r w:rsidR="00B904F3">
        <w:t>ПЛК</w:t>
      </w:r>
      <w:proofErr w:type="gramEnd"/>
      <w:r w:rsidR="00B904F3">
        <w:t xml:space="preserve"> так и со стороны </w:t>
      </w:r>
      <w:r w:rsidR="00B904F3">
        <w:rPr>
          <w:lang w:val="en-US"/>
        </w:rPr>
        <w:t>Hub</w:t>
      </w:r>
      <w:r w:rsidR="00AF16E8" w:rsidRPr="00130510">
        <w:t>. Рассмотрим типовой проект с использованием датчиков. Пользователь создает и хранит объекты датчиков в виде независимых переменных. Проблема в том, что при таком сценарии доступ к этим объектам ограничен контекстом среды разработки, и доступ к ним извне (со стороны сервера) технически невозможен</w:t>
      </w:r>
      <w:r w:rsidR="003923DB">
        <w:t>,</w:t>
      </w:r>
      <w:r w:rsidR="00AF16E8" w:rsidRPr="00130510">
        <w:t xml:space="preserve"> отсутствуют средства автоматического учета созданных датчиков. Из этой проблемы была сформулирован</w:t>
      </w:r>
      <w:r w:rsidR="009F5944">
        <w:t>ы</w:t>
      </w:r>
      <w:r w:rsidR="00436988" w:rsidRPr="00130510">
        <w:t xml:space="preserve"> </w:t>
      </w:r>
      <w:r w:rsidR="00AF16E8" w:rsidRPr="00130510">
        <w:t>задач</w:t>
      </w:r>
      <w:r w:rsidR="00436988" w:rsidRPr="00130510">
        <w:t>и службы</w:t>
      </w:r>
      <w:r w:rsidR="00436988" w:rsidRPr="00D371CD">
        <w:t>:</w:t>
      </w:r>
      <w:r w:rsidR="00AF16E8" w:rsidRPr="008E4435">
        <w:t xml:space="preserve"> </w:t>
      </w:r>
    </w:p>
    <w:p w14:paraId="19F80CF6" w14:textId="1C8F2798" w:rsidR="00630B9E" w:rsidRDefault="00630B9E" w:rsidP="00D371CD">
      <w:pPr>
        <w:pStyle w:val="My-1"/>
        <w:numPr>
          <w:ilvl w:val="0"/>
          <w:numId w:val="18"/>
        </w:numPr>
        <w:ind w:left="0" w:firstLine="851"/>
      </w:pPr>
      <w:r>
        <w:t>В</w:t>
      </w:r>
      <w:r w:rsidR="00AF16E8" w:rsidRPr="008E4435">
        <w:t>едени</w:t>
      </w:r>
      <w:r w:rsidR="001944C9">
        <w:t>е</w:t>
      </w:r>
      <w:r w:rsidR="00AF16E8" w:rsidRPr="008E4435">
        <w:t xml:space="preserve"> реестра датчиков и актуаторов</w:t>
      </w:r>
      <w:r w:rsidR="003A6B2D" w:rsidRPr="00D371CD">
        <w:t>;</w:t>
      </w:r>
    </w:p>
    <w:p w14:paraId="3EB03858" w14:textId="3AEEAFA9" w:rsidR="00E64C94" w:rsidRDefault="00630B9E" w:rsidP="00D371CD">
      <w:pPr>
        <w:pStyle w:val="My-1"/>
        <w:numPr>
          <w:ilvl w:val="0"/>
          <w:numId w:val="18"/>
        </w:numPr>
        <w:ind w:left="0" w:firstLine="851"/>
      </w:pPr>
      <w:r>
        <w:t>А</w:t>
      </w:r>
      <w:r w:rsidR="00E64C94" w:rsidRPr="008E4435">
        <w:t>втомати</w:t>
      </w:r>
      <w:r w:rsidR="00746854">
        <w:t>ческий</w:t>
      </w:r>
      <w:r w:rsidR="00E64C94" w:rsidRPr="008E4435">
        <w:t xml:space="preserve"> сбор показаний с датчиков для их дальнейшей передачи на сервер</w:t>
      </w:r>
      <w:r w:rsidR="003A6B2D" w:rsidRPr="00D371CD">
        <w:t>;</w:t>
      </w:r>
    </w:p>
    <w:p w14:paraId="12F7FB47" w14:textId="71D5BE22" w:rsidR="00E64C94" w:rsidRPr="003A6B2D" w:rsidRDefault="00FB487F" w:rsidP="00D371CD">
      <w:pPr>
        <w:pStyle w:val="My-1"/>
        <w:numPr>
          <w:ilvl w:val="0"/>
          <w:numId w:val="18"/>
        </w:numPr>
        <w:ind w:left="0" w:firstLine="851"/>
      </w:pPr>
      <w:r>
        <w:t>Приём коман</w:t>
      </w:r>
      <w:r w:rsidR="0092104E">
        <w:t xml:space="preserve">д для управления </w:t>
      </w:r>
      <w:r w:rsidR="00CF1F46">
        <w:t>актуаторами</w:t>
      </w:r>
      <w:r w:rsidR="003A6B2D">
        <w:t>.</w:t>
      </w:r>
    </w:p>
    <w:p w14:paraId="359CF64F" w14:textId="3DCA1301" w:rsidR="00BE3DDA" w:rsidRDefault="009F5944" w:rsidP="009F5944">
      <w:pPr>
        <w:pStyle w:val="My-1"/>
      </w:pPr>
      <w:r>
        <w:t xml:space="preserve">Служба </w:t>
      </w:r>
      <w:r w:rsidR="004A554B">
        <w:t xml:space="preserve">создается при старте фреймворка и </w:t>
      </w:r>
      <w:r>
        <w:t xml:space="preserve">играет ключевую роль в инициализация каналов </w:t>
      </w:r>
      <w:r w:rsidR="000A7B7A">
        <w:t>устройств</w:t>
      </w:r>
      <w:r>
        <w:t>:</w:t>
      </w:r>
      <w:r w:rsidR="00D62EEB">
        <w:t xml:space="preserve"> </w:t>
      </w:r>
      <w:r w:rsidR="00785548">
        <w:t xml:space="preserve">объекты каналов создаются через </w:t>
      </w:r>
      <w:r w:rsidR="00665CBC">
        <w:t xml:space="preserve">специализированный </w:t>
      </w:r>
      <w:r w:rsidR="0029239A">
        <w:t>метод</w:t>
      </w:r>
      <w:r>
        <w:t xml:space="preserve"> DeviceManager</w:t>
      </w:r>
      <w:r w:rsidR="00665CBC">
        <w:t xml:space="preserve">, </w:t>
      </w:r>
      <w:r w:rsidR="00C05B44">
        <w:t>в котором</w:t>
      </w:r>
      <w:r w:rsidR="00586C40">
        <w:t xml:space="preserve"> выполняется считывание конфигурации</w:t>
      </w:r>
      <w:r w:rsidR="00DC1117">
        <w:t xml:space="preserve"> устройства,</w:t>
      </w:r>
      <w:r>
        <w:t xml:space="preserve"> </w:t>
      </w:r>
      <w:r w:rsidR="00761464">
        <w:t xml:space="preserve">анализ </w:t>
      </w:r>
      <w:r>
        <w:t>доступ</w:t>
      </w:r>
      <w:r w:rsidR="00761464">
        <w:t xml:space="preserve">ности </w:t>
      </w:r>
      <w:r w:rsidR="00690909">
        <w:t xml:space="preserve">и корректности </w:t>
      </w:r>
      <w:r w:rsidR="00E965DF">
        <w:t xml:space="preserve">указанных </w:t>
      </w:r>
      <w:r w:rsidR="00761464">
        <w:t xml:space="preserve">портов </w:t>
      </w:r>
      <w:r w:rsidR="00690909">
        <w:t>и шин</w:t>
      </w:r>
      <w:r w:rsidR="008727D8">
        <w:t xml:space="preserve">, </w:t>
      </w:r>
      <w:r w:rsidR="00961CC2">
        <w:t>инициализация</w:t>
      </w:r>
      <w:r w:rsidR="00EA4A2E">
        <w:t xml:space="preserve"> </w:t>
      </w:r>
      <w:r w:rsidR="003B0187">
        <w:t xml:space="preserve">и сохранение </w:t>
      </w:r>
      <w:r w:rsidR="00EA4A2E">
        <w:t>устройств</w:t>
      </w:r>
      <w:r w:rsidR="003B0187">
        <w:t>,</w:t>
      </w:r>
      <w:r w:rsidR="00EA4A2E">
        <w:t xml:space="preserve"> предоставление </w:t>
      </w:r>
      <w:r w:rsidR="00767703">
        <w:t xml:space="preserve">доступа к их </w:t>
      </w:r>
      <w:r w:rsidR="00EA4A2E">
        <w:t>канал</w:t>
      </w:r>
      <w:r w:rsidR="00767703">
        <w:t>ам</w:t>
      </w:r>
      <w:r w:rsidR="00EA4A2E">
        <w:t>.</w:t>
      </w:r>
    </w:p>
    <w:p w14:paraId="632BAC2E" w14:textId="5C8BC268" w:rsidR="0066513A" w:rsidRDefault="00DA3A62" w:rsidP="000156DE">
      <w:pPr>
        <w:pStyle w:val="My-1"/>
      </w:pPr>
      <w:r>
        <w:t>Далее</w:t>
      </w:r>
      <w:r w:rsidR="006435A7">
        <w:t xml:space="preserve"> </w:t>
      </w:r>
      <w:r w:rsidR="006435A7">
        <w:rPr>
          <w:lang w:val="en-US"/>
        </w:rPr>
        <w:t>DeviceManager</w:t>
      </w:r>
      <w:r>
        <w:t xml:space="preserve"> </w:t>
      </w:r>
      <w:r w:rsidR="00694FEF">
        <w:t xml:space="preserve">ожидает </w:t>
      </w:r>
      <w:r w:rsidR="006435A7">
        <w:t xml:space="preserve">от прокси-служб </w:t>
      </w:r>
      <w:r w:rsidR="00376E7A">
        <w:t>запрос</w:t>
      </w:r>
      <w:r w:rsidR="00AD1C05">
        <w:t xml:space="preserve">ы на </w:t>
      </w:r>
      <w:r w:rsidR="009F5944">
        <w:t>получения информации о доступных каналах.</w:t>
      </w:r>
      <w:r w:rsidR="002B56D0">
        <w:t xml:space="preserve"> </w:t>
      </w:r>
      <w:r w:rsidR="0066513A">
        <w:t>В ответ на сообщение о подписке внешнего агента на показания датчиков</w:t>
      </w:r>
      <w:r w:rsidR="009F5944">
        <w:t xml:space="preserve"> </w:t>
      </w:r>
      <w:r w:rsidR="002B56D0">
        <w:t>с</w:t>
      </w:r>
      <w:r w:rsidR="009F5944">
        <w:t xml:space="preserve">лужба </w:t>
      </w:r>
      <w:r w:rsidR="002B56D0">
        <w:t xml:space="preserve">запускает циклический опрос </w:t>
      </w:r>
      <w:r w:rsidR="009F5944">
        <w:t>каналов</w:t>
      </w:r>
      <w:r w:rsidR="002B56D0">
        <w:t>-сенсоров</w:t>
      </w:r>
      <w:r w:rsidR="009F5944">
        <w:t>,</w:t>
      </w:r>
      <w:r w:rsidR="00774059">
        <w:t xml:space="preserve"> на каждой итерации которого</w:t>
      </w:r>
      <w:r w:rsidR="00BB2F31">
        <w:t xml:space="preserve"> перебирает работающие </w:t>
      </w:r>
      <w:r w:rsidR="0066513A">
        <w:t>каналы.</w:t>
      </w:r>
      <w:r w:rsidR="000156DE">
        <w:t xml:space="preserve"> </w:t>
      </w:r>
      <w:r w:rsidR="0066513A" w:rsidRPr="0066513A">
        <w:t>При этом для уменьшения траффика данные с каналов, которые существенно не обновились с момента последней итерации, пропускаются.</w:t>
      </w:r>
      <w:r w:rsidR="000156DE">
        <w:t xml:space="preserve"> </w:t>
      </w:r>
    </w:p>
    <w:p w14:paraId="2B90DB5D" w14:textId="2C980F5C" w:rsidR="004D2081" w:rsidRPr="00B01B5B" w:rsidRDefault="00A56A32" w:rsidP="00B01B5B">
      <w:pPr>
        <w:pStyle w:val="My-1"/>
      </w:pPr>
      <w:r>
        <w:t xml:space="preserve">Вопрос предоставления внешнему агенту доступа к исполнительной среде решен тем, что </w:t>
      </w:r>
      <w:r w:rsidR="003345B7">
        <w:rPr>
          <w:lang w:val="en-US"/>
        </w:rPr>
        <w:t>DeviceManager</w:t>
      </w:r>
      <w:r w:rsidR="003345B7" w:rsidRPr="00D371CD">
        <w:t xml:space="preserve"> </w:t>
      </w:r>
      <w:r w:rsidR="00D843EF">
        <w:t xml:space="preserve">также принимает от прокси-служб </w:t>
      </w:r>
      <w:r w:rsidR="00776CB7">
        <w:t xml:space="preserve">команду на </w:t>
      </w:r>
      <w:proofErr w:type="spellStart"/>
      <w:r w:rsidR="00776CB7">
        <w:t>измение</w:t>
      </w:r>
      <w:proofErr w:type="spellEnd"/>
      <w:r w:rsidR="00776CB7">
        <w:t xml:space="preserve"> состояния канала-</w:t>
      </w:r>
      <w:proofErr w:type="spellStart"/>
      <w:r w:rsidR="00776CB7">
        <w:t>актутаора</w:t>
      </w:r>
      <w:proofErr w:type="spellEnd"/>
      <w:r w:rsidR="00776CB7">
        <w:t xml:space="preserve">. </w:t>
      </w:r>
      <w:r w:rsidR="00776CB7" w:rsidRPr="008E4435">
        <w:t>Иными словами, модуль позволяет принять с сервера</w:t>
      </w:r>
      <w:r w:rsidR="008C5687">
        <w:t xml:space="preserve"> </w:t>
      </w:r>
      <w:r w:rsidR="00776CB7" w:rsidRPr="008E4435">
        <w:t xml:space="preserve">команду, эквивалентную той, что может быть отправлена </w:t>
      </w:r>
      <w:r w:rsidR="008C5687">
        <w:t xml:space="preserve">пользователем </w:t>
      </w:r>
      <w:r w:rsidR="00776CB7" w:rsidRPr="008E4435">
        <w:t>прямо</w:t>
      </w:r>
      <w:r w:rsidR="008C5687">
        <w:t xml:space="preserve"> через консоль</w:t>
      </w:r>
      <w:r w:rsidR="00776CB7" w:rsidRPr="008E4435">
        <w:t>.</w:t>
      </w:r>
      <w:r w:rsidR="00B01B5B" w:rsidRPr="00B01B5B">
        <w:t xml:space="preserve"> В Приложении №</w:t>
      </w:r>
      <w:r w:rsidR="00B01B5B">
        <w:t>11</w:t>
      </w:r>
      <w:r w:rsidR="00B01B5B" w:rsidRPr="00B01B5B">
        <w:t xml:space="preserve"> представлен фрагмент программного обеспечения модуля</w:t>
      </w:r>
      <w:r w:rsidR="00B01B5B">
        <w:t xml:space="preserve"> </w:t>
      </w:r>
      <w:r w:rsidR="00B01B5B">
        <w:rPr>
          <w:lang w:val="en-US"/>
        </w:rPr>
        <w:t>DeviceManager</w:t>
      </w:r>
      <w:r w:rsidR="00B01B5B">
        <w:t>.</w:t>
      </w:r>
    </w:p>
    <w:p w14:paraId="73FB4541" w14:textId="0A3B2D99" w:rsidR="007C0369" w:rsidRDefault="00292887" w:rsidP="007C0369">
      <w:pPr>
        <w:pStyle w:val="My-1"/>
      </w:pPr>
      <w:r>
        <w:t>Вывод</w:t>
      </w:r>
      <w:r w:rsidRPr="00D371CD">
        <w:t xml:space="preserve">: </w:t>
      </w:r>
      <w:r w:rsidRPr="008E4435">
        <w:rPr>
          <w:rFonts w:eastAsia="Times New Roman" w:cs="Times New Roman"/>
          <w:color w:val="000000" w:themeColor="text1"/>
          <w:szCs w:val="28"/>
        </w:rPr>
        <w:t xml:space="preserve">разработка </w:t>
      </w:r>
      <w:r>
        <w:rPr>
          <w:rFonts w:eastAsia="Times New Roman" w:cs="Times New Roman"/>
          <w:color w:val="000000" w:themeColor="text1"/>
          <w:szCs w:val="28"/>
        </w:rPr>
        <w:t>службы</w:t>
      </w:r>
      <w:r w:rsidR="004D0753">
        <w:rPr>
          <w:rFonts w:eastAsia="Times New Roman" w:cs="Times New Roman"/>
          <w:color w:val="000000" w:themeColor="text1"/>
          <w:szCs w:val="28"/>
        </w:rPr>
        <w:t xml:space="preserve"> </w:t>
      </w:r>
      <w:r w:rsidR="004D0753">
        <w:rPr>
          <w:lang w:val="en-US"/>
        </w:rPr>
        <w:t>DeviceManager</w:t>
      </w:r>
      <w:r>
        <w:rPr>
          <w:rFonts w:eastAsia="Times New Roman" w:cs="Times New Roman"/>
          <w:color w:val="000000" w:themeColor="text1"/>
          <w:szCs w:val="28"/>
        </w:rPr>
        <w:t xml:space="preserve"> успешно выполнена, требуемый функционал</w:t>
      </w:r>
      <w:r w:rsidR="002D1485">
        <w:rPr>
          <w:rFonts w:eastAsia="Times New Roman" w:cs="Times New Roman"/>
          <w:color w:val="000000" w:themeColor="text1"/>
          <w:szCs w:val="28"/>
        </w:rPr>
        <w:t xml:space="preserve"> реализован</w:t>
      </w:r>
      <w:r>
        <w:rPr>
          <w:rFonts w:eastAsia="Times New Roman" w:cs="Times New Roman"/>
          <w:color w:val="000000" w:themeColor="text1"/>
          <w:szCs w:val="28"/>
        </w:rPr>
        <w:t>. Тестирование проводилось на</w:t>
      </w:r>
      <w:r w:rsidR="002D1485" w:rsidRPr="00B903DF">
        <w:t xml:space="preserve"> микроконтроллерах архитектуры ARM и TENSILICA XTENSA</w:t>
      </w:r>
      <w:r w:rsidR="002D1485">
        <w:t>.</w:t>
      </w:r>
    </w:p>
    <w:p w14:paraId="00E7D3AF" w14:textId="7C5677E3" w:rsidR="00AF16E8" w:rsidRPr="007C0369" w:rsidRDefault="007C0369" w:rsidP="00572CB1">
      <w:r>
        <w:br w:type="page"/>
      </w:r>
    </w:p>
    <w:p w14:paraId="135018AE" w14:textId="1F5706A6" w:rsidR="004434F5" w:rsidRPr="00BC35EE" w:rsidRDefault="00BC0D28" w:rsidP="00572CB1">
      <w:pPr>
        <w:pStyle w:val="My-"/>
        <w:rPr>
          <w:lang w:val="en-US"/>
        </w:rPr>
      </w:pPr>
      <w:bookmarkStart w:id="220" w:name="_Toc196216830"/>
      <w:bookmarkStart w:id="221" w:name="_Toc196219143"/>
      <w:bookmarkStart w:id="222" w:name="_Toc196219286"/>
      <w:bookmarkStart w:id="223" w:name="_Toc196220063"/>
      <w:bookmarkStart w:id="224" w:name="_Toc196220216"/>
      <w:bookmarkStart w:id="225" w:name="_Toc196220420"/>
      <w:bookmarkStart w:id="226" w:name="_Toc196220516"/>
      <w:bookmarkStart w:id="227" w:name="_Toc196220716"/>
      <w:bookmarkStart w:id="228" w:name="_Toc196220770"/>
      <w:bookmarkStart w:id="229" w:name="_Toc196220821"/>
      <w:bookmarkStart w:id="230" w:name="_Toc196220871"/>
      <w:bookmarkStart w:id="231" w:name="_Toc196220923"/>
      <w:bookmarkStart w:id="232" w:name="_Toc196216831"/>
      <w:bookmarkStart w:id="233" w:name="_Toc196219144"/>
      <w:bookmarkStart w:id="234" w:name="_Toc196219287"/>
      <w:bookmarkStart w:id="235" w:name="_Toc196220064"/>
      <w:bookmarkStart w:id="236" w:name="_Toc196220217"/>
      <w:bookmarkStart w:id="237" w:name="_Toc196220421"/>
      <w:bookmarkStart w:id="238" w:name="_Toc196220517"/>
      <w:bookmarkStart w:id="239" w:name="_Toc196220717"/>
      <w:bookmarkStart w:id="240" w:name="_Toc196220771"/>
      <w:bookmarkStart w:id="241" w:name="_Toc196220822"/>
      <w:bookmarkStart w:id="242" w:name="_Toc196220872"/>
      <w:bookmarkStart w:id="243" w:name="_Toc196220924"/>
      <w:bookmarkStart w:id="244" w:name="_Toc196216832"/>
      <w:bookmarkStart w:id="245" w:name="_Toc196219145"/>
      <w:bookmarkStart w:id="246" w:name="_Toc196219288"/>
      <w:bookmarkStart w:id="247" w:name="_Toc196220065"/>
      <w:bookmarkStart w:id="248" w:name="_Toc196220218"/>
      <w:bookmarkStart w:id="249" w:name="_Toc196220422"/>
      <w:bookmarkStart w:id="250" w:name="_Toc196220518"/>
      <w:bookmarkStart w:id="251" w:name="_Toc196220718"/>
      <w:bookmarkStart w:id="252" w:name="_Toc196220772"/>
      <w:bookmarkStart w:id="253" w:name="_Toc196220823"/>
      <w:bookmarkStart w:id="254" w:name="_Toc196220873"/>
      <w:bookmarkStart w:id="255" w:name="_Toc196220925"/>
      <w:bookmarkStart w:id="256" w:name="_Toc196216833"/>
      <w:bookmarkStart w:id="257" w:name="_Toc196219146"/>
      <w:bookmarkStart w:id="258" w:name="_Toc196219289"/>
      <w:bookmarkStart w:id="259" w:name="_Toc196220066"/>
      <w:bookmarkStart w:id="260" w:name="_Toc196220219"/>
      <w:bookmarkStart w:id="261" w:name="_Toc196220423"/>
      <w:bookmarkStart w:id="262" w:name="_Toc196220519"/>
      <w:bookmarkStart w:id="263" w:name="_Toc196220719"/>
      <w:bookmarkStart w:id="264" w:name="_Toc196220773"/>
      <w:bookmarkStart w:id="265" w:name="_Toc196220824"/>
      <w:bookmarkStart w:id="266" w:name="_Toc196220874"/>
      <w:bookmarkStart w:id="267" w:name="_Toc196220926"/>
      <w:bookmarkStart w:id="268" w:name="_Toc196216834"/>
      <w:bookmarkStart w:id="269" w:name="_Toc196219147"/>
      <w:bookmarkStart w:id="270" w:name="_Toc196219290"/>
      <w:bookmarkStart w:id="271" w:name="_Toc196220067"/>
      <w:bookmarkStart w:id="272" w:name="_Toc196220220"/>
      <w:bookmarkStart w:id="273" w:name="_Toc196220424"/>
      <w:bookmarkStart w:id="274" w:name="_Toc196220520"/>
      <w:bookmarkStart w:id="275" w:name="_Toc196220720"/>
      <w:bookmarkStart w:id="276" w:name="_Toc196220774"/>
      <w:bookmarkStart w:id="277" w:name="_Toc196220825"/>
      <w:bookmarkStart w:id="278" w:name="_Toc196220875"/>
      <w:bookmarkStart w:id="279" w:name="_Toc196220927"/>
      <w:bookmarkStart w:id="280" w:name="_Toc196216835"/>
      <w:bookmarkStart w:id="281" w:name="_Toc196219148"/>
      <w:bookmarkStart w:id="282" w:name="_Toc196219291"/>
      <w:bookmarkStart w:id="283" w:name="_Toc196220068"/>
      <w:bookmarkStart w:id="284" w:name="_Toc196220221"/>
      <w:bookmarkStart w:id="285" w:name="_Toc196220425"/>
      <w:bookmarkStart w:id="286" w:name="_Toc196220521"/>
      <w:bookmarkStart w:id="287" w:name="_Toc196220721"/>
      <w:bookmarkStart w:id="288" w:name="_Toc196220775"/>
      <w:bookmarkStart w:id="289" w:name="_Toc196220826"/>
      <w:bookmarkStart w:id="290" w:name="_Toc196220876"/>
      <w:bookmarkStart w:id="291" w:name="_Toc196220928"/>
      <w:bookmarkStart w:id="292" w:name="_Toc196216836"/>
      <w:bookmarkStart w:id="293" w:name="_Toc196219149"/>
      <w:bookmarkStart w:id="294" w:name="_Toc196219292"/>
      <w:bookmarkStart w:id="295" w:name="_Toc196220069"/>
      <w:bookmarkStart w:id="296" w:name="_Toc196220222"/>
      <w:bookmarkStart w:id="297" w:name="_Toc196220426"/>
      <w:bookmarkStart w:id="298" w:name="_Toc196220522"/>
      <w:bookmarkStart w:id="299" w:name="_Toc196220722"/>
      <w:bookmarkStart w:id="300" w:name="_Toc196220776"/>
      <w:bookmarkStart w:id="301" w:name="_Toc196220827"/>
      <w:bookmarkStart w:id="302" w:name="_Toc196220877"/>
      <w:bookmarkStart w:id="303" w:name="_Toc196220929"/>
      <w:bookmarkStart w:id="304" w:name="_Toc196216837"/>
      <w:bookmarkStart w:id="305" w:name="_Toc196219150"/>
      <w:bookmarkStart w:id="306" w:name="_Toc196219293"/>
      <w:bookmarkStart w:id="307" w:name="_Toc196220070"/>
      <w:bookmarkStart w:id="308" w:name="_Toc196220223"/>
      <w:bookmarkStart w:id="309" w:name="_Toc196220427"/>
      <w:bookmarkStart w:id="310" w:name="_Toc196220523"/>
      <w:bookmarkStart w:id="311" w:name="_Toc196220723"/>
      <w:bookmarkStart w:id="312" w:name="_Toc196220777"/>
      <w:bookmarkStart w:id="313" w:name="_Toc196220828"/>
      <w:bookmarkStart w:id="314" w:name="_Toc196220878"/>
      <w:bookmarkStart w:id="315" w:name="_Toc196220930"/>
      <w:bookmarkStart w:id="316" w:name="_Toc196216838"/>
      <w:bookmarkStart w:id="317" w:name="_Toc196219151"/>
      <w:bookmarkStart w:id="318" w:name="_Toc196219294"/>
      <w:bookmarkStart w:id="319" w:name="_Toc196220071"/>
      <w:bookmarkStart w:id="320" w:name="_Toc196220224"/>
      <w:bookmarkStart w:id="321" w:name="_Toc196220428"/>
      <w:bookmarkStart w:id="322" w:name="_Toc196220524"/>
      <w:bookmarkStart w:id="323" w:name="_Toc196220724"/>
      <w:bookmarkStart w:id="324" w:name="_Toc196220778"/>
      <w:bookmarkStart w:id="325" w:name="_Toc196220829"/>
      <w:bookmarkStart w:id="326" w:name="_Toc196220879"/>
      <w:bookmarkStart w:id="327" w:name="_Toc196220931"/>
      <w:bookmarkStart w:id="328" w:name="_Toc196216839"/>
      <w:bookmarkStart w:id="329" w:name="_Toc196219152"/>
      <w:bookmarkStart w:id="330" w:name="_Toc196219295"/>
      <w:bookmarkStart w:id="331" w:name="_Toc196220072"/>
      <w:bookmarkStart w:id="332" w:name="_Toc196220225"/>
      <w:bookmarkStart w:id="333" w:name="_Toc196220429"/>
      <w:bookmarkStart w:id="334" w:name="_Toc196220525"/>
      <w:bookmarkStart w:id="335" w:name="_Toc196220725"/>
      <w:bookmarkStart w:id="336" w:name="_Toc196220779"/>
      <w:bookmarkStart w:id="337" w:name="_Toc196220830"/>
      <w:bookmarkStart w:id="338" w:name="_Toc196220880"/>
      <w:bookmarkStart w:id="339" w:name="_Toc196220932"/>
      <w:bookmarkStart w:id="340" w:name="_Toc196216840"/>
      <w:bookmarkStart w:id="341" w:name="_Toc196219153"/>
      <w:bookmarkStart w:id="342" w:name="_Toc196219296"/>
      <w:bookmarkStart w:id="343" w:name="_Toc196220073"/>
      <w:bookmarkStart w:id="344" w:name="_Toc196220226"/>
      <w:bookmarkStart w:id="345" w:name="_Toc196220430"/>
      <w:bookmarkStart w:id="346" w:name="_Toc196220526"/>
      <w:bookmarkStart w:id="347" w:name="_Toc196220726"/>
      <w:bookmarkStart w:id="348" w:name="_Toc196220780"/>
      <w:bookmarkStart w:id="349" w:name="_Toc196220831"/>
      <w:bookmarkStart w:id="350" w:name="_Toc196220881"/>
      <w:bookmarkStart w:id="351" w:name="_Toc196220933"/>
      <w:bookmarkStart w:id="352" w:name="_Toc196216841"/>
      <w:bookmarkStart w:id="353" w:name="_Toc196219154"/>
      <w:bookmarkStart w:id="354" w:name="_Toc196219297"/>
      <w:bookmarkStart w:id="355" w:name="_Toc196220074"/>
      <w:bookmarkStart w:id="356" w:name="_Toc196220227"/>
      <w:bookmarkStart w:id="357" w:name="_Toc196220431"/>
      <w:bookmarkStart w:id="358" w:name="_Toc196220527"/>
      <w:bookmarkStart w:id="359" w:name="_Toc196220727"/>
      <w:bookmarkStart w:id="360" w:name="_Toc196220781"/>
      <w:bookmarkStart w:id="361" w:name="_Toc196220832"/>
      <w:bookmarkStart w:id="362" w:name="_Toc196220882"/>
      <w:bookmarkStart w:id="363" w:name="_Toc196220934"/>
      <w:bookmarkStart w:id="364" w:name="_Toc196216842"/>
      <w:bookmarkStart w:id="365" w:name="_Toc196219155"/>
      <w:bookmarkStart w:id="366" w:name="_Toc196219298"/>
      <w:bookmarkStart w:id="367" w:name="_Toc196220075"/>
      <w:bookmarkStart w:id="368" w:name="_Toc196220228"/>
      <w:bookmarkStart w:id="369" w:name="_Toc196220432"/>
      <w:bookmarkStart w:id="370" w:name="_Toc196220528"/>
      <w:bookmarkStart w:id="371" w:name="_Toc196220728"/>
      <w:bookmarkStart w:id="372" w:name="_Toc196220782"/>
      <w:bookmarkStart w:id="373" w:name="_Toc196220833"/>
      <w:bookmarkStart w:id="374" w:name="_Toc196220883"/>
      <w:bookmarkStart w:id="375" w:name="_Toc196220935"/>
      <w:bookmarkStart w:id="376" w:name="_Toc196216843"/>
      <w:bookmarkStart w:id="377" w:name="_Toc196219156"/>
      <w:bookmarkStart w:id="378" w:name="_Toc196219299"/>
      <w:bookmarkStart w:id="379" w:name="_Toc196220076"/>
      <w:bookmarkStart w:id="380" w:name="_Toc196220229"/>
      <w:bookmarkStart w:id="381" w:name="_Toc196220433"/>
      <w:bookmarkStart w:id="382" w:name="_Toc196220529"/>
      <w:bookmarkStart w:id="383" w:name="_Toc196220729"/>
      <w:bookmarkStart w:id="384" w:name="_Toc196220783"/>
      <w:bookmarkStart w:id="385" w:name="_Toc196220834"/>
      <w:bookmarkStart w:id="386" w:name="_Toc196220884"/>
      <w:bookmarkStart w:id="387" w:name="_Toc196220936"/>
      <w:bookmarkStart w:id="388" w:name="_Toc196216844"/>
      <w:bookmarkStart w:id="389" w:name="_Toc196219157"/>
      <w:bookmarkStart w:id="390" w:name="_Toc196219300"/>
      <w:bookmarkStart w:id="391" w:name="_Toc196220077"/>
      <w:bookmarkStart w:id="392" w:name="_Toc196220230"/>
      <w:bookmarkStart w:id="393" w:name="_Toc196220434"/>
      <w:bookmarkStart w:id="394" w:name="_Toc196220530"/>
      <w:bookmarkStart w:id="395" w:name="_Toc196220730"/>
      <w:bookmarkStart w:id="396" w:name="_Toc196220784"/>
      <w:bookmarkStart w:id="397" w:name="_Toc196220835"/>
      <w:bookmarkStart w:id="398" w:name="_Toc196220885"/>
      <w:bookmarkStart w:id="399" w:name="_Toc196220937"/>
      <w:bookmarkStart w:id="400" w:name="_Toc196216845"/>
      <w:bookmarkStart w:id="401" w:name="_Toc196219158"/>
      <w:bookmarkStart w:id="402" w:name="_Toc196219301"/>
      <w:bookmarkStart w:id="403" w:name="_Toc196220078"/>
      <w:bookmarkStart w:id="404" w:name="_Toc196220231"/>
      <w:bookmarkStart w:id="405" w:name="_Toc196220435"/>
      <w:bookmarkStart w:id="406" w:name="_Toc196220531"/>
      <w:bookmarkStart w:id="407" w:name="_Toc196220731"/>
      <w:bookmarkStart w:id="408" w:name="_Toc196220785"/>
      <w:bookmarkStart w:id="409" w:name="_Toc196220836"/>
      <w:bookmarkStart w:id="410" w:name="_Toc196220886"/>
      <w:bookmarkStart w:id="411" w:name="_Toc196220938"/>
      <w:bookmarkStart w:id="412" w:name="_Toc196216846"/>
      <w:bookmarkStart w:id="413" w:name="_Toc196219159"/>
      <w:bookmarkStart w:id="414" w:name="_Toc196219302"/>
      <w:bookmarkStart w:id="415" w:name="_Toc196220079"/>
      <w:bookmarkStart w:id="416" w:name="_Toc196220232"/>
      <w:bookmarkStart w:id="417" w:name="_Toc196220436"/>
      <w:bookmarkStart w:id="418" w:name="_Toc196220532"/>
      <w:bookmarkStart w:id="419" w:name="_Toc196220732"/>
      <w:bookmarkStart w:id="420" w:name="_Toc196220786"/>
      <w:bookmarkStart w:id="421" w:name="_Toc196220837"/>
      <w:bookmarkStart w:id="422" w:name="_Toc196220887"/>
      <w:bookmarkStart w:id="423" w:name="_Toc196220939"/>
      <w:bookmarkStart w:id="424" w:name="_Toc196216847"/>
      <w:bookmarkStart w:id="425" w:name="_Toc196219160"/>
      <w:bookmarkStart w:id="426" w:name="_Toc196219303"/>
      <w:bookmarkStart w:id="427" w:name="_Toc196220080"/>
      <w:bookmarkStart w:id="428" w:name="_Toc196220233"/>
      <w:bookmarkStart w:id="429" w:name="_Toc196220437"/>
      <w:bookmarkStart w:id="430" w:name="_Toc196220533"/>
      <w:bookmarkStart w:id="431" w:name="_Toc196220733"/>
      <w:bookmarkStart w:id="432" w:name="_Toc196220787"/>
      <w:bookmarkStart w:id="433" w:name="_Toc196220838"/>
      <w:bookmarkStart w:id="434" w:name="_Toc196220888"/>
      <w:bookmarkStart w:id="435" w:name="_Toc196220940"/>
      <w:bookmarkStart w:id="436" w:name="_Toc199239233"/>
      <w:bookmarkStart w:id="437" w:name="_Toc199323391"/>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r>
        <w:lastRenderedPageBreak/>
        <w:t>Этап</w:t>
      </w:r>
      <w:r w:rsidR="003C1C90" w:rsidRPr="00BC35EE">
        <w:rPr>
          <w:lang w:val="en-US"/>
        </w:rPr>
        <w:t xml:space="preserve"> </w:t>
      </w:r>
      <w:r w:rsidRPr="00BC35EE">
        <w:rPr>
          <w:lang w:val="en-US"/>
        </w:rPr>
        <w:t>2.</w:t>
      </w:r>
      <w:r w:rsidR="003C1C90" w:rsidRPr="00BC35EE">
        <w:rPr>
          <w:lang w:val="en-US"/>
        </w:rPr>
        <w:t xml:space="preserve"> </w:t>
      </w:r>
      <w:r w:rsidR="004C1CC0" w:rsidRPr="00C532B0">
        <w:t>РАЗРАБОТКА</w:t>
      </w:r>
      <w:r w:rsidR="004C1CC0" w:rsidRPr="00BC35EE">
        <w:rPr>
          <w:lang w:val="en-US"/>
        </w:rPr>
        <w:t xml:space="preserve"> </w:t>
      </w:r>
      <w:r w:rsidR="004C1CC0" w:rsidRPr="0092264F">
        <w:t>ФРЕЙМВОРКА</w:t>
      </w:r>
      <w:r w:rsidR="004C1CC0" w:rsidRPr="00BC35EE">
        <w:rPr>
          <w:lang w:val="en-US"/>
        </w:rPr>
        <w:t xml:space="preserve"> "</w:t>
      </w:r>
      <w:r w:rsidR="00B6711D">
        <w:rPr>
          <w:lang w:val="fr-FR"/>
        </w:rPr>
        <w:t>HORIZON</w:t>
      </w:r>
      <w:r w:rsidR="00B6711D" w:rsidRPr="00BC35EE">
        <w:rPr>
          <w:lang w:val="en-US"/>
        </w:rPr>
        <w:t xml:space="preserve"> </w:t>
      </w:r>
      <w:r w:rsidR="00B6711D">
        <w:rPr>
          <w:lang w:val="fr-FR"/>
        </w:rPr>
        <w:t>AUTOMATION</w:t>
      </w:r>
      <w:r w:rsidR="00B6711D" w:rsidRPr="00BC35EE">
        <w:rPr>
          <w:lang w:val="en-US"/>
        </w:rPr>
        <w:t xml:space="preserve"> </w:t>
      </w:r>
      <w:r w:rsidR="0009527B">
        <w:rPr>
          <w:lang w:val="fr-FR"/>
        </w:rPr>
        <w:t>server</w:t>
      </w:r>
      <w:r w:rsidR="004C1CC0" w:rsidRPr="00BC35EE">
        <w:rPr>
          <w:lang w:val="en-US"/>
        </w:rPr>
        <w:t>"</w:t>
      </w:r>
      <w:bookmarkStart w:id="438" w:name="_Toc199179114"/>
      <w:bookmarkStart w:id="439" w:name="_Toc199179245"/>
      <w:bookmarkStart w:id="440" w:name="_Toc199238212"/>
      <w:bookmarkStart w:id="441" w:name="_Toc199239162"/>
      <w:bookmarkStart w:id="442" w:name="_Toc199239234"/>
      <w:bookmarkStart w:id="443" w:name="_Toc199239306"/>
      <w:bookmarkStart w:id="444" w:name="_Toc199239378"/>
      <w:bookmarkStart w:id="445" w:name="_Toc199179115"/>
      <w:bookmarkStart w:id="446" w:name="_Toc199179246"/>
      <w:bookmarkStart w:id="447" w:name="_Toc199238213"/>
      <w:bookmarkStart w:id="448" w:name="_Toc199239163"/>
      <w:bookmarkStart w:id="449" w:name="_Toc199239235"/>
      <w:bookmarkStart w:id="450" w:name="_Toc199239307"/>
      <w:bookmarkStart w:id="451" w:name="_Toc199239379"/>
      <w:bookmarkStart w:id="452" w:name="_Toc199239838"/>
      <w:bookmarkStart w:id="453" w:name="_Toc199239911"/>
      <w:bookmarkStart w:id="454" w:name="_Toc199239984"/>
      <w:bookmarkStart w:id="455" w:name="_Toc199240245"/>
      <w:bookmarkStart w:id="456" w:name="_Toc199240324"/>
      <w:bookmarkStart w:id="457" w:name="_Toc199239236"/>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0E4D8D77" w14:textId="29F137F2" w:rsidR="001C6D14" w:rsidRPr="00F71FD0" w:rsidRDefault="003C1C90" w:rsidP="00572CB1">
      <w:pPr>
        <w:pStyle w:val="My-4"/>
      </w:pPr>
      <w:bookmarkStart w:id="458" w:name="_Toc199323392"/>
      <w:r>
        <w:t>5.1</w:t>
      </w:r>
      <w:r>
        <w:tab/>
      </w:r>
      <w:r w:rsidR="001C6D14" w:rsidRPr="001C6D14">
        <w:t xml:space="preserve">РАЗРАБОТКА МОДУЛЯ </w:t>
      </w:r>
      <w:r w:rsidR="001C6D14" w:rsidRPr="00B4428C">
        <w:t>PROCESS</w:t>
      </w:r>
      <w:bookmarkEnd w:id="458"/>
    </w:p>
    <w:bookmarkEnd w:id="457"/>
    <w:p w14:paraId="7C218CED" w14:textId="601428DC" w:rsidR="00931597" w:rsidRDefault="00931597" w:rsidP="00931597">
      <w:pPr>
        <w:pStyle w:val="My-1"/>
      </w:pPr>
      <w:r>
        <w:t>В ходе реализации фреймворка "Horizon Automation Server" требовалось разработать службу</w:t>
      </w:r>
      <w:r w:rsidR="00A966BE">
        <w:t>,</w:t>
      </w:r>
      <w:r>
        <w:t xml:space="preserve"> организующую единую точку </w:t>
      </w:r>
      <w:r w:rsidR="00A966BE">
        <w:t xml:space="preserve">старта </w:t>
      </w:r>
      <w:r w:rsidR="00533179">
        <w:t>фреймворка</w:t>
      </w:r>
      <w:r w:rsidR="00C57615">
        <w:t xml:space="preserve"> и выполняющую первоначальную инициализацию </w:t>
      </w:r>
      <w:r w:rsidR="00533179">
        <w:t>всех его служб.</w:t>
      </w:r>
    </w:p>
    <w:p w14:paraId="561198D8" w14:textId="4715C019" w:rsidR="00931597" w:rsidRDefault="00533179" w:rsidP="00B37933">
      <w:pPr>
        <w:pStyle w:val="My-1"/>
      </w:pPr>
      <w:r>
        <w:t xml:space="preserve">В соответствии с принятыми архитектурными решениями </w:t>
      </w:r>
      <w:r w:rsidR="003A5FFE">
        <w:t xml:space="preserve">такая служба во всех фреймворках ПТК называется </w:t>
      </w:r>
      <w:r w:rsidR="003A5FFE">
        <w:rPr>
          <w:lang w:val="en-US"/>
        </w:rPr>
        <w:t>Process</w:t>
      </w:r>
      <w:r w:rsidR="003A5FFE">
        <w:t>.</w:t>
      </w:r>
    </w:p>
    <w:p w14:paraId="7F0FD376" w14:textId="2A215681" w:rsidR="007F23B0" w:rsidRDefault="007F23B0" w:rsidP="00DF0893">
      <w:pPr>
        <w:pStyle w:val="My-1"/>
      </w:pPr>
      <w:r>
        <w:t xml:space="preserve">Запуск службы </w:t>
      </w:r>
      <w:r>
        <w:rPr>
          <w:lang w:val="en-US"/>
        </w:rPr>
        <w:t>Process</w:t>
      </w:r>
      <w:r w:rsidRPr="00D56641">
        <w:t xml:space="preserve"> </w:t>
      </w:r>
      <w:r>
        <w:t xml:space="preserve">происходит в узле </w:t>
      </w:r>
      <w:r>
        <w:rPr>
          <w:lang w:val="en-US"/>
        </w:rPr>
        <w:t>Node</w:t>
      </w:r>
      <w:r w:rsidRPr="00D56641">
        <w:t>-</w:t>
      </w:r>
      <w:r>
        <w:rPr>
          <w:lang w:val="en-US"/>
        </w:rPr>
        <w:t>Red</w:t>
      </w:r>
      <w:r>
        <w:t xml:space="preserve"> при получении </w:t>
      </w:r>
      <w:r>
        <w:rPr>
          <w:lang w:val="en-US"/>
        </w:rPr>
        <w:t>LHP</w:t>
      </w:r>
      <w:r w:rsidRPr="00CE272C">
        <w:t xml:space="preserve"> </w:t>
      </w:r>
      <w:r>
        <w:t xml:space="preserve">сообщения от специально сконфигурированного </w:t>
      </w:r>
      <w:r w:rsidR="00DF0893">
        <w:rPr>
          <w:lang w:val="en-US"/>
        </w:rPr>
        <w:t>i</w:t>
      </w:r>
      <w:r>
        <w:rPr>
          <w:lang w:val="en-US"/>
        </w:rPr>
        <w:t>nject</w:t>
      </w:r>
      <w:r w:rsidRPr="009E3BCA">
        <w:t>-</w:t>
      </w:r>
      <w:r>
        <w:t>узла, располагающегося на том же потоке</w:t>
      </w:r>
      <w:r w:rsidR="00DF0893" w:rsidRPr="00DF0893">
        <w:t xml:space="preserve"> </w:t>
      </w:r>
      <w:r w:rsidR="00DF0893">
        <w:rPr>
          <w:lang w:val="en-US"/>
        </w:rPr>
        <w:t>Node</w:t>
      </w:r>
      <w:r w:rsidR="00DF0893" w:rsidRPr="00DF0893">
        <w:t>-</w:t>
      </w:r>
      <w:r w:rsidR="00DF0893">
        <w:rPr>
          <w:lang w:val="en-US"/>
        </w:rPr>
        <w:t>Red</w:t>
      </w:r>
      <w:r>
        <w:t>. В обязанности службы входят следующие функции:</w:t>
      </w:r>
    </w:p>
    <w:p w14:paraId="1D305EFD" w14:textId="6AC792F8" w:rsidR="007F23B0" w:rsidRDefault="007F23B0" w:rsidP="00023C66">
      <w:pPr>
        <w:pStyle w:val="My-1"/>
        <w:numPr>
          <w:ilvl w:val="0"/>
          <w:numId w:val="12"/>
        </w:numPr>
      </w:pPr>
      <w:r>
        <w:t>Инициализация всех остальных служб системы;</w:t>
      </w:r>
    </w:p>
    <w:p w14:paraId="63B8D2F8" w14:textId="77777777" w:rsidR="007F23B0" w:rsidRDefault="007F23B0" w:rsidP="00023C66">
      <w:pPr>
        <w:pStyle w:val="My-1"/>
        <w:numPr>
          <w:ilvl w:val="0"/>
          <w:numId w:val="12"/>
        </w:numPr>
      </w:pPr>
      <w:r>
        <w:t>Настройка системы по конфигурации, полученной из БД;</w:t>
      </w:r>
    </w:p>
    <w:p w14:paraId="448263BD" w14:textId="77777777" w:rsidR="007F23B0" w:rsidRDefault="007F23B0" w:rsidP="00023C66">
      <w:pPr>
        <w:pStyle w:val="My-1"/>
        <w:numPr>
          <w:ilvl w:val="0"/>
          <w:numId w:val="12"/>
        </w:numPr>
      </w:pPr>
      <w:r>
        <w:t>Мониторинг состояния фреймворка, служб и каналов;</w:t>
      </w:r>
    </w:p>
    <w:p w14:paraId="593915DC" w14:textId="21CBD21D" w:rsidR="007F23B0" w:rsidRDefault="007F23B0" w:rsidP="00023C66">
      <w:pPr>
        <w:pStyle w:val="My-1"/>
        <w:numPr>
          <w:ilvl w:val="0"/>
          <w:numId w:val="12"/>
        </w:numPr>
      </w:pPr>
      <w:r>
        <w:t xml:space="preserve">Хранение </w:t>
      </w:r>
      <w:r w:rsidR="00F85105">
        <w:t xml:space="preserve">и предоставление </w:t>
      </w:r>
      <w:r>
        <w:t xml:space="preserve">системной </w:t>
      </w:r>
      <w:r w:rsidR="00F85105">
        <w:t>службам фреймворка</w:t>
      </w:r>
      <w:r>
        <w:t>.</w:t>
      </w:r>
    </w:p>
    <w:p w14:paraId="7E088EB5" w14:textId="77777777" w:rsidR="007F23B0" w:rsidRDefault="007F23B0" w:rsidP="007F23B0">
      <w:pPr>
        <w:pStyle w:val="My-1"/>
      </w:pPr>
      <w:r>
        <w:t>Инициализация остальных служб происходит по конфигурации, которая хранится в базе данных. Таким образом пользователю предоставляется полный контроль к конфигурированию фреймворка, и в то же время осуществляется контроль валидности введённых пользователем настроек. Большинство служб поддерживают значения по умолчанию, если поступившие настройки не валидны.</w:t>
      </w:r>
    </w:p>
    <w:p w14:paraId="26A1C04B" w14:textId="7AC10235" w:rsidR="78C98F93" w:rsidRDefault="587E7160" w:rsidP="78C98F93">
      <w:pPr>
        <w:pStyle w:val="My-1"/>
      </w:pPr>
      <w:r>
        <w:t xml:space="preserve">Также в процессе инициализации служба </w:t>
      </w:r>
      <w:r w:rsidR="46DAC4CC">
        <w:t xml:space="preserve">Process создаёт </w:t>
      </w:r>
      <w:r w:rsidR="42860DE4">
        <w:t xml:space="preserve">службы </w:t>
      </w:r>
      <w:r w:rsidR="7FF78728">
        <w:t xml:space="preserve">каналов - цифровые </w:t>
      </w:r>
      <w:r w:rsidR="17745231">
        <w:t xml:space="preserve">копии </w:t>
      </w:r>
      <w:r w:rsidR="0ABE658C">
        <w:t xml:space="preserve">физических </w:t>
      </w:r>
      <w:r w:rsidR="699F48D4">
        <w:t>датчиков</w:t>
      </w:r>
      <w:r w:rsidR="29A83C87">
        <w:t>,</w:t>
      </w:r>
      <w:r w:rsidR="39662D05">
        <w:t xml:space="preserve"> конфигурации</w:t>
      </w:r>
      <w:r w:rsidR="59BCD659">
        <w:t xml:space="preserve"> </w:t>
      </w:r>
      <w:r w:rsidR="2D88F261">
        <w:t>которых</w:t>
      </w:r>
      <w:r w:rsidR="59BCD659">
        <w:t xml:space="preserve"> также </w:t>
      </w:r>
      <w:r w:rsidR="378E44E6">
        <w:t xml:space="preserve">находятся в </w:t>
      </w:r>
      <w:r w:rsidR="1DFF8C60">
        <w:t>БД.</w:t>
      </w:r>
      <w:r w:rsidR="04F10AEE">
        <w:t xml:space="preserve"> </w:t>
      </w:r>
      <w:r w:rsidR="2598F299">
        <w:t xml:space="preserve">Каналы активируются при </w:t>
      </w:r>
      <w:r w:rsidR="36BEE343">
        <w:t xml:space="preserve">подключении к </w:t>
      </w:r>
      <w:r w:rsidR="500AECB7">
        <w:t>соответствующим им</w:t>
      </w:r>
      <w:r w:rsidR="38FBAB22">
        <w:t xml:space="preserve"> </w:t>
      </w:r>
      <w:r w:rsidR="6C6FE3F0">
        <w:t>источникам.</w:t>
      </w:r>
    </w:p>
    <w:p w14:paraId="2957A446" w14:textId="667C729B" w:rsidR="007F23B0" w:rsidRDefault="007F23B0" w:rsidP="00BD4AD6">
      <w:pPr>
        <w:pStyle w:val="My-1"/>
      </w:pPr>
      <w:r>
        <w:t>При завершении инициализации фреймворка, к концентратору имеют возможность подключится программируемые логические контроллеры (источники) по любому поддерживаемому протоколу и по выбранной среде. После подключения данные с сенсоров поступают автоматически.</w:t>
      </w:r>
      <w:r w:rsidR="0ACA9B43">
        <w:t xml:space="preserve"> </w:t>
      </w:r>
      <w:r w:rsidR="7585AB2C">
        <w:t>Также имеется возможность подключится к серверам (</w:t>
      </w:r>
      <w:proofErr w:type="gramStart"/>
      <w:r w:rsidR="7585AB2C">
        <w:t>например</w:t>
      </w:r>
      <w:proofErr w:type="gramEnd"/>
      <w:r w:rsidR="7585AB2C">
        <w:t xml:space="preserve"> по протоколу </w:t>
      </w:r>
      <w:proofErr w:type="spellStart"/>
      <w:r w:rsidR="7585AB2C">
        <w:t>websocket</w:t>
      </w:r>
      <w:proofErr w:type="spellEnd"/>
      <w:r w:rsidR="7585AB2C">
        <w:t xml:space="preserve">) и к шлюзам. Соответствующие службы </w:t>
      </w:r>
      <w:r w:rsidR="74399A94">
        <w:t xml:space="preserve">фреймворка </w:t>
      </w:r>
      <w:r w:rsidR="798F6F70">
        <w:t xml:space="preserve">обеспечивают обмен </w:t>
      </w:r>
      <w:r w:rsidR="242AB115">
        <w:t xml:space="preserve">данными </w:t>
      </w:r>
      <w:r w:rsidR="05C121A6">
        <w:t>и</w:t>
      </w:r>
      <w:r w:rsidR="1BEA475F">
        <w:t xml:space="preserve"> </w:t>
      </w:r>
      <w:r w:rsidR="677C4256">
        <w:t xml:space="preserve">предоставляют к </w:t>
      </w:r>
      <w:r w:rsidR="6445FAE2">
        <w:t xml:space="preserve">ним </w:t>
      </w:r>
      <w:r w:rsidR="17687574">
        <w:t xml:space="preserve">доступ </w:t>
      </w:r>
      <w:r w:rsidR="2512BE2A">
        <w:t>пользователю Hub</w:t>
      </w:r>
      <w:r w:rsidR="27DB782C">
        <w:t>.</w:t>
      </w:r>
      <w:r w:rsidR="00BD4AD6" w:rsidRPr="00BD4AD6">
        <w:t xml:space="preserve"> В Приложении №</w:t>
      </w:r>
      <w:r w:rsidR="00BD4AD6">
        <w:t>23</w:t>
      </w:r>
      <w:r w:rsidR="00BD4AD6" w:rsidRPr="00BD4AD6">
        <w:t xml:space="preserve"> представлен фрагмент программного обеспечения модуля</w:t>
      </w:r>
      <w:r w:rsidR="00BD4AD6">
        <w:t xml:space="preserve"> Process.</w:t>
      </w:r>
    </w:p>
    <w:p w14:paraId="4C2D8A66" w14:textId="7BEE449B" w:rsidR="006034BA" w:rsidRPr="00740E57" w:rsidRDefault="00F60F13" w:rsidP="001371F7">
      <w:pPr>
        <w:pStyle w:val="My-1"/>
        <w:ind w:firstLine="0"/>
        <w:rPr>
          <w:rFonts w:eastAsia="Times New Roman" w:cs="Times New Roman"/>
          <w:color w:val="000000" w:themeColor="text1"/>
          <w:szCs w:val="28"/>
        </w:rPr>
      </w:pPr>
      <w:r>
        <w:t xml:space="preserve">Вывод: </w:t>
      </w:r>
      <w:r w:rsidRPr="008E4435">
        <w:rPr>
          <w:rFonts w:eastAsia="Times New Roman" w:cs="Times New Roman"/>
          <w:color w:val="000000" w:themeColor="text1"/>
          <w:szCs w:val="28"/>
        </w:rPr>
        <w:t xml:space="preserve">разработка </w:t>
      </w:r>
      <w:r>
        <w:rPr>
          <w:rFonts w:eastAsia="Times New Roman" w:cs="Times New Roman"/>
          <w:color w:val="000000" w:themeColor="text1"/>
          <w:szCs w:val="28"/>
        </w:rPr>
        <w:t>службы</w:t>
      </w:r>
      <w:r w:rsidR="00BD4AD6" w:rsidRPr="00BD4AD6">
        <w:t xml:space="preserve"> </w:t>
      </w:r>
      <w:r w:rsidR="00BD4AD6">
        <w:t xml:space="preserve">Process </w:t>
      </w:r>
      <w:r>
        <w:rPr>
          <w:rFonts w:eastAsia="Times New Roman" w:cs="Times New Roman"/>
          <w:color w:val="000000" w:themeColor="text1"/>
          <w:szCs w:val="28"/>
        </w:rPr>
        <w:t xml:space="preserve">успешно выполнена, требуемые характеристики достигнуты. Тестирование проводилось на следующих аппаратных платформах – </w:t>
      </w:r>
      <w:r>
        <w:rPr>
          <w:rFonts w:eastAsia="Times New Roman" w:cs="Times New Roman"/>
          <w:color w:val="000000" w:themeColor="text1"/>
          <w:szCs w:val="28"/>
          <w:lang w:val="en-US"/>
        </w:rPr>
        <w:t>Raspberry</w:t>
      </w:r>
      <w:r w:rsidRPr="00086652">
        <w:rPr>
          <w:rFonts w:eastAsia="Times New Roman" w:cs="Times New Roman"/>
          <w:color w:val="000000" w:themeColor="text1"/>
          <w:szCs w:val="28"/>
        </w:rPr>
        <w:t xml:space="preserve"> </w:t>
      </w:r>
      <w:r>
        <w:rPr>
          <w:rFonts w:eastAsia="Times New Roman" w:cs="Times New Roman"/>
          <w:color w:val="000000" w:themeColor="text1"/>
          <w:szCs w:val="28"/>
          <w:lang w:val="en-US"/>
        </w:rPr>
        <w:t>Pi</w:t>
      </w:r>
      <w:r w:rsidRPr="00086652">
        <w:rPr>
          <w:rFonts w:eastAsia="Times New Roman" w:cs="Times New Roman"/>
          <w:color w:val="000000" w:themeColor="text1"/>
          <w:szCs w:val="28"/>
        </w:rPr>
        <w:t xml:space="preserve"> </w:t>
      </w:r>
      <w:r w:rsidRPr="00502682">
        <w:rPr>
          <w:rFonts w:eastAsia="Times New Roman" w:cs="Times New Roman"/>
          <w:color w:val="000000" w:themeColor="text1"/>
          <w:szCs w:val="28"/>
        </w:rPr>
        <w:t xml:space="preserve">5 </w:t>
      </w:r>
      <w:r>
        <w:rPr>
          <w:rFonts w:eastAsia="Times New Roman" w:cs="Times New Roman"/>
          <w:color w:val="000000" w:themeColor="text1"/>
          <w:szCs w:val="28"/>
        </w:rPr>
        <w:t xml:space="preserve">и </w:t>
      </w:r>
      <w:r w:rsidRPr="00254848">
        <w:rPr>
          <w:rFonts w:eastAsia="Times New Roman" w:cs="Times New Roman"/>
          <w:color w:val="000000" w:themeColor="text1"/>
          <w:szCs w:val="28"/>
          <w:lang w:val="en-US"/>
        </w:rPr>
        <w:t>Raspberry</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Pi</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Compute</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Module</w:t>
      </w:r>
      <w:r w:rsidRPr="00254848">
        <w:rPr>
          <w:rFonts w:eastAsia="Times New Roman" w:cs="Times New Roman"/>
          <w:color w:val="000000" w:themeColor="text1"/>
          <w:szCs w:val="28"/>
        </w:rPr>
        <w:t xml:space="preserve"> 4</w:t>
      </w:r>
      <w:r>
        <w:rPr>
          <w:rFonts w:eastAsia="Times New Roman" w:cs="Times New Roman"/>
          <w:color w:val="000000" w:themeColor="text1"/>
          <w:szCs w:val="28"/>
        </w:rPr>
        <w:t xml:space="preserve">, обе платформы работали под управлением ОС </w:t>
      </w:r>
      <w:r>
        <w:rPr>
          <w:rFonts w:eastAsia="Times New Roman" w:cs="Times New Roman"/>
          <w:color w:val="000000" w:themeColor="text1"/>
          <w:szCs w:val="28"/>
          <w:lang w:val="en-US"/>
        </w:rPr>
        <w:t>Linux</w:t>
      </w:r>
      <w:r>
        <w:rPr>
          <w:rFonts w:eastAsia="Times New Roman" w:cs="Times New Roman"/>
          <w:color w:val="000000" w:themeColor="text1"/>
          <w:szCs w:val="28"/>
        </w:rPr>
        <w:t>.</w:t>
      </w:r>
    </w:p>
    <w:p w14:paraId="307AB7BB" w14:textId="77777777" w:rsidR="006034BA" w:rsidRDefault="006034BA" w:rsidP="00572CB1">
      <w:pPr>
        <w:pStyle w:val="My-1"/>
      </w:pPr>
      <w:r>
        <w:br w:type="page"/>
      </w:r>
    </w:p>
    <w:p w14:paraId="28D7929E" w14:textId="2FBDF08F" w:rsidR="00BC3829" w:rsidRPr="003358FB" w:rsidRDefault="00992528" w:rsidP="00572CB1">
      <w:pPr>
        <w:pStyle w:val="My-4"/>
      </w:pPr>
      <w:bookmarkStart w:id="459" w:name="_Toc199239840"/>
      <w:bookmarkStart w:id="460" w:name="_Toc199239913"/>
      <w:bookmarkStart w:id="461" w:name="_Toc199239986"/>
      <w:bookmarkStart w:id="462" w:name="_Toc199240247"/>
      <w:bookmarkStart w:id="463" w:name="_Toc199240326"/>
      <w:bookmarkStart w:id="464" w:name="_Toc199255273"/>
      <w:bookmarkStart w:id="465" w:name="_Toc199257708"/>
      <w:bookmarkStart w:id="466" w:name="_Toc199257786"/>
      <w:bookmarkStart w:id="467" w:name="_Toc199257858"/>
      <w:bookmarkStart w:id="468" w:name="_Toc199323393"/>
      <w:bookmarkEnd w:id="459"/>
      <w:bookmarkEnd w:id="460"/>
      <w:bookmarkEnd w:id="461"/>
      <w:bookmarkEnd w:id="462"/>
      <w:bookmarkEnd w:id="463"/>
      <w:bookmarkEnd w:id="464"/>
      <w:bookmarkEnd w:id="465"/>
      <w:bookmarkEnd w:id="466"/>
      <w:bookmarkEnd w:id="467"/>
      <w:r>
        <w:lastRenderedPageBreak/>
        <w:t>5.2</w:t>
      </w:r>
      <w:r>
        <w:tab/>
      </w:r>
      <w:bookmarkStart w:id="469" w:name="_Toc199239841"/>
      <w:bookmarkStart w:id="470" w:name="_Toc199239914"/>
      <w:bookmarkStart w:id="471" w:name="_Toc199239987"/>
      <w:bookmarkStart w:id="472" w:name="_Toc199240248"/>
      <w:bookmarkStart w:id="473" w:name="_Toc199240327"/>
      <w:bookmarkStart w:id="474" w:name="_Toc199255274"/>
      <w:bookmarkStart w:id="475" w:name="_Toc199257709"/>
      <w:bookmarkStart w:id="476" w:name="_Toc199257787"/>
      <w:bookmarkStart w:id="477" w:name="_Toc199257859"/>
      <w:bookmarkStart w:id="478" w:name="_Toc199179117"/>
      <w:bookmarkStart w:id="479" w:name="_Toc199179248"/>
      <w:bookmarkStart w:id="480" w:name="_Toc199238215"/>
      <w:bookmarkStart w:id="481" w:name="_Toc199239165"/>
      <w:bookmarkStart w:id="482" w:name="_Toc199239237"/>
      <w:bookmarkStart w:id="483" w:name="_Toc199239309"/>
      <w:bookmarkStart w:id="484" w:name="_Toc199239381"/>
      <w:bookmarkStart w:id="485" w:name="_Toc199239842"/>
      <w:bookmarkStart w:id="486" w:name="_Toc199239915"/>
      <w:bookmarkStart w:id="487" w:name="_Toc199239988"/>
      <w:bookmarkStart w:id="488" w:name="_Toc199240249"/>
      <w:bookmarkStart w:id="489" w:name="_Toc199240328"/>
      <w:bookmarkStart w:id="490" w:name="_Toc199255275"/>
      <w:bookmarkStart w:id="491" w:name="_Toc199257710"/>
      <w:bookmarkStart w:id="492" w:name="_Toc199257788"/>
      <w:bookmarkStart w:id="493" w:name="_Toc199257860"/>
      <w:bookmarkStart w:id="494" w:name="_Toc19923923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r w:rsidR="00BC3829" w:rsidRPr="0029340D">
        <w:t>РАЗРАБОТКА</w:t>
      </w:r>
      <w:r w:rsidR="00BC3829" w:rsidRPr="003358FB">
        <w:t xml:space="preserve"> </w:t>
      </w:r>
      <w:r w:rsidR="00B6711D" w:rsidRPr="003358FB">
        <w:t>МОДУЛЯ PROVIDERMDB</w:t>
      </w:r>
      <w:bookmarkEnd w:id="468"/>
      <w:bookmarkEnd w:id="494"/>
    </w:p>
    <w:p w14:paraId="78C96327" w14:textId="77A30DBA" w:rsidR="006C6140" w:rsidRDefault="00AF7701" w:rsidP="00894414">
      <w:pPr>
        <w:pStyle w:val="My-1"/>
      </w:pPr>
      <w:r>
        <w:t>В ходе реализации серверного фреймворка "Horizon Automation Server" требовалось разработать</w:t>
      </w:r>
      <w:r w:rsidR="003727B4">
        <w:t xml:space="preserve"> </w:t>
      </w:r>
      <w:r w:rsidR="0068571B">
        <w:t xml:space="preserve">службу </w:t>
      </w:r>
      <w:r w:rsidR="00B550A7">
        <w:rPr>
          <w:lang w:val="en-US"/>
        </w:rPr>
        <w:t>providerMDB</w:t>
      </w:r>
      <w:r w:rsidR="0065654D">
        <w:t xml:space="preserve">, </w:t>
      </w:r>
      <w:r>
        <w:t>задача которой</w:t>
      </w:r>
      <w:r w:rsidR="0065654D">
        <w:t xml:space="preserve"> </w:t>
      </w:r>
      <w:r w:rsidR="0036320F">
        <w:t xml:space="preserve">обеспечить полномасштабную поддержку </w:t>
      </w:r>
      <w:r w:rsidR="00A151DF">
        <w:t xml:space="preserve">СУБД </w:t>
      </w:r>
      <w:r w:rsidR="00A151DF">
        <w:rPr>
          <w:lang w:val="en-US"/>
        </w:rPr>
        <w:t>MongoDB</w:t>
      </w:r>
      <w:r w:rsidR="0065654D">
        <w:t>. В задачи</w:t>
      </w:r>
      <w:r w:rsidR="00A151DF">
        <w:t xml:space="preserve"> службы </w:t>
      </w:r>
      <w:r w:rsidR="0065654D">
        <w:t xml:space="preserve"> входит</w:t>
      </w:r>
      <w:r w:rsidR="00A151DF">
        <w:t xml:space="preserve"> </w:t>
      </w:r>
      <w:r w:rsidR="0065654D">
        <w:t xml:space="preserve"> хранение все</w:t>
      </w:r>
      <w:r w:rsidR="003A5BAD">
        <w:t>й конфигурационной информации серверного фреймворка</w:t>
      </w:r>
      <w:r w:rsidR="00B41825">
        <w:t xml:space="preserve">, архивирование </w:t>
      </w:r>
      <w:r w:rsidR="00E47FD2">
        <w:t xml:space="preserve">«сырых» и обработанных </w:t>
      </w:r>
      <w:r w:rsidR="00B41825">
        <w:t xml:space="preserve">данных </w:t>
      </w:r>
      <w:r w:rsidR="00E47FD2">
        <w:t xml:space="preserve">от </w:t>
      </w:r>
      <w:r w:rsidR="00B41825">
        <w:t>каналов</w:t>
      </w:r>
      <w:r w:rsidR="00E47FD2">
        <w:t xml:space="preserve"> сенсоров, предоставление третьим компонентам системы, таким как </w:t>
      </w:r>
      <w:r w:rsidR="00E47FD2">
        <w:rPr>
          <w:lang w:val="en-US"/>
        </w:rPr>
        <w:t>Grafana</w:t>
      </w:r>
      <w:r w:rsidR="00E47FD2" w:rsidRPr="00D371CD">
        <w:t xml:space="preserve"> </w:t>
      </w:r>
      <w:r w:rsidR="00E47FD2">
        <w:t xml:space="preserve">и </w:t>
      </w:r>
      <w:r w:rsidR="00E47FD2" w:rsidRPr="00D371CD">
        <w:t xml:space="preserve"> </w:t>
      </w:r>
      <w:r w:rsidR="00E47FD2">
        <w:rPr>
          <w:lang w:val="en-US"/>
        </w:rPr>
        <w:t>Graylog</w:t>
      </w:r>
      <w:r w:rsidR="00F00A1B">
        <w:t xml:space="preserve"> интерфейса для получения данных</w:t>
      </w:r>
      <w:r w:rsidR="006C6140">
        <w:t xml:space="preserve">, хранение текущей </w:t>
      </w:r>
      <w:r w:rsidR="00BF2D66">
        <w:t xml:space="preserve">настроенной конфигурации фреймворка как – </w:t>
      </w:r>
      <w:r w:rsidR="001A517F">
        <w:t>«</w:t>
      </w:r>
      <w:r w:rsidR="00BF2D66">
        <w:t>проекта</w:t>
      </w:r>
      <w:r w:rsidR="001A517F">
        <w:t>»</w:t>
      </w:r>
      <w:r w:rsidR="00BF2D66">
        <w:t xml:space="preserve">, </w:t>
      </w:r>
      <w:r w:rsidR="00FA415A">
        <w:t xml:space="preserve">предоставление пользователю </w:t>
      </w:r>
      <w:r w:rsidR="001A517F">
        <w:t>возможности сохранять фактически неограниченно количество «проектов»</w:t>
      </w:r>
      <w:r w:rsidR="004F282C">
        <w:t>, хранение базы данных по сенсорам и актуаторам поддерживаемым</w:t>
      </w:r>
      <w:r w:rsidR="00FC7994">
        <w:t xml:space="preserve"> </w:t>
      </w:r>
      <w:r w:rsidR="007D0FEA">
        <w:t>системой и многое другое.</w:t>
      </w:r>
      <w:r w:rsidR="0036320F" w:rsidRPr="00D371CD">
        <w:t xml:space="preserve"> </w:t>
      </w:r>
      <w:r w:rsidR="007D0FEA">
        <w:t xml:space="preserve">Как видно из описания </w:t>
      </w:r>
      <w:r w:rsidR="00253EBB">
        <w:t xml:space="preserve">служба </w:t>
      </w:r>
      <w:r w:rsidR="00894414">
        <w:rPr>
          <w:lang w:val="en-US"/>
        </w:rPr>
        <w:t>P</w:t>
      </w:r>
      <w:r w:rsidR="00B550A7">
        <w:rPr>
          <w:lang w:val="en-US"/>
        </w:rPr>
        <w:t>roviderMDB</w:t>
      </w:r>
      <w:r w:rsidR="00253EBB">
        <w:t xml:space="preserve"> одна из ключевых </w:t>
      </w:r>
      <w:r w:rsidR="008B7BA0">
        <w:t xml:space="preserve">служб ядра наравне с </w:t>
      </w:r>
      <w:r w:rsidR="008B7BA0">
        <w:rPr>
          <w:lang w:val="en-US"/>
        </w:rPr>
        <w:t>Process</w:t>
      </w:r>
      <w:r w:rsidR="008B7BA0" w:rsidRPr="00D371CD">
        <w:t xml:space="preserve"> </w:t>
      </w:r>
      <w:r w:rsidR="008B7BA0">
        <w:t xml:space="preserve">и </w:t>
      </w:r>
      <w:r w:rsidR="005749AB">
        <w:rPr>
          <w:lang w:val="en-US"/>
        </w:rPr>
        <w:t>Devic</w:t>
      </w:r>
      <w:r w:rsidR="009D5E99">
        <w:rPr>
          <w:lang w:val="en-US"/>
        </w:rPr>
        <w:t>e</w:t>
      </w:r>
      <w:r w:rsidR="005749AB" w:rsidRPr="008E4435">
        <w:t>Manager</w:t>
      </w:r>
      <w:r w:rsidR="009D5E99">
        <w:t>.</w:t>
      </w:r>
    </w:p>
    <w:p w14:paraId="4216384F" w14:textId="1DE09656" w:rsidR="00921AA0" w:rsidRPr="00D371CD" w:rsidRDefault="00921AA0" w:rsidP="00CA085D">
      <w:pPr>
        <w:pStyle w:val="My-1"/>
      </w:pPr>
      <w:r>
        <w:t xml:space="preserve">Модуль службы должен был предоставить всем службам </w:t>
      </w:r>
      <w:r w:rsidR="00287D55">
        <w:t xml:space="preserve">фреймворка унифицированный интерфейс взаимодействия с СУБД </w:t>
      </w:r>
      <w:r w:rsidR="00287D55">
        <w:rPr>
          <w:lang w:val="en-US"/>
        </w:rPr>
        <w:t>MongoDB</w:t>
      </w:r>
      <w:r w:rsidR="003848DC">
        <w:t xml:space="preserve">. В зоне ответственности службы </w:t>
      </w:r>
      <w:r w:rsidR="005B2156">
        <w:t xml:space="preserve">«знание» всех </w:t>
      </w:r>
      <w:r w:rsidR="00CA085D">
        <w:rPr>
          <w:lang w:val="en-US"/>
        </w:rPr>
        <w:t>NoSQL</w:t>
      </w:r>
      <w:r w:rsidR="00CA085D" w:rsidRPr="00D371CD">
        <w:t xml:space="preserve"> </w:t>
      </w:r>
      <w:r w:rsidR="005B2156">
        <w:t>коллекций</w:t>
      </w:r>
      <w:r w:rsidR="00CA085D">
        <w:t xml:space="preserve"> СУБД</w:t>
      </w:r>
      <w:r w:rsidR="007315DE">
        <w:t xml:space="preserve">, умение работать с форматами </w:t>
      </w:r>
      <w:r w:rsidR="00555492">
        <w:t>документов,</w:t>
      </w:r>
      <w:r w:rsidR="007315DE">
        <w:t xml:space="preserve"> которые хранятся </w:t>
      </w:r>
      <w:r w:rsidR="00E44FE8">
        <w:t xml:space="preserve">в </w:t>
      </w:r>
      <w:r w:rsidR="00B40CA6">
        <w:t xml:space="preserve">коллекциях и </w:t>
      </w:r>
      <w:proofErr w:type="gramStart"/>
      <w:r w:rsidR="00B40CA6">
        <w:t>т.д.</w:t>
      </w:r>
      <w:proofErr w:type="gramEnd"/>
    </w:p>
    <w:p w14:paraId="7D734D33" w14:textId="518FB398" w:rsidR="000B5885" w:rsidRDefault="000B5885" w:rsidP="000B5885">
      <w:pPr>
        <w:pStyle w:val="My-1"/>
      </w:pPr>
      <w:r>
        <w:t xml:space="preserve">Рассмотрим </w:t>
      </w:r>
      <w:r w:rsidR="00F01C5C">
        <w:t>коллекции,</w:t>
      </w:r>
      <w:r>
        <w:t xml:space="preserve"> которые предусмотрены проектом</w:t>
      </w:r>
      <w:r w:rsidR="00A402A1">
        <w:t xml:space="preserve"> и их назначение</w:t>
      </w:r>
      <w:r>
        <w:t>:</w:t>
      </w:r>
    </w:p>
    <w:p w14:paraId="0CB56278" w14:textId="79E8B952" w:rsidR="000B5885" w:rsidRPr="00652A84" w:rsidRDefault="000B5885" w:rsidP="00D371CD">
      <w:pPr>
        <w:pStyle w:val="My-1"/>
        <w:numPr>
          <w:ilvl w:val="0"/>
          <w:numId w:val="19"/>
        </w:numPr>
      </w:pPr>
      <w:proofErr w:type="spellStart"/>
      <w:r w:rsidRPr="001371F7">
        <w:rPr>
          <w:b/>
          <w:bCs/>
          <w:lang w:val="en-US"/>
        </w:rPr>
        <w:t>rawData</w:t>
      </w:r>
      <w:proofErr w:type="spellEnd"/>
      <w:r w:rsidR="00F30A9D">
        <w:tab/>
      </w:r>
      <w:r w:rsidR="00F30A9D">
        <w:tab/>
      </w:r>
      <w:r w:rsidR="00E75D24">
        <w:tab/>
      </w:r>
      <w:r w:rsidR="00A402A1">
        <w:t xml:space="preserve">– </w:t>
      </w:r>
      <w:r w:rsidR="00FE0E65">
        <w:t xml:space="preserve">хранит </w:t>
      </w:r>
      <w:r w:rsidR="00652A84">
        <w:t xml:space="preserve">сырые данные </w:t>
      </w:r>
      <w:proofErr w:type="gramStart"/>
      <w:r w:rsidR="00652A84">
        <w:t>каналов</w:t>
      </w:r>
      <w:r w:rsidR="00FE0E65" w:rsidRPr="00D371CD">
        <w:t>;</w:t>
      </w:r>
      <w:proofErr w:type="gramEnd"/>
    </w:p>
    <w:p w14:paraId="258F3B10" w14:textId="51A4F9C5" w:rsidR="000B5885" w:rsidRPr="00652A84" w:rsidRDefault="000B5885" w:rsidP="00D371CD">
      <w:pPr>
        <w:pStyle w:val="My-1"/>
        <w:numPr>
          <w:ilvl w:val="0"/>
          <w:numId w:val="19"/>
        </w:numPr>
      </w:pPr>
      <w:proofErr w:type="spellStart"/>
      <w:r w:rsidRPr="001371F7">
        <w:rPr>
          <w:b/>
          <w:bCs/>
          <w:lang w:val="en-US"/>
        </w:rPr>
        <w:t>workData</w:t>
      </w:r>
      <w:proofErr w:type="spellEnd"/>
      <w:r w:rsidR="00F30A9D">
        <w:tab/>
      </w:r>
      <w:r w:rsidR="00F30A9D">
        <w:tab/>
      </w:r>
      <w:r w:rsidR="00E75D24">
        <w:tab/>
      </w:r>
      <w:r w:rsidR="00FE0E65">
        <w:t xml:space="preserve">– </w:t>
      </w:r>
      <w:r w:rsidR="00652A84">
        <w:t xml:space="preserve">хранит обработанные данные </w:t>
      </w:r>
      <w:proofErr w:type="gramStart"/>
      <w:r w:rsidR="00652A84">
        <w:t>каналов</w:t>
      </w:r>
      <w:r w:rsidR="00FE0E65" w:rsidRPr="00D371CD">
        <w:t>;</w:t>
      </w:r>
      <w:proofErr w:type="gramEnd"/>
    </w:p>
    <w:p w14:paraId="02D99864" w14:textId="410ED993" w:rsidR="000B5885" w:rsidRPr="004A5153" w:rsidRDefault="000B5885" w:rsidP="00D371CD">
      <w:pPr>
        <w:pStyle w:val="My-1"/>
        <w:numPr>
          <w:ilvl w:val="0"/>
          <w:numId w:val="19"/>
        </w:numPr>
      </w:pPr>
      <w:proofErr w:type="spellStart"/>
      <w:r w:rsidRPr="001371F7">
        <w:rPr>
          <w:b/>
          <w:bCs/>
          <w:lang w:val="en-US"/>
        </w:rPr>
        <w:t>archiveData</w:t>
      </w:r>
      <w:proofErr w:type="spellEnd"/>
      <w:r w:rsidR="00F30A9D">
        <w:tab/>
      </w:r>
      <w:r w:rsidR="00E75D24">
        <w:tab/>
      </w:r>
      <w:r w:rsidR="00FE0E65">
        <w:t xml:space="preserve">– </w:t>
      </w:r>
      <w:r w:rsidR="00F01C5C">
        <w:t xml:space="preserve">хранит </w:t>
      </w:r>
      <w:r w:rsidR="004A5153">
        <w:t xml:space="preserve">архивные данные от любых </w:t>
      </w:r>
      <w:proofErr w:type="gramStart"/>
      <w:r w:rsidR="004A5153">
        <w:t>каналов</w:t>
      </w:r>
      <w:r w:rsidR="00FE0E65" w:rsidRPr="00D371CD">
        <w:t>;</w:t>
      </w:r>
      <w:proofErr w:type="gramEnd"/>
    </w:p>
    <w:p w14:paraId="70B7F8C6" w14:textId="71BDC287" w:rsidR="000B5885" w:rsidRPr="00164043" w:rsidRDefault="000B5885" w:rsidP="00D371CD">
      <w:pPr>
        <w:pStyle w:val="My-1"/>
        <w:numPr>
          <w:ilvl w:val="0"/>
          <w:numId w:val="19"/>
        </w:numPr>
      </w:pPr>
      <w:proofErr w:type="spellStart"/>
      <w:r w:rsidRPr="001371F7">
        <w:rPr>
          <w:b/>
          <w:bCs/>
          <w:lang w:val="en-US"/>
        </w:rPr>
        <w:t>loggingData</w:t>
      </w:r>
      <w:proofErr w:type="spellEnd"/>
      <w:r w:rsidR="00F01C5C">
        <w:tab/>
      </w:r>
      <w:r w:rsidR="00E75D24">
        <w:tab/>
      </w:r>
      <w:r w:rsidR="00FE0E65">
        <w:t xml:space="preserve">– </w:t>
      </w:r>
      <w:r w:rsidR="000D279A">
        <w:t xml:space="preserve">резервное </w:t>
      </w:r>
      <w:r w:rsidR="00164043">
        <w:t xml:space="preserve">место хранение </w:t>
      </w:r>
      <w:proofErr w:type="gramStart"/>
      <w:r w:rsidR="00164043">
        <w:t>логов</w:t>
      </w:r>
      <w:r w:rsidR="00FE0E65" w:rsidRPr="00D371CD">
        <w:t>;</w:t>
      </w:r>
      <w:proofErr w:type="gramEnd"/>
    </w:p>
    <w:p w14:paraId="5CCFAE37" w14:textId="23FBEB49" w:rsidR="000B5885" w:rsidRPr="00F01C5C" w:rsidRDefault="000B5885" w:rsidP="00D371CD">
      <w:pPr>
        <w:pStyle w:val="My-1"/>
        <w:numPr>
          <w:ilvl w:val="0"/>
          <w:numId w:val="19"/>
        </w:numPr>
      </w:pPr>
      <w:proofErr w:type="spellStart"/>
      <w:r w:rsidRPr="001371F7">
        <w:rPr>
          <w:b/>
          <w:bCs/>
          <w:lang w:val="en-US"/>
        </w:rPr>
        <w:t>systemData</w:t>
      </w:r>
      <w:proofErr w:type="spellEnd"/>
      <w:r w:rsidR="00F01C5C">
        <w:tab/>
      </w:r>
      <w:r w:rsidR="00F01C5C">
        <w:tab/>
      </w:r>
      <w:r w:rsidR="00E75D24">
        <w:tab/>
      </w:r>
      <w:r w:rsidR="00FE0E65">
        <w:t xml:space="preserve">– </w:t>
      </w:r>
      <w:r w:rsidR="00F01C5C">
        <w:t xml:space="preserve">хранит </w:t>
      </w:r>
      <w:r w:rsidR="00F30A9D">
        <w:t xml:space="preserve">конфигурация системных </w:t>
      </w:r>
      <w:proofErr w:type="gramStart"/>
      <w:r w:rsidR="00F30A9D">
        <w:t>служб</w:t>
      </w:r>
      <w:r w:rsidR="00FE0E65" w:rsidRPr="00D371CD">
        <w:t>;</w:t>
      </w:r>
      <w:proofErr w:type="gramEnd"/>
    </w:p>
    <w:p w14:paraId="265B6AE5" w14:textId="17DCA4FD" w:rsidR="000B5885" w:rsidRDefault="000B5885" w:rsidP="00D371CD">
      <w:pPr>
        <w:pStyle w:val="My-1"/>
        <w:numPr>
          <w:ilvl w:val="0"/>
          <w:numId w:val="19"/>
        </w:numPr>
      </w:pPr>
      <w:proofErr w:type="spellStart"/>
      <w:r w:rsidRPr="001371F7">
        <w:rPr>
          <w:b/>
          <w:bCs/>
        </w:rPr>
        <w:t>projectData</w:t>
      </w:r>
      <w:proofErr w:type="spellEnd"/>
      <w:r w:rsidR="00F01C5C">
        <w:tab/>
      </w:r>
      <w:r w:rsidR="00E75D24">
        <w:tab/>
      </w:r>
      <w:r w:rsidR="00FE0E65">
        <w:t xml:space="preserve">– </w:t>
      </w:r>
      <w:r w:rsidR="00F01C5C">
        <w:t xml:space="preserve">хранит </w:t>
      </w:r>
      <w:r w:rsidR="00F30A9D">
        <w:t>информация о проекте в целом</w:t>
      </w:r>
      <w:r w:rsidR="00FE0E65" w:rsidRPr="00D371CD">
        <w:t>;</w:t>
      </w:r>
    </w:p>
    <w:p w14:paraId="78FD367B" w14:textId="06B23FC7" w:rsidR="000B5885" w:rsidRPr="000B5885" w:rsidRDefault="000B5885" w:rsidP="00D371CD">
      <w:pPr>
        <w:pStyle w:val="My-1"/>
        <w:numPr>
          <w:ilvl w:val="0"/>
          <w:numId w:val="19"/>
        </w:numPr>
      </w:pPr>
      <w:proofErr w:type="spellStart"/>
      <w:r w:rsidRPr="001371F7">
        <w:rPr>
          <w:b/>
          <w:bCs/>
        </w:rPr>
        <w:t>devicesHandbook</w:t>
      </w:r>
      <w:proofErr w:type="spellEnd"/>
      <w:r w:rsidR="00E75D24">
        <w:tab/>
      </w:r>
      <w:r w:rsidR="00FE0E65">
        <w:t xml:space="preserve">– </w:t>
      </w:r>
      <w:r w:rsidR="00F01C5C">
        <w:t xml:space="preserve">хранит БД </w:t>
      </w:r>
      <w:r w:rsidR="00F30A9D">
        <w:t>по сенсорам и актуаторам</w:t>
      </w:r>
      <w:r w:rsidR="00FE0E65">
        <w:t>.</w:t>
      </w:r>
    </w:p>
    <w:p w14:paraId="44136677" w14:textId="399C2AF8" w:rsidR="00073214" w:rsidRDefault="00073214" w:rsidP="003D2BAD">
      <w:pPr>
        <w:pStyle w:val="My-1"/>
        <w:ind w:firstLine="0"/>
      </w:pPr>
    </w:p>
    <w:p w14:paraId="12C806CE" w14:textId="3BFC9C7F" w:rsidR="003D2BAD" w:rsidRDefault="003D2BAD" w:rsidP="004A3D74">
      <w:pPr>
        <w:pStyle w:val="My-1"/>
        <w:ind w:firstLine="360"/>
      </w:pPr>
      <w:r>
        <w:t>Для долговременной стабильно</w:t>
      </w:r>
      <w:r w:rsidR="009C6968">
        <w:t>й</w:t>
      </w:r>
      <w:r>
        <w:t xml:space="preserve"> работы </w:t>
      </w:r>
      <w:r>
        <w:rPr>
          <w:lang w:val="en-US"/>
        </w:rPr>
        <w:t>Hub</w:t>
      </w:r>
      <w:r>
        <w:t>, была проведена работа с типами коллекци</w:t>
      </w:r>
      <w:r w:rsidR="006864AF">
        <w:t xml:space="preserve">й. Часть из них: </w:t>
      </w:r>
      <w:proofErr w:type="spellStart"/>
      <w:r w:rsidR="006864AF" w:rsidRPr="00A11E4A">
        <w:rPr>
          <w:lang w:val="en-US"/>
        </w:rPr>
        <w:t>rawData</w:t>
      </w:r>
      <w:proofErr w:type="spellEnd"/>
      <w:r w:rsidR="006864AF">
        <w:t xml:space="preserve">, </w:t>
      </w:r>
      <w:proofErr w:type="spellStart"/>
      <w:r w:rsidR="006864AF" w:rsidRPr="00A11E4A">
        <w:rPr>
          <w:lang w:val="en-US"/>
        </w:rPr>
        <w:t>workData</w:t>
      </w:r>
      <w:proofErr w:type="spellEnd"/>
      <w:r w:rsidR="00B858A3">
        <w:t xml:space="preserve"> </w:t>
      </w:r>
      <w:r w:rsidR="001C0797">
        <w:t xml:space="preserve">имеют тип </w:t>
      </w:r>
      <w:r w:rsidR="004A3D74">
        <w:t xml:space="preserve">– </w:t>
      </w:r>
      <w:r w:rsidR="001C0797">
        <w:rPr>
          <w:lang w:val="en-US"/>
        </w:rPr>
        <w:t>timeseries</w:t>
      </w:r>
      <w:r w:rsidR="004A3D74">
        <w:t xml:space="preserve">. Данный тип </w:t>
      </w:r>
      <w:r w:rsidR="00565424">
        <w:t>означает</w:t>
      </w:r>
      <w:r w:rsidR="004A3D74">
        <w:t>,</w:t>
      </w:r>
      <w:r w:rsidR="00565424">
        <w:t xml:space="preserve"> что время жизни документов в таких </w:t>
      </w:r>
      <w:proofErr w:type="gramStart"/>
      <w:r w:rsidR="00565424">
        <w:t>коллекциях  ограничен</w:t>
      </w:r>
      <w:proofErr w:type="gramEnd"/>
      <w:r w:rsidR="00565424">
        <w:t xml:space="preserve"> по времени</w:t>
      </w:r>
      <w:r w:rsidR="00AF5C99">
        <w:t xml:space="preserve">, при превышении заданного времени документы удаляются. Коллекции </w:t>
      </w:r>
      <w:proofErr w:type="spellStart"/>
      <w:r w:rsidR="00AF5C99" w:rsidRPr="00A11E4A">
        <w:rPr>
          <w:lang w:val="en-US"/>
        </w:rPr>
        <w:t>rawData</w:t>
      </w:r>
      <w:proofErr w:type="spellEnd"/>
      <w:r w:rsidR="00AF5C99">
        <w:t xml:space="preserve">, </w:t>
      </w:r>
      <w:proofErr w:type="spellStart"/>
      <w:r w:rsidR="00AF5C99" w:rsidRPr="00A11E4A">
        <w:rPr>
          <w:lang w:val="en-US"/>
        </w:rPr>
        <w:t>workData</w:t>
      </w:r>
      <w:proofErr w:type="spellEnd"/>
      <w:r w:rsidR="00AF5C99">
        <w:t xml:space="preserve"> могут очень быстро заполняться </w:t>
      </w:r>
      <w:proofErr w:type="gramStart"/>
      <w:r w:rsidR="00AF5C99">
        <w:t>и</w:t>
      </w:r>
      <w:proofErr w:type="gramEnd"/>
      <w:r w:rsidR="00AF5C99">
        <w:t xml:space="preserve"> если не предусмотреть алгоритм ограничения </w:t>
      </w:r>
      <w:r w:rsidR="009C6968">
        <w:t xml:space="preserve">объема хранимых в этих коллекциях </w:t>
      </w:r>
      <w:r w:rsidR="004F346E">
        <w:t>данных,</w:t>
      </w:r>
      <w:r w:rsidR="009C6968">
        <w:t xml:space="preserve"> это в итоге неизбежно приведет к переполнению дисков </w:t>
      </w:r>
      <w:r w:rsidR="009C6968">
        <w:rPr>
          <w:lang w:val="en-US"/>
        </w:rPr>
        <w:t>Hub</w:t>
      </w:r>
      <w:r w:rsidR="009C6968" w:rsidRPr="00D371CD">
        <w:t xml:space="preserve"> </w:t>
      </w:r>
      <w:r w:rsidR="009C6968">
        <w:t>и краху системы.</w:t>
      </w:r>
    </w:p>
    <w:p w14:paraId="7211AB35" w14:textId="24C26223" w:rsidR="009C6968" w:rsidRDefault="009C6968" w:rsidP="000E437E">
      <w:pPr>
        <w:pStyle w:val="My-1"/>
        <w:ind w:firstLine="360"/>
      </w:pPr>
      <w:r>
        <w:t xml:space="preserve">Остальные коллекции также </w:t>
      </w:r>
      <w:r w:rsidR="0011769E">
        <w:t>настроены специфичным образом, они имеют тип</w:t>
      </w:r>
      <w:r w:rsidR="004A3D74">
        <w:t xml:space="preserve">: </w:t>
      </w:r>
      <w:r w:rsidR="004A3D74">
        <w:rPr>
          <w:lang w:val="en-US"/>
        </w:rPr>
        <w:t>capped</w:t>
      </w:r>
      <w:r w:rsidR="000E437E">
        <w:t xml:space="preserve">. Данный тип означает, что емкость </w:t>
      </w:r>
      <w:r w:rsidR="008E7327">
        <w:t xml:space="preserve">данных коллекций также </w:t>
      </w:r>
      <w:r w:rsidR="00027B73">
        <w:t>ограничена,</w:t>
      </w:r>
      <w:r w:rsidR="008E7327">
        <w:t xml:space="preserve"> но уже не по времени жизни документов, а объему данных и при превышении </w:t>
      </w:r>
      <w:r w:rsidR="0096765B">
        <w:t xml:space="preserve">объема </w:t>
      </w:r>
      <w:r w:rsidR="00B37933">
        <w:t>документы,</w:t>
      </w:r>
      <w:r w:rsidR="000171F5">
        <w:t xml:space="preserve"> которые попали </w:t>
      </w:r>
      <w:r w:rsidR="00AF7701">
        <w:t>в коллекцию</w:t>
      </w:r>
      <w:r w:rsidR="00027B73">
        <w:t xml:space="preserve"> первыми</w:t>
      </w:r>
      <w:r w:rsidR="00AF7701">
        <w:t>,</w:t>
      </w:r>
      <w:r w:rsidR="000171F5">
        <w:t xml:space="preserve"> будут уничтожаться, что приведет к поддержанию размера коллекции на одном уровне. </w:t>
      </w:r>
    </w:p>
    <w:p w14:paraId="00C252D3" w14:textId="20E196C7" w:rsidR="000171F5" w:rsidRPr="00794773" w:rsidRDefault="000171F5" w:rsidP="00D371CD">
      <w:pPr>
        <w:pStyle w:val="My-1"/>
        <w:ind w:firstLine="360"/>
      </w:pPr>
      <w:r>
        <w:t xml:space="preserve">Для общения с другими </w:t>
      </w:r>
      <w:r w:rsidR="00E837F8">
        <w:t xml:space="preserve">сервисами фреймворка </w:t>
      </w:r>
      <w:r w:rsidR="0083030D">
        <w:t>была разработа</w:t>
      </w:r>
      <w:r w:rsidR="00C62F25">
        <w:t xml:space="preserve">на системная шина </w:t>
      </w:r>
      <w:proofErr w:type="spellStart"/>
      <w:r w:rsidR="00C62F25">
        <w:rPr>
          <w:lang w:val="en-US"/>
        </w:rPr>
        <w:t>mdbBus</w:t>
      </w:r>
      <w:proofErr w:type="spellEnd"/>
      <w:r w:rsidR="00C62F25">
        <w:t xml:space="preserve">, </w:t>
      </w:r>
      <w:r w:rsidR="00FF369D">
        <w:t xml:space="preserve">по данной </w:t>
      </w:r>
      <w:proofErr w:type="gramStart"/>
      <w:r w:rsidR="00FF369D">
        <w:t xml:space="preserve">шине </w:t>
      </w:r>
      <w:r w:rsidR="00E837F8">
        <w:t xml:space="preserve"> </w:t>
      </w:r>
      <w:r w:rsidR="00794773">
        <w:t>отвечает</w:t>
      </w:r>
      <w:proofErr w:type="gramEnd"/>
      <w:r w:rsidR="00794773">
        <w:t xml:space="preserve"> на запросы</w:t>
      </w:r>
      <w:r w:rsidR="00AD429C">
        <w:t xml:space="preserve"> других сервисов фреймворка</w:t>
      </w:r>
      <w:r w:rsidR="00794773">
        <w:t>.</w:t>
      </w:r>
    </w:p>
    <w:p w14:paraId="118B63B8" w14:textId="0C8DEC3F" w:rsidR="00EC65F7" w:rsidRPr="008E4435" w:rsidRDefault="00EC65F7" w:rsidP="009149AA">
      <w:pPr>
        <w:pStyle w:val="My-1"/>
      </w:pPr>
      <w:r w:rsidRPr="008E4435">
        <w:lastRenderedPageBreak/>
        <w:t xml:space="preserve">Для </w:t>
      </w:r>
      <w:r w:rsidR="00E71965">
        <w:t xml:space="preserve">отработки функционала </w:t>
      </w:r>
      <w:r w:rsidR="009149AA">
        <w:t xml:space="preserve">службы </w:t>
      </w:r>
      <w:r w:rsidRPr="008E4435">
        <w:t xml:space="preserve">был сформирован стенд с </w:t>
      </w:r>
      <w:r w:rsidR="00794773">
        <w:t xml:space="preserve">несколькими </w:t>
      </w:r>
      <w:r w:rsidR="00A63DC2">
        <w:t>ПЛК</w:t>
      </w:r>
      <w:r w:rsidR="009149AA">
        <w:t xml:space="preserve"> (с набором сенсоров)</w:t>
      </w:r>
      <w:r w:rsidR="00A63DC2">
        <w:t xml:space="preserve">, </w:t>
      </w:r>
      <w:r w:rsidR="00A63DC2">
        <w:rPr>
          <w:lang w:val="en-US"/>
        </w:rPr>
        <w:t>MQTT</w:t>
      </w:r>
      <w:r w:rsidR="00A63DC2" w:rsidRPr="00D371CD">
        <w:t xml:space="preserve"> </w:t>
      </w:r>
      <w:r w:rsidR="00A63DC2">
        <w:t>брокером в качестве дополнительного источника с большим числом каналов</w:t>
      </w:r>
      <w:r w:rsidR="009149AA">
        <w:t>.</w:t>
      </w:r>
      <w:r w:rsidR="00BD4AD6" w:rsidRPr="00BD4AD6">
        <w:t xml:space="preserve"> В Приложении №</w:t>
      </w:r>
      <w:r w:rsidR="00BD4AD6">
        <w:t>24</w:t>
      </w:r>
      <w:r w:rsidR="00BD4AD6" w:rsidRPr="00BD4AD6">
        <w:t xml:space="preserve"> представлен фрагмент программного обеспечения модуля</w:t>
      </w:r>
      <w:r w:rsidR="00BD4AD6">
        <w:t xml:space="preserve"> </w:t>
      </w:r>
      <w:r w:rsidR="00894414">
        <w:rPr>
          <w:lang w:val="en-US"/>
        </w:rPr>
        <w:t>ProviderMDB</w:t>
      </w:r>
      <w:r w:rsidR="00BD4AD6">
        <w:t>.</w:t>
      </w:r>
    </w:p>
    <w:p w14:paraId="7A6C058D" w14:textId="45529B3F" w:rsidR="00EC65F7" w:rsidRDefault="00EC65F7" w:rsidP="00772288">
      <w:pPr>
        <w:pStyle w:val="My-1"/>
      </w:pPr>
      <w:r w:rsidRPr="008E4435">
        <w:t>Вывод:</w:t>
      </w:r>
      <w:r w:rsidR="00A41592" w:rsidRPr="00D371CD">
        <w:t xml:space="preserve"> </w:t>
      </w:r>
      <w:r w:rsidR="00A41592" w:rsidRPr="00A41592">
        <w:t xml:space="preserve">разработка службы </w:t>
      </w:r>
      <w:r w:rsidR="00BD4AD6">
        <w:rPr>
          <w:lang w:val="en-US"/>
        </w:rPr>
        <w:t>P</w:t>
      </w:r>
      <w:r w:rsidR="00A41592" w:rsidRPr="00A41592">
        <w:rPr>
          <w:lang w:val="en-US"/>
        </w:rPr>
        <w:t>roviderMDB</w:t>
      </w:r>
      <w:r w:rsidR="00A41592" w:rsidRPr="00D371CD">
        <w:t xml:space="preserve"> </w:t>
      </w:r>
      <w:r w:rsidR="00A41592" w:rsidRPr="00A41592">
        <w:t>успешно выполнена, требуемый функционал реализован. Тестирование проводилось на</w:t>
      </w:r>
      <w:r w:rsidR="00A41592" w:rsidRPr="00D371CD">
        <w:rPr>
          <w:rFonts w:eastAsia="Times New Roman" w:cs="Times New Roman"/>
          <w:color w:val="000000" w:themeColor="text1"/>
          <w:szCs w:val="28"/>
        </w:rPr>
        <w:t xml:space="preserve"> </w:t>
      </w:r>
      <w:r w:rsidR="00772288">
        <w:rPr>
          <w:rFonts w:eastAsia="Times New Roman" w:cs="Times New Roman"/>
          <w:color w:val="000000" w:themeColor="text1"/>
          <w:szCs w:val="28"/>
          <w:lang w:val="en-US"/>
        </w:rPr>
        <w:t>Hub</w:t>
      </w:r>
      <w:r w:rsidR="00772288" w:rsidRPr="00D371CD">
        <w:rPr>
          <w:rFonts w:eastAsia="Times New Roman" w:cs="Times New Roman"/>
          <w:color w:val="000000" w:themeColor="text1"/>
          <w:szCs w:val="28"/>
        </w:rPr>
        <w:t xml:space="preserve"> </w:t>
      </w:r>
      <w:r w:rsidR="00772288">
        <w:rPr>
          <w:rFonts w:eastAsia="Times New Roman" w:cs="Times New Roman"/>
          <w:color w:val="000000" w:themeColor="text1"/>
          <w:szCs w:val="28"/>
        </w:rPr>
        <w:t xml:space="preserve">на базе модулей </w:t>
      </w:r>
      <w:r w:rsidR="00A41592">
        <w:rPr>
          <w:rFonts w:eastAsia="Times New Roman" w:cs="Times New Roman"/>
          <w:color w:val="000000" w:themeColor="text1"/>
          <w:szCs w:val="28"/>
          <w:lang w:val="en-US"/>
        </w:rPr>
        <w:t>Raspberry</w:t>
      </w:r>
      <w:r w:rsidR="00A41592" w:rsidRPr="00086652">
        <w:rPr>
          <w:rFonts w:eastAsia="Times New Roman" w:cs="Times New Roman"/>
          <w:color w:val="000000" w:themeColor="text1"/>
          <w:szCs w:val="28"/>
        </w:rPr>
        <w:t xml:space="preserve"> </w:t>
      </w:r>
      <w:r w:rsidR="00A41592">
        <w:rPr>
          <w:rFonts w:eastAsia="Times New Roman" w:cs="Times New Roman"/>
          <w:color w:val="000000" w:themeColor="text1"/>
          <w:szCs w:val="28"/>
          <w:lang w:val="en-US"/>
        </w:rPr>
        <w:t>Pi</w:t>
      </w:r>
      <w:r w:rsidR="00A41592" w:rsidRPr="00086652">
        <w:rPr>
          <w:rFonts w:eastAsia="Times New Roman" w:cs="Times New Roman"/>
          <w:color w:val="000000" w:themeColor="text1"/>
          <w:szCs w:val="28"/>
        </w:rPr>
        <w:t xml:space="preserve"> </w:t>
      </w:r>
      <w:r w:rsidR="00A41592" w:rsidRPr="00502682">
        <w:rPr>
          <w:rFonts w:eastAsia="Times New Roman" w:cs="Times New Roman"/>
          <w:color w:val="000000" w:themeColor="text1"/>
          <w:szCs w:val="28"/>
        </w:rPr>
        <w:t xml:space="preserve">5 </w:t>
      </w:r>
      <w:r w:rsidR="00A41592">
        <w:rPr>
          <w:rFonts w:eastAsia="Times New Roman" w:cs="Times New Roman"/>
          <w:color w:val="000000" w:themeColor="text1"/>
          <w:szCs w:val="28"/>
        </w:rPr>
        <w:t xml:space="preserve">и </w:t>
      </w:r>
      <w:r w:rsidR="00A41592" w:rsidRPr="00254848">
        <w:rPr>
          <w:rFonts w:eastAsia="Times New Roman" w:cs="Times New Roman"/>
          <w:color w:val="000000" w:themeColor="text1"/>
          <w:szCs w:val="28"/>
          <w:lang w:val="en-US"/>
        </w:rPr>
        <w:t>Raspberry</w:t>
      </w:r>
      <w:r w:rsidR="00A41592" w:rsidRPr="00254848">
        <w:rPr>
          <w:rFonts w:eastAsia="Times New Roman" w:cs="Times New Roman"/>
          <w:color w:val="000000" w:themeColor="text1"/>
          <w:szCs w:val="28"/>
        </w:rPr>
        <w:t xml:space="preserve"> </w:t>
      </w:r>
      <w:r w:rsidR="00A41592" w:rsidRPr="00254848">
        <w:rPr>
          <w:rFonts w:eastAsia="Times New Roman" w:cs="Times New Roman"/>
          <w:color w:val="000000" w:themeColor="text1"/>
          <w:szCs w:val="28"/>
          <w:lang w:val="en-US"/>
        </w:rPr>
        <w:t>Pi</w:t>
      </w:r>
      <w:r w:rsidR="00A41592" w:rsidRPr="00254848">
        <w:rPr>
          <w:rFonts w:eastAsia="Times New Roman" w:cs="Times New Roman"/>
          <w:color w:val="000000" w:themeColor="text1"/>
          <w:szCs w:val="28"/>
        </w:rPr>
        <w:t xml:space="preserve"> </w:t>
      </w:r>
      <w:r w:rsidR="00A41592" w:rsidRPr="00254848">
        <w:rPr>
          <w:rFonts w:eastAsia="Times New Roman" w:cs="Times New Roman"/>
          <w:color w:val="000000" w:themeColor="text1"/>
          <w:szCs w:val="28"/>
          <w:lang w:val="en-US"/>
        </w:rPr>
        <w:t>Compute</w:t>
      </w:r>
      <w:r w:rsidR="00A41592" w:rsidRPr="00254848">
        <w:rPr>
          <w:rFonts w:eastAsia="Times New Roman" w:cs="Times New Roman"/>
          <w:color w:val="000000" w:themeColor="text1"/>
          <w:szCs w:val="28"/>
        </w:rPr>
        <w:t xml:space="preserve"> </w:t>
      </w:r>
      <w:r w:rsidR="00A41592" w:rsidRPr="00254848">
        <w:rPr>
          <w:rFonts w:eastAsia="Times New Roman" w:cs="Times New Roman"/>
          <w:color w:val="000000" w:themeColor="text1"/>
          <w:szCs w:val="28"/>
          <w:lang w:val="en-US"/>
        </w:rPr>
        <w:t>Module</w:t>
      </w:r>
      <w:r w:rsidR="00A41592" w:rsidRPr="00254848">
        <w:rPr>
          <w:rFonts w:eastAsia="Times New Roman" w:cs="Times New Roman"/>
          <w:color w:val="000000" w:themeColor="text1"/>
          <w:szCs w:val="28"/>
        </w:rPr>
        <w:t xml:space="preserve"> 4</w:t>
      </w:r>
      <w:r w:rsidR="00772288">
        <w:t xml:space="preserve"> под управлением ОС </w:t>
      </w:r>
      <w:r w:rsidR="00772288">
        <w:rPr>
          <w:lang w:val="en-US"/>
        </w:rPr>
        <w:t>Linux</w:t>
      </w:r>
      <w:r w:rsidR="00772288">
        <w:t>.</w:t>
      </w:r>
    </w:p>
    <w:p w14:paraId="0594B368" w14:textId="49148B38" w:rsidR="008A5792" w:rsidRDefault="008A5792" w:rsidP="00572CB1">
      <w:pPr>
        <w:pStyle w:val="My-1"/>
      </w:pPr>
      <w:r>
        <w:br w:type="page"/>
      </w:r>
    </w:p>
    <w:p w14:paraId="1AD2D036" w14:textId="75E6D7F1" w:rsidR="00EC65F7" w:rsidRPr="00B6711D" w:rsidRDefault="00992528" w:rsidP="00572CB1">
      <w:pPr>
        <w:pStyle w:val="My-4"/>
      </w:pPr>
      <w:bookmarkStart w:id="495" w:name="_Toc199179119"/>
      <w:bookmarkStart w:id="496" w:name="_Toc199179250"/>
      <w:bookmarkStart w:id="497" w:name="_Toc199238217"/>
      <w:bookmarkStart w:id="498" w:name="_Toc199239167"/>
      <w:bookmarkStart w:id="499" w:name="_Toc199239239"/>
      <w:bookmarkStart w:id="500" w:name="_Toc199239311"/>
      <w:bookmarkStart w:id="501" w:name="_Toc199239383"/>
      <w:bookmarkStart w:id="502" w:name="_Toc199239844"/>
      <w:bookmarkStart w:id="503" w:name="_Toc199239917"/>
      <w:bookmarkStart w:id="504" w:name="_Toc199239990"/>
      <w:bookmarkStart w:id="505" w:name="_Toc199240251"/>
      <w:bookmarkStart w:id="506" w:name="_Toc199240330"/>
      <w:bookmarkStart w:id="507" w:name="_Toc199255277"/>
      <w:bookmarkStart w:id="508" w:name="_Toc199257712"/>
      <w:bookmarkStart w:id="509" w:name="_Toc199257790"/>
      <w:bookmarkStart w:id="510" w:name="_Toc199257862"/>
      <w:bookmarkStart w:id="511" w:name="_Toc1993233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r>
        <w:lastRenderedPageBreak/>
        <w:t>5.3</w:t>
      </w:r>
      <w:r>
        <w:tab/>
      </w:r>
      <w:bookmarkStart w:id="512" w:name="_Toc199239240"/>
      <w:r w:rsidR="00EC65F7" w:rsidRPr="00685528">
        <w:t xml:space="preserve">РАЗРАБОТКА </w:t>
      </w:r>
      <w:r w:rsidR="00B6711D">
        <w:t xml:space="preserve">МОДУЛЯ </w:t>
      </w:r>
      <w:r w:rsidR="00B6711D" w:rsidRPr="00D371CD">
        <w:t>LOGGER</w:t>
      </w:r>
      <w:bookmarkEnd w:id="511"/>
      <w:bookmarkEnd w:id="512"/>
    </w:p>
    <w:p w14:paraId="541D68ED" w14:textId="75D41DAB" w:rsidR="00F525DD" w:rsidRDefault="00B21013" w:rsidP="00B21013">
      <w:pPr>
        <w:pStyle w:val="My-1"/>
      </w:pPr>
      <w:bookmarkStart w:id="513" w:name="_Hlk189084594"/>
      <w:r>
        <w:t xml:space="preserve">В ходе </w:t>
      </w:r>
      <w:r w:rsidR="0036767B">
        <w:t>реализации</w:t>
      </w:r>
      <w:r>
        <w:t xml:space="preserve"> фреймворка "Horizon Automation Server" </w:t>
      </w:r>
      <w:r w:rsidR="00133C4B">
        <w:t xml:space="preserve">требовалось </w:t>
      </w:r>
      <w:r w:rsidR="0036767B">
        <w:t>разработать</w:t>
      </w:r>
      <w:r>
        <w:t xml:space="preserve"> </w:t>
      </w:r>
      <w:r w:rsidR="00E7466C">
        <w:t xml:space="preserve">единую для </w:t>
      </w:r>
      <w:r w:rsidR="00E30C84">
        <w:t>ПТК</w:t>
      </w:r>
      <w:r w:rsidR="00E7466C">
        <w:t xml:space="preserve">, </w:t>
      </w:r>
      <w:r>
        <w:t>развитую службу логирования</w:t>
      </w:r>
      <w:r w:rsidR="00E7466C">
        <w:t>.</w:t>
      </w:r>
    </w:p>
    <w:bookmarkEnd w:id="513"/>
    <w:p w14:paraId="2B711618" w14:textId="71875A4E" w:rsidR="00090719" w:rsidRDefault="00E503E6" w:rsidP="00A678D9">
      <w:pPr>
        <w:pStyle w:val="My-1"/>
      </w:pPr>
      <w:r>
        <w:t xml:space="preserve">Служба </w:t>
      </w:r>
      <w:r w:rsidR="00F525DD">
        <w:t xml:space="preserve">должна </w:t>
      </w:r>
      <w:r w:rsidR="00090719">
        <w:t>единообразно и эффективно</w:t>
      </w:r>
      <w:r w:rsidR="00B21013">
        <w:t xml:space="preserve"> обслуживать сообщения поступающие от контроллеров ПЛК,</w:t>
      </w:r>
      <w:r w:rsidR="00F525DD">
        <w:t xml:space="preserve"> </w:t>
      </w:r>
      <w:r w:rsidR="00A678D9">
        <w:t>сторонних</w:t>
      </w:r>
      <w:r w:rsidR="00F525DD">
        <w:t xml:space="preserve"> </w:t>
      </w:r>
      <w:r w:rsidR="00A678D9">
        <w:t>аппаратных средств,</w:t>
      </w:r>
      <w:r w:rsidR="00B21013">
        <w:t xml:space="preserve"> внутренних информационно-измерительных служб Hub, служб операционной системы</w:t>
      </w:r>
      <w:r w:rsidR="00A678D9">
        <w:t xml:space="preserve"> </w:t>
      </w:r>
      <w:r w:rsidR="00A678D9">
        <w:rPr>
          <w:lang w:val="en-US"/>
        </w:rPr>
        <w:t>Hub</w:t>
      </w:r>
      <w:r w:rsidR="00B21013">
        <w:t>, ядра фреймворка, прикладного кода пользователя</w:t>
      </w:r>
      <w:r w:rsidR="00090719">
        <w:t>.</w:t>
      </w:r>
    </w:p>
    <w:p w14:paraId="1AF10A13" w14:textId="5AACE966" w:rsidR="00B21013" w:rsidRDefault="00145BA4" w:rsidP="00A678D9">
      <w:pPr>
        <w:pStyle w:val="My-1"/>
      </w:pPr>
      <w:r>
        <w:t>Служба должна обладать развитыми м</w:t>
      </w:r>
      <w:r w:rsidR="00FB1EDB">
        <w:t>еханизм</w:t>
      </w:r>
      <w:r>
        <w:t>ами</w:t>
      </w:r>
      <w:r w:rsidR="00FB1EDB">
        <w:t xml:space="preserve"> </w:t>
      </w:r>
      <w:r w:rsidR="00B21013">
        <w:t>дифференцир</w:t>
      </w:r>
      <w:r w:rsidR="006A4D88">
        <w:t xml:space="preserve">ования </w:t>
      </w:r>
      <w:r w:rsidR="00B21013">
        <w:t>поступающи</w:t>
      </w:r>
      <w:r w:rsidR="006A4D88">
        <w:t>х</w:t>
      </w:r>
      <w:r w:rsidR="00B21013">
        <w:t xml:space="preserve"> сообщени</w:t>
      </w:r>
      <w:r w:rsidR="006A4D88">
        <w:t xml:space="preserve">й по тем или иным </w:t>
      </w:r>
      <w:r w:rsidR="0038780A">
        <w:t>признакам</w:t>
      </w:r>
      <w:r w:rsidR="00B21013">
        <w:t xml:space="preserve">, </w:t>
      </w:r>
      <w:r w:rsidR="006C2435">
        <w:t xml:space="preserve">обладать развитыми возможностями </w:t>
      </w:r>
      <w:r>
        <w:t>в части поиска, в том числе обладать возможностью полнотекстового</w:t>
      </w:r>
      <w:r w:rsidR="00B21013">
        <w:t xml:space="preserve"> поиск</w:t>
      </w:r>
      <w:r>
        <w:t>а</w:t>
      </w:r>
      <w:r w:rsidR="006A4D88">
        <w:t xml:space="preserve"> </w:t>
      </w:r>
      <w:r w:rsidR="00B21013">
        <w:t>на русском языке.</w:t>
      </w:r>
    </w:p>
    <w:p w14:paraId="3E3D993B" w14:textId="44FC42A2" w:rsidR="007220F9" w:rsidRDefault="00E86074" w:rsidP="00C856A9">
      <w:pPr>
        <w:pStyle w:val="My-1"/>
      </w:pPr>
      <w:r>
        <w:t xml:space="preserve">В соответствии с </w:t>
      </w:r>
      <w:r w:rsidR="00FE7AF4">
        <w:t>принятыми</w:t>
      </w:r>
      <w:r>
        <w:t xml:space="preserve"> ар</w:t>
      </w:r>
      <w:r w:rsidR="00FE7AF4">
        <w:t xml:space="preserve">хитектурными решениями, в </w:t>
      </w:r>
      <w:r w:rsidR="00590722">
        <w:t>случае,</w:t>
      </w:r>
      <w:r w:rsidR="00FE7AF4">
        <w:t xml:space="preserve"> когда системная служба </w:t>
      </w:r>
      <w:r w:rsidR="009A4DC3">
        <w:t xml:space="preserve">фреймворка </w:t>
      </w:r>
      <w:r w:rsidR="00FE7AF4">
        <w:t>работает с внешними источниками</w:t>
      </w:r>
      <w:r w:rsidR="009A4DC3">
        <w:t>,</w:t>
      </w:r>
      <w:r w:rsidR="00FE7AF4">
        <w:t xml:space="preserve"> </w:t>
      </w:r>
      <w:r w:rsidR="00D16C22">
        <w:t>р</w:t>
      </w:r>
      <w:r w:rsidR="00FE7AF4">
        <w:t>еализация</w:t>
      </w:r>
      <w:r w:rsidR="00D16C22">
        <w:t xml:space="preserve"> службы разбивается на две –</w:t>
      </w:r>
      <w:r w:rsidR="00F40BF6">
        <w:t xml:space="preserve"> </w:t>
      </w:r>
      <w:r w:rsidR="00D16C22">
        <w:t xml:space="preserve">целевую и </w:t>
      </w:r>
      <w:r w:rsidR="0012004C">
        <w:t xml:space="preserve">прокси службы. В данном случае это </w:t>
      </w:r>
      <w:r w:rsidR="0012004C">
        <w:rPr>
          <w:lang w:val="en-US"/>
        </w:rPr>
        <w:t>Logger</w:t>
      </w:r>
      <w:r w:rsidR="0012004C">
        <w:t xml:space="preserve"> и ProxyLogger. </w:t>
      </w:r>
      <w:r w:rsidR="007220F9">
        <w:t>Служба ProxyLogger, будет рассмотрена далее</w:t>
      </w:r>
      <w:r w:rsidR="009F2DCF">
        <w:t>. Р</w:t>
      </w:r>
      <w:r w:rsidR="007220F9">
        <w:t xml:space="preserve">ассмотрим подробнее функционал </w:t>
      </w:r>
      <w:r w:rsidR="007220F9">
        <w:rPr>
          <w:lang w:val="en-US"/>
        </w:rPr>
        <w:t>Logger</w:t>
      </w:r>
      <w:r w:rsidR="007220F9">
        <w:t>.</w:t>
      </w:r>
    </w:p>
    <w:p w14:paraId="2C1C3799" w14:textId="6D714BC9" w:rsidR="00B21013" w:rsidRDefault="00B21013" w:rsidP="00B21013">
      <w:pPr>
        <w:pStyle w:val="My-1"/>
      </w:pPr>
      <w:r>
        <w:t xml:space="preserve">Первоначально был отобран профессиональный сервис, который позволял бы в принципе реализовать в разрабатываемой платформе такой функционал. В качестве главного кандидата был отобран сервер логирования Graylog. Это open source продукт Enterprise класса в области логирования. </w:t>
      </w:r>
      <w:r w:rsidR="0038780A">
        <w:t>Сервер</w:t>
      </w:r>
      <w:r>
        <w:t xml:space="preserve"> является трехзвенным продуктом, и состоит из: интегрирующего web сервера Graylog с которым взаимодействует пользователь, специальной службой полнотекстового поиска Elasticsearch, и баз</w:t>
      </w:r>
      <w:r w:rsidR="0038780A">
        <w:t>ы</w:t>
      </w:r>
      <w:r>
        <w:t xml:space="preserve"> данных MongoDB.</w:t>
      </w:r>
    </w:p>
    <w:p w14:paraId="518DA101" w14:textId="77777777" w:rsidR="00B21013" w:rsidRDefault="00B21013" w:rsidP="00B21013">
      <w:pPr>
        <w:pStyle w:val="My-1"/>
      </w:pPr>
      <w:r>
        <w:t>На первом этапе была произведена его кастомизация для работы на выбранной аппаратной платформе. На втором было произведен анализ вариантов интеграции с ядром фреймворка.</w:t>
      </w:r>
    </w:p>
    <w:p w14:paraId="41667496" w14:textId="203522AB" w:rsidR="00B21013" w:rsidRDefault="00B21013" w:rsidP="00B21013">
      <w:pPr>
        <w:pStyle w:val="My-1"/>
      </w:pPr>
      <w:r>
        <w:t xml:space="preserve">При интеграции с фреймворком необходимо было реализовать возможность логирования сообщений не только из ядра </w:t>
      </w:r>
      <w:proofErr w:type="gramStart"/>
      <w:r>
        <w:t>фреймворка,  но</w:t>
      </w:r>
      <w:proofErr w:type="gramEnd"/>
      <w:r>
        <w:t xml:space="preserve"> из </w:t>
      </w:r>
      <w:proofErr w:type="spellStart"/>
      <w:r>
        <w:t>user</w:t>
      </w:r>
      <w:proofErr w:type="spellEnd"/>
      <w:r>
        <w:t xml:space="preserve"> </w:t>
      </w:r>
      <w:proofErr w:type="spellStart"/>
      <w:r>
        <w:t>space</w:t>
      </w:r>
      <w:proofErr w:type="spellEnd"/>
      <w:r>
        <w:t xml:space="preserve"> области </w:t>
      </w:r>
      <w:proofErr w:type="spellStart"/>
      <w:r>
        <w:t>Node</w:t>
      </w:r>
      <w:proofErr w:type="spellEnd"/>
      <w:r>
        <w:t xml:space="preserve">-Red, </w:t>
      </w:r>
      <w:proofErr w:type="gramStart"/>
      <w:r>
        <w:t>т.е.</w:t>
      </w:r>
      <w:proofErr w:type="gramEnd"/>
      <w:r>
        <w:t xml:space="preserve"> </w:t>
      </w:r>
      <w:proofErr w:type="gramStart"/>
      <w:r>
        <w:t>области,  в</w:t>
      </w:r>
      <w:proofErr w:type="gramEnd"/>
      <w:r>
        <w:t xml:space="preserve"> которой работает пользователь над прикладн</w:t>
      </w:r>
      <w:r w:rsidR="007C4CEA">
        <w:t>ым</w:t>
      </w:r>
      <w:r>
        <w:t xml:space="preserve"> код</w:t>
      </w:r>
      <w:r w:rsidR="007C4CEA">
        <w:t>ом</w:t>
      </w:r>
      <w:r>
        <w:t xml:space="preserve">. Еще раз подчеркнем, в соответствии с принятыми архитектурными решениями, служба логирования должна быть единая для всего комплекса это означает, что сообщения от ядра фреймворка ПЛК и </w:t>
      </w:r>
      <w:proofErr w:type="spellStart"/>
      <w:r>
        <w:t>user</w:t>
      </w:r>
      <w:proofErr w:type="spellEnd"/>
      <w:r>
        <w:t xml:space="preserve"> </w:t>
      </w:r>
      <w:proofErr w:type="spellStart"/>
      <w:r>
        <w:t>space</w:t>
      </w:r>
      <w:proofErr w:type="spellEnd"/>
      <w:r>
        <w:t xml:space="preserve"> кода разрабатываемого на стороне ПЛК, а также от любого иного стороннего аппаратного обеспечения используемого в прикладном проекте, и от системных и прикладных служб должны использовать механизм логирования разработанный в ходе реализации проекта ПТК.</w:t>
      </w:r>
    </w:p>
    <w:p w14:paraId="12937470" w14:textId="2E754B7E" w:rsidR="00B21013" w:rsidRDefault="00B21013" w:rsidP="00B21013">
      <w:pPr>
        <w:pStyle w:val="My-1"/>
      </w:pPr>
      <w:r>
        <w:t xml:space="preserve">Данное требование реализовать технически довольно сложно, так как исполнительная среда Espruino опирается на средства логирования языка JavaScript (команда console.log), ядро фреймворка ПЛК также опирается на эти возможности, ОС Linux имеет свои средства логирования, в среде потокового программирования таже присутствует еще одна не совместимая система логирования, опирающаяся </w:t>
      </w:r>
      <w:r w:rsidR="00E00B1E">
        <w:t>свои</w:t>
      </w:r>
      <w:r>
        <w:t xml:space="preserve"> к</w:t>
      </w:r>
      <w:r w:rsidR="001C00B2">
        <w:t xml:space="preserve">астомные </w:t>
      </w:r>
      <w:r>
        <w:t>решения.</w:t>
      </w:r>
    </w:p>
    <w:p w14:paraId="5DA03909" w14:textId="509AA907" w:rsidR="00590722" w:rsidRPr="00F1373E" w:rsidRDefault="00590722" w:rsidP="00F1373E">
      <w:pPr>
        <w:pStyle w:val="My-1"/>
      </w:pPr>
      <w:r>
        <w:t>Непосредственно</w:t>
      </w:r>
      <w:r w:rsidR="00762ADD">
        <w:t xml:space="preserve">, </w:t>
      </w:r>
      <w:proofErr w:type="gramStart"/>
      <w:r w:rsidR="00762ADD">
        <w:t xml:space="preserve">служба </w:t>
      </w:r>
      <w:r>
        <w:t xml:space="preserve"> </w:t>
      </w:r>
      <w:r>
        <w:rPr>
          <w:lang w:val="en-US"/>
        </w:rPr>
        <w:t>Logger</w:t>
      </w:r>
      <w:proofErr w:type="gramEnd"/>
      <w:r w:rsidRPr="00590722">
        <w:t xml:space="preserve"> </w:t>
      </w:r>
      <w:r>
        <w:t xml:space="preserve">обслуживает </w:t>
      </w:r>
      <w:r w:rsidR="00761246">
        <w:t>только сообщения,</w:t>
      </w:r>
      <w:r>
        <w:t xml:space="preserve"> которые уже </w:t>
      </w:r>
      <w:r w:rsidR="001C00B2">
        <w:t xml:space="preserve">попали </w:t>
      </w:r>
      <w:r w:rsidR="00BA51CD">
        <w:t xml:space="preserve">в ядре фреймворка, это означает что </w:t>
      </w:r>
      <w:r w:rsidR="00BA51CD">
        <w:rPr>
          <w:lang w:val="en-US"/>
        </w:rPr>
        <w:t>Logger</w:t>
      </w:r>
      <w:r w:rsidR="00BA51CD" w:rsidRPr="00BA51CD">
        <w:t xml:space="preserve"> </w:t>
      </w:r>
      <w:r w:rsidR="00BA51CD">
        <w:t xml:space="preserve">хоть и </w:t>
      </w:r>
      <w:r w:rsidR="00BA51CD">
        <w:lastRenderedPageBreak/>
        <w:t>реализуе</w:t>
      </w:r>
      <w:r w:rsidR="00B67FB9">
        <w:t>т</w:t>
      </w:r>
      <w:r w:rsidR="00BA51CD">
        <w:t xml:space="preserve"> задуманный функционал на </w:t>
      </w:r>
      <w:r w:rsidR="002274CE">
        <w:t>базе внешнего сервера логирования</w:t>
      </w:r>
      <w:r w:rsidR="002274CE" w:rsidRPr="002274CE">
        <w:t xml:space="preserve"> </w:t>
      </w:r>
      <w:r w:rsidR="002274CE">
        <w:rPr>
          <w:lang w:val="en-US"/>
        </w:rPr>
        <w:t>Graylog</w:t>
      </w:r>
      <w:r w:rsidR="00B67FB9">
        <w:t xml:space="preserve">, но воспользоваться им может только непосредственно службы </w:t>
      </w:r>
      <w:r w:rsidR="003B3CCC">
        <w:t>фреймворк</w:t>
      </w:r>
      <w:r w:rsidR="00D613A3">
        <w:t>ов</w:t>
      </w:r>
      <w:r w:rsidR="003B3CCC">
        <w:t xml:space="preserve"> </w:t>
      </w:r>
      <w:r w:rsidR="003B3CCC">
        <w:rPr>
          <w:lang w:val="en-US"/>
        </w:rPr>
        <w:t>Hub</w:t>
      </w:r>
      <w:r w:rsidR="003B3CCC" w:rsidRPr="003B3CCC">
        <w:t xml:space="preserve"> </w:t>
      </w:r>
      <w:r w:rsidR="00D613A3">
        <w:t>и</w:t>
      </w:r>
      <w:r w:rsidR="003B3CCC">
        <w:t xml:space="preserve"> ПЛК.</w:t>
      </w:r>
    </w:p>
    <w:p w14:paraId="1E343F3C" w14:textId="5D4BB59A" w:rsidR="00CB0C70" w:rsidRDefault="00CB0C70" w:rsidP="001E64A7">
      <w:pPr>
        <w:pStyle w:val="My-1"/>
      </w:pPr>
      <w:r>
        <w:t xml:space="preserve">В ходе разработки </w:t>
      </w:r>
      <w:r w:rsidR="00D613A3">
        <w:t xml:space="preserve">службы </w:t>
      </w:r>
      <w:r w:rsidR="003515CD">
        <w:rPr>
          <w:lang w:val="en-US"/>
        </w:rPr>
        <w:t>Logger</w:t>
      </w:r>
      <w:r w:rsidR="00D613A3">
        <w:t>,</w:t>
      </w:r>
      <w:r>
        <w:t xml:space="preserve"> </w:t>
      </w:r>
      <w:r w:rsidR="00761246">
        <w:t xml:space="preserve">она была </w:t>
      </w:r>
      <w:r>
        <w:t>интегрирована</w:t>
      </w:r>
      <w:r w:rsidR="00761246">
        <w:t xml:space="preserve"> в ядро фреймворка, что наделило ее </w:t>
      </w:r>
      <w:r w:rsidR="007816CB">
        <w:t xml:space="preserve">возможностью </w:t>
      </w:r>
      <w:r w:rsidR="00A8692B">
        <w:t>к</w:t>
      </w:r>
      <w:r w:rsidR="007816CB">
        <w:t>оммуницировать</w:t>
      </w:r>
      <w:r w:rsidR="00A8692B">
        <w:t xml:space="preserve"> </w:t>
      </w:r>
      <w:r w:rsidR="001923EA">
        <w:t xml:space="preserve">со всеми другими службами фреймворка. Для, </w:t>
      </w:r>
      <w:r w:rsidR="00B91069">
        <w:t xml:space="preserve">отправки </w:t>
      </w:r>
      <w:r w:rsidR="00A8692B">
        <w:t xml:space="preserve">сообщений на </w:t>
      </w:r>
      <w:r w:rsidR="00A8692B">
        <w:rPr>
          <w:lang w:val="en-US"/>
        </w:rPr>
        <w:t>Logger</w:t>
      </w:r>
      <w:r w:rsidR="00B91069">
        <w:t xml:space="preserve"> их необходимо отправить </w:t>
      </w:r>
      <w:r w:rsidR="00393CF5">
        <w:t xml:space="preserve">на специальную, спроектированную под </w:t>
      </w:r>
      <w:r w:rsidR="00393CF5">
        <w:rPr>
          <w:lang w:val="en-US"/>
        </w:rPr>
        <w:t>Logger</w:t>
      </w:r>
      <w:r w:rsidR="00393CF5">
        <w:t>, с</w:t>
      </w:r>
      <w:r w:rsidR="00A8058E">
        <w:t xml:space="preserve">истемную шину </w:t>
      </w:r>
      <w:proofErr w:type="spellStart"/>
      <w:r w:rsidR="00A8058E">
        <w:rPr>
          <w:lang w:val="en-US"/>
        </w:rPr>
        <w:t>logBus</w:t>
      </w:r>
      <w:proofErr w:type="spellEnd"/>
      <w:r w:rsidR="00A8058E">
        <w:t>.</w:t>
      </w:r>
      <w:r>
        <w:t xml:space="preserve"> </w:t>
      </w:r>
      <w:r w:rsidR="00A8692B">
        <w:t>При получении сообщения</w:t>
      </w:r>
      <w:r>
        <w:t xml:space="preserve"> служба подготавливает пакет в формате GELF – родной протокол Graylog</w:t>
      </w:r>
      <w:r w:rsidR="00A8692B">
        <w:t xml:space="preserve"> и отправляет полное сообщени</w:t>
      </w:r>
      <w:r w:rsidR="001E64A7">
        <w:t xml:space="preserve">е с добавленными метаданными на специальный </w:t>
      </w:r>
      <w:r w:rsidR="001E64A7">
        <w:rPr>
          <w:lang w:val="en-US"/>
        </w:rPr>
        <w:t>input</w:t>
      </w:r>
      <w:r w:rsidR="001E64A7">
        <w:t xml:space="preserve"> </w:t>
      </w:r>
      <w:r w:rsidR="001E64A7">
        <w:rPr>
          <w:lang w:val="en-US"/>
        </w:rPr>
        <w:t>Graylog</w:t>
      </w:r>
      <w:r>
        <w:t xml:space="preserve">. </w:t>
      </w:r>
      <w:r w:rsidR="00B16AAF">
        <w:t xml:space="preserve">Это дает пользователю </w:t>
      </w:r>
      <w:r>
        <w:t>использовать обширные поисковые возможности Graylog.</w:t>
      </w:r>
    </w:p>
    <w:p w14:paraId="1A559352" w14:textId="449E6DBA" w:rsidR="00334926" w:rsidRPr="00334926" w:rsidRDefault="00CB0C70" w:rsidP="00334926">
      <w:pPr>
        <w:pStyle w:val="My-1"/>
      </w:pPr>
      <w:r>
        <w:t xml:space="preserve">Конфигурация </w:t>
      </w:r>
      <w:r w:rsidR="004A7774">
        <w:t xml:space="preserve">необходимая </w:t>
      </w:r>
      <w:r>
        <w:t>для подключения к серверу Graylog,</w:t>
      </w:r>
      <w:r w:rsidR="004A7774">
        <w:t xml:space="preserve"> в соответствии с архитектурными решениями</w:t>
      </w:r>
      <w:r w:rsidR="001771A6">
        <w:t xml:space="preserve"> проекта,</w:t>
      </w:r>
      <w:r>
        <w:t xml:space="preserve"> хранится в БД</w:t>
      </w:r>
      <w:r w:rsidR="008862F6">
        <w:t xml:space="preserve"> </w:t>
      </w:r>
      <w:r w:rsidR="008862F6">
        <w:rPr>
          <w:lang w:val="en-US"/>
        </w:rPr>
        <w:t>MongoDB</w:t>
      </w:r>
      <w:r w:rsidR="001771A6">
        <w:t xml:space="preserve"> и на старте системы </w:t>
      </w:r>
      <w:r w:rsidR="00D30EEC">
        <w:t xml:space="preserve">извлекается из БД </w:t>
      </w:r>
      <w:r w:rsidR="00334926">
        <w:t>посредством запрос</w:t>
      </w:r>
      <w:r w:rsidR="00190A34">
        <w:t>а</w:t>
      </w:r>
      <w:r w:rsidR="00334926">
        <w:t xml:space="preserve"> к службе </w:t>
      </w:r>
      <w:r w:rsidR="00211460">
        <w:t xml:space="preserve">работающей непосредственно с </w:t>
      </w:r>
      <w:proofErr w:type="gramStart"/>
      <w:r w:rsidR="00211460">
        <w:t>БД  –</w:t>
      </w:r>
      <w:proofErr w:type="gramEnd"/>
      <w:r w:rsidR="00211460">
        <w:t xml:space="preserve"> </w:t>
      </w:r>
      <w:r w:rsidR="00334926">
        <w:rPr>
          <w:lang w:val="en-US"/>
        </w:rPr>
        <w:t>ProviderMDB</w:t>
      </w:r>
      <w:r>
        <w:t>.</w:t>
      </w:r>
    </w:p>
    <w:p w14:paraId="6166DCEC" w14:textId="5794BB05" w:rsidR="008B54FD" w:rsidRDefault="00334926" w:rsidP="009D652B">
      <w:pPr>
        <w:pStyle w:val="My-1"/>
      </w:pPr>
      <w:r>
        <w:t>П</w:t>
      </w:r>
      <w:r w:rsidR="00CB0C70">
        <w:t xml:space="preserve">ользователь </w:t>
      </w:r>
      <w:r w:rsidR="009D652B">
        <w:t xml:space="preserve">может </w:t>
      </w:r>
      <w:r w:rsidR="00CB0C70">
        <w:t xml:space="preserve">настроить </w:t>
      </w:r>
      <w:r w:rsidR="009D652B">
        <w:rPr>
          <w:lang w:val="en-US"/>
        </w:rPr>
        <w:t>Logger</w:t>
      </w:r>
      <w:r w:rsidR="009D652B" w:rsidRPr="009D652B">
        <w:t xml:space="preserve"> </w:t>
      </w:r>
      <w:r w:rsidR="009D652B">
        <w:t>так, чтобы</w:t>
      </w:r>
      <w:r w:rsidR="00CB0C70">
        <w:t xml:space="preserve"> тот работал в</w:t>
      </w:r>
      <w:r w:rsidR="008862F6">
        <w:t xml:space="preserve"> особом </w:t>
      </w:r>
      <w:proofErr w:type="spellStart"/>
      <w:r w:rsidR="00CB0C70">
        <w:t>debug</w:t>
      </w:r>
      <w:proofErr w:type="spellEnd"/>
      <w:r w:rsidR="00EF3D9E">
        <w:t xml:space="preserve"> </w:t>
      </w:r>
      <w:r w:rsidR="00CB0C70">
        <w:t xml:space="preserve">режиме. В </w:t>
      </w:r>
      <w:r w:rsidR="00EF3D9E">
        <w:t xml:space="preserve">таком </w:t>
      </w:r>
      <w:r w:rsidR="00CB0C70">
        <w:t xml:space="preserve">режиме </w:t>
      </w:r>
      <w:r w:rsidR="008862F6">
        <w:t>с</w:t>
      </w:r>
      <w:r w:rsidR="00CB0C70">
        <w:t xml:space="preserve">лужба </w:t>
      </w:r>
      <w:r w:rsidR="00A155E4">
        <w:t>захватывает</w:t>
      </w:r>
      <w:r w:rsidR="00CB0C70">
        <w:t xml:space="preserve"> все сообщения со всех существующих </w:t>
      </w:r>
      <w:r w:rsidR="00EF3D9E">
        <w:t xml:space="preserve">системных </w:t>
      </w:r>
      <w:r w:rsidR="00CB0C70">
        <w:t>шин</w:t>
      </w:r>
      <w:r w:rsidR="008862F6">
        <w:t xml:space="preserve"> </w:t>
      </w:r>
      <w:r w:rsidR="00EF3D9E">
        <w:t xml:space="preserve">фреймворка </w:t>
      </w:r>
      <w:r w:rsidR="008862F6">
        <w:t>и безусловно их логирует</w:t>
      </w:r>
      <w:r w:rsidR="00CB0C70">
        <w:t>.</w:t>
      </w:r>
    </w:p>
    <w:p w14:paraId="15AEDE46" w14:textId="22997623" w:rsidR="00CB0C70" w:rsidRPr="00AF3EA3" w:rsidRDefault="005863B7" w:rsidP="003B66D9">
      <w:pPr>
        <w:pStyle w:val="My-1"/>
      </w:pPr>
      <w:r>
        <w:t xml:space="preserve">В данном режиме происходит значительная нагрузка </w:t>
      </w:r>
      <w:r w:rsidR="008B54FD">
        <w:t xml:space="preserve">на аппаратную </w:t>
      </w:r>
      <w:r>
        <w:t>платформ</w:t>
      </w:r>
      <w:r w:rsidR="008B54FD">
        <w:t>у</w:t>
      </w:r>
      <w:r>
        <w:t xml:space="preserve"> </w:t>
      </w:r>
      <w:proofErr w:type="gramStart"/>
      <w:r>
        <w:t>т.к.</w:t>
      </w:r>
      <w:proofErr w:type="gramEnd"/>
      <w:r>
        <w:t xml:space="preserve"> на </w:t>
      </w:r>
      <w:r>
        <w:rPr>
          <w:lang w:val="en-US"/>
        </w:rPr>
        <w:t>Graylog</w:t>
      </w:r>
      <w:r w:rsidRPr="005863B7">
        <w:t xml:space="preserve"> </w:t>
      </w:r>
      <w:r>
        <w:t xml:space="preserve">от ПТК </w:t>
      </w:r>
      <w:r w:rsidR="00A155E4">
        <w:t>"</w:t>
      </w:r>
      <w:r>
        <w:t>сыпятся</w:t>
      </w:r>
      <w:r w:rsidR="00A155E4">
        <w:t>"</w:t>
      </w:r>
      <w:r>
        <w:t xml:space="preserve"> </w:t>
      </w:r>
      <w:r w:rsidR="00223576">
        <w:t xml:space="preserve">от сотен до десятков тысяч сообщений в минуту, </w:t>
      </w:r>
      <w:r w:rsidR="00D64B52">
        <w:t>п</w:t>
      </w:r>
      <w:r w:rsidR="0076563C">
        <w:t xml:space="preserve">лотность </w:t>
      </w:r>
      <w:r w:rsidR="00D64B52">
        <w:t>трафика</w:t>
      </w:r>
      <w:r w:rsidR="00223576">
        <w:t xml:space="preserve"> определяется масштабо</w:t>
      </w:r>
      <w:r w:rsidR="00E67724">
        <w:t>м прикладного проекта</w:t>
      </w:r>
      <w:r w:rsidR="00D64B52">
        <w:t>,</w:t>
      </w:r>
      <w:r w:rsidR="00E67724">
        <w:t xml:space="preserve"> количеств</w:t>
      </w:r>
      <w:r w:rsidR="00D64B52">
        <w:t xml:space="preserve">ом подключенных </w:t>
      </w:r>
      <w:r w:rsidR="00C3254D">
        <w:t xml:space="preserve">ПЛК </w:t>
      </w:r>
      <w:r w:rsidR="00D64B52">
        <w:t xml:space="preserve">к </w:t>
      </w:r>
      <w:r w:rsidR="00D64B52">
        <w:rPr>
          <w:lang w:val="en-US"/>
        </w:rPr>
        <w:t>Hub</w:t>
      </w:r>
      <w:r w:rsidR="00E67724">
        <w:t xml:space="preserve">. </w:t>
      </w:r>
      <w:r w:rsidR="00C33323">
        <w:t>Такой режим позволяет сопоставить и проанали</w:t>
      </w:r>
      <w:r w:rsidR="00BC3968">
        <w:t xml:space="preserve">зировать </w:t>
      </w:r>
      <w:r w:rsidR="008D08E1">
        <w:t>колоссальный</w:t>
      </w:r>
      <w:r w:rsidR="00C33323">
        <w:t xml:space="preserve"> объ</w:t>
      </w:r>
      <w:r w:rsidR="00BC3968">
        <w:t xml:space="preserve">ем информации и выявить </w:t>
      </w:r>
      <w:r w:rsidR="008D08E1">
        <w:t xml:space="preserve">"баг", но не стоит его включать </w:t>
      </w:r>
      <w:r w:rsidR="008130B7">
        <w:t>на продолжительное время и тем более держать постоянно включенным</w:t>
      </w:r>
      <w:r w:rsidR="0043191B">
        <w:t xml:space="preserve">. В данном режиме быстро </w:t>
      </w:r>
      <w:r w:rsidR="003B66D9">
        <w:t xml:space="preserve">перезатираются хранилища сообщений </w:t>
      </w:r>
      <w:r w:rsidR="003B66D9">
        <w:rPr>
          <w:lang w:val="en-US"/>
        </w:rPr>
        <w:t>Graylog</w:t>
      </w:r>
      <w:r w:rsidR="003B66D9">
        <w:t xml:space="preserve">, что также ведет к износу </w:t>
      </w:r>
      <w:r w:rsidR="003B66D9">
        <w:rPr>
          <w:lang w:val="en-US"/>
        </w:rPr>
        <w:t>flash</w:t>
      </w:r>
      <w:r w:rsidR="003B66D9" w:rsidRPr="003B66D9">
        <w:t xml:space="preserve"> </w:t>
      </w:r>
      <w:r w:rsidR="003B66D9">
        <w:t xml:space="preserve">памяти и </w:t>
      </w:r>
      <w:r w:rsidR="007D1B25">
        <w:t>небольшой</w:t>
      </w:r>
      <w:r w:rsidR="003B66D9">
        <w:t xml:space="preserve"> глубине </w:t>
      </w:r>
      <w:r w:rsidR="007D1B25">
        <w:t>хранения</w:t>
      </w:r>
      <w:r w:rsidR="003B66D9">
        <w:t xml:space="preserve"> </w:t>
      </w:r>
      <w:r w:rsidR="007D1B25">
        <w:t>логируемых сообщений.</w:t>
      </w:r>
      <w:r w:rsidR="00894414" w:rsidRPr="00BD4AD6">
        <w:t xml:space="preserve"> В Приложении №</w:t>
      </w:r>
      <w:r w:rsidR="00894414">
        <w:t>24</w:t>
      </w:r>
      <w:r w:rsidR="00894414" w:rsidRPr="00BD4AD6">
        <w:t xml:space="preserve"> представлен фрагмент программного обеспечения модуля</w:t>
      </w:r>
      <w:r w:rsidR="00AF3EA3" w:rsidRPr="00572CB1">
        <w:t xml:space="preserve"> </w:t>
      </w:r>
      <w:r w:rsidR="00AF3EA3">
        <w:rPr>
          <w:lang w:val="en-US"/>
        </w:rPr>
        <w:t>Logger</w:t>
      </w:r>
      <w:r w:rsidR="00AF3EA3">
        <w:t>.</w:t>
      </w:r>
    </w:p>
    <w:p w14:paraId="3A1F0B15" w14:textId="77777777" w:rsidR="00F60F13" w:rsidRDefault="00F60F13" w:rsidP="00F60F13">
      <w:pPr>
        <w:pStyle w:val="My-1"/>
        <w:rPr>
          <w:rFonts w:eastAsia="Times New Roman" w:cs="Times New Roman"/>
          <w:color w:val="000000" w:themeColor="text1"/>
        </w:rPr>
      </w:pPr>
      <w:r>
        <w:t xml:space="preserve">Вывод: </w:t>
      </w:r>
      <w:r w:rsidRPr="529C9856">
        <w:rPr>
          <w:rFonts w:eastAsia="Times New Roman" w:cs="Times New Roman"/>
          <w:color w:val="000000" w:themeColor="text1"/>
        </w:rPr>
        <w:t xml:space="preserve">разработка службы успешно выполнена, требуемые характеристики достигнуты. Тестирование проводилось на следующих аппаратных платформах – </w:t>
      </w:r>
      <w:r w:rsidRPr="529C9856">
        <w:rPr>
          <w:rFonts w:eastAsia="Times New Roman" w:cs="Times New Roman"/>
          <w:color w:val="000000" w:themeColor="text1"/>
          <w:lang w:val="en-US"/>
        </w:rPr>
        <w:t>Raspberry</w:t>
      </w:r>
      <w:r w:rsidRPr="529C9856">
        <w:rPr>
          <w:rFonts w:eastAsia="Times New Roman" w:cs="Times New Roman"/>
          <w:color w:val="000000" w:themeColor="text1"/>
        </w:rPr>
        <w:t xml:space="preserve"> </w:t>
      </w:r>
      <w:r w:rsidRPr="529C9856">
        <w:rPr>
          <w:rFonts w:eastAsia="Times New Roman" w:cs="Times New Roman"/>
          <w:color w:val="000000" w:themeColor="text1"/>
          <w:lang w:val="en-US"/>
        </w:rPr>
        <w:t>Pi</w:t>
      </w:r>
      <w:r w:rsidRPr="529C9856">
        <w:rPr>
          <w:rFonts w:eastAsia="Times New Roman" w:cs="Times New Roman"/>
          <w:color w:val="000000" w:themeColor="text1"/>
        </w:rPr>
        <w:t xml:space="preserve"> 5 и </w:t>
      </w:r>
      <w:r w:rsidRPr="529C9856">
        <w:rPr>
          <w:rFonts w:eastAsia="Times New Roman" w:cs="Times New Roman"/>
          <w:color w:val="000000" w:themeColor="text1"/>
          <w:lang w:val="en-US"/>
        </w:rPr>
        <w:t>Raspberry</w:t>
      </w:r>
      <w:r w:rsidRPr="529C9856">
        <w:rPr>
          <w:rFonts w:eastAsia="Times New Roman" w:cs="Times New Roman"/>
          <w:color w:val="000000" w:themeColor="text1"/>
        </w:rPr>
        <w:t xml:space="preserve"> </w:t>
      </w:r>
      <w:r w:rsidRPr="529C9856">
        <w:rPr>
          <w:rFonts w:eastAsia="Times New Roman" w:cs="Times New Roman"/>
          <w:color w:val="000000" w:themeColor="text1"/>
          <w:lang w:val="en-US"/>
        </w:rPr>
        <w:t>Pi</w:t>
      </w:r>
      <w:r w:rsidRPr="529C9856">
        <w:rPr>
          <w:rFonts w:eastAsia="Times New Roman" w:cs="Times New Roman"/>
          <w:color w:val="000000" w:themeColor="text1"/>
        </w:rPr>
        <w:t xml:space="preserve"> </w:t>
      </w:r>
      <w:r w:rsidRPr="529C9856">
        <w:rPr>
          <w:rFonts w:eastAsia="Times New Roman" w:cs="Times New Roman"/>
          <w:color w:val="000000" w:themeColor="text1"/>
          <w:lang w:val="en-US"/>
        </w:rPr>
        <w:t>Compute</w:t>
      </w:r>
      <w:r w:rsidRPr="529C9856">
        <w:rPr>
          <w:rFonts w:eastAsia="Times New Roman" w:cs="Times New Roman"/>
          <w:color w:val="000000" w:themeColor="text1"/>
        </w:rPr>
        <w:t xml:space="preserve"> </w:t>
      </w:r>
      <w:r w:rsidRPr="529C9856">
        <w:rPr>
          <w:rFonts w:eastAsia="Times New Roman" w:cs="Times New Roman"/>
          <w:color w:val="000000" w:themeColor="text1"/>
          <w:lang w:val="en-US"/>
        </w:rPr>
        <w:t>Module</w:t>
      </w:r>
      <w:r w:rsidRPr="529C9856">
        <w:rPr>
          <w:rFonts w:eastAsia="Times New Roman" w:cs="Times New Roman"/>
          <w:color w:val="000000" w:themeColor="text1"/>
        </w:rPr>
        <w:t xml:space="preserve"> 4, обе платформы работали под управлением ОС </w:t>
      </w:r>
      <w:r w:rsidRPr="529C9856">
        <w:rPr>
          <w:rFonts w:eastAsia="Times New Roman" w:cs="Times New Roman"/>
          <w:color w:val="000000" w:themeColor="text1"/>
          <w:lang w:val="en-US"/>
        </w:rPr>
        <w:t>Linux</w:t>
      </w:r>
      <w:r w:rsidRPr="529C9856">
        <w:rPr>
          <w:rFonts w:eastAsia="Times New Roman" w:cs="Times New Roman"/>
          <w:color w:val="000000" w:themeColor="text1"/>
        </w:rPr>
        <w:t>.</w:t>
      </w:r>
    </w:p>
    <w:p w14:paraId="4D72D5E2" w14:textId="0C2B3253" w:rsidR="008A5792" w:rsidRDefault="008A5792" w:rsidP="00572CB1">
      <w:pPr>
        <w:pStyle w:val="My-1"/>
      </w:pPr>
      <w:r>
        <w:br w:type="page"/>
      </w:r>
    </w:p>
    <w:p w14:paraId="79DE6B3D" w14:textId="05AFAE14" w:rsidR="00B92162" w:rsidRDefault="00992528" w:rsidP="00572CB1">
      <w:pPr>
        <w:pStyle w:val="My-4"/>
      </w:pPr>
      <w:bookmarkStart w:id="514" w:name="_Toc199179121"/>
      <w:bookmarkStart w:id="515" w:name="_Toc199179252"/>
      <w:bookmarkStart w:id="516" w:name="_Toc199238219"/>
      <w:bookmarkStart w:id="517" w:name="_Toc199239169"/>
      <w:bookmarkStart w:id="518" w:name="_Toc199239241"/>
      <w:bookmarkStart w:id="519" w:name="_Toc199239313"/>
      <w:bookmarkStart w:id="520" w:name="_Toc199239385"/>
      <w:bookmarkStart w:id="521" w:name="_Toc199239846"/>
      <w:bookmarkStart w:id="522" w:name="_Toc199239919"/>
      <w:bookmarkStart w:id="523" w:name="_Toc199239992"/>
      <w:bookmarkStart w:id="524" w:name="_Toc199240253"/>
      <w:bookmarkStart w:id="525" w:name="_Toc199240332"/>
      <w:bookmarkStart w:id="526" w:name="_Toc199255279"/>
      <w:bookmarkStart w:id="527" w:name="_Toc199257714"/>
      <w:bookmarkStart w:id="528" w:name="_Toc199257792"/>
      <w:bookmarkStart w:id="529" w:name="_Toc199257864"/>
      <w:bookmarkStart w:id="530" w:name="_Toc199323395"/>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r>
        <w:lastRenderedPageBreak/>
        <w:t>5.4</w:t>
      </w:r>
      <w:r>
        <w:tab/>
      </w:r>
      <w:bookmarkStart w:id="531" w:name="_Toc199239242"/>
      <w:r w:rsidR="00FF5B89" w:rsidRPr="00685528">
        <w:t xml:space="preserve">РАЗРАБОТКА </w:t>
      </w:r>
      <w:r w:rsidR="00B6711D">
        <w:t xml:space="preserve">МОДУЛЯ </w:t>
      </w:r>
      <w:r w:rsidR="00B6711D" w:rsidRPr="00D371CD">
        <w:t>PROXYLOGGER</w:t>
      </w:r>
      <w:bookmarkEnd w:id="530"/>
      <w:bookmarkEnd w:id="531"/>
    </w:p>
    <w:p w14:paraId="1A2D3FD7" w14:textId="03553E3B" w:rsidR="0036767B" w:rsidRDefault="0036767B" w:rsidP="000D0355">
      <w:pPr>
        <w:pStyle w:val="My-1"/>
      </w:pPr>
      <w:r>
        <w:t xml:space="preserve">В ходе реализации фреймворка "Horizon Automation Server" требовалось разработать </w:t>
      </w:r>
      <w:r w:rsidR="00382E1D">
        <w:t>специальную службу, позволяющую</w:t>
      </w:r>
      <w:r w:rsidR="002A4E93">
        <w:t xml:space="preserve"> пользователю</w:t>
      </w:r>
      <w:r w:rsidR="000D0355">
        <w:t xml:space="preserve"> </w:t>
      </w:r>
      <w:r w:rsidR="000D0355">
        <w:rPr>
          <w:lang w:val="en-US"/>
        </w:rPr>
        <w:t>Hub</w:t>
      </w:r>
      <w:r w:rsidR="00382E1D">
        <w:t xml:space="preserve"> логировать</w:t>
      </w:r>
      <w:r w:rsidR="002A4E93">
        <w:t xml:space="preserve"> </w:t>
      </w:r>
      <w:r w:rsidR="000D0355">
        <w:t>сообщения,</w:t>
      </w:r>
      <w:r w:rsidR="002A4E93">
        <w:t xml:space="preserve"> возникающие в разрабатываемом прикладном коде</w:t>
      </w:r>
      <w:r w:rsidR="004B7A10">
        <w:t xml:space="preserve">, </w:t>
      </w:r>
      <w:proofErr w:type="gramStart"/>
      <w:r w:rsidR="004B7A10">
        <w:t>т.е.</w:t>
      </w:r>
      <w:proofErr w:type="gramEnd"/>
      <w:r w:rsidR="004B7A10">
        <w:t xml:space="preserve"> в</w:t>
      </w:r>
      <w:r w:rsidR="002A4E93">
        <w:t xml:space="preserve"> </w:t>
      </w:r>
      <w:r w:rsidR="00D114C3">
        <w:rPr>
          <w:lang w:val="en-US"/>
        </w:rPr>
        <w:t>user</w:t>
      </w:r>
      <w:r w:rsidR="00D114C3" w:rsidRPr="002A4E93">
        <w:t xml:space="preserve"> </w:t>
      </w:r>
      <w:r w:rsidR="00D114C3">
        <w:rPr>
          <w:lang w:val="en-US"/>
        </w:rPr>
        <w:t>space</w:t>
      </w:r>
      <w:r w:rsidR="00D114C3">
        <w:t xml:space="preserve"> </w:t>
      </w:r>
      <w:r w:rsidR="00185D8F">
        <w:t xml:space="preserve">среды </w:t>
      </w:r>
      <w:r w:rsidR="00D114C3">
        <w:rPr>
          <w:lang w:val="en-US"/>
        </w:rPr>
        <w:t>Node</w:t>
      </w:r>
      <w:r w:rsidR="00D114C3" w:rsidRPr="00D114C3">
        <w:t>-</w:t>
      </w:r>
      <w:r w:rsidR="00D114C3">
        <w:rPr>
          <w:lang w:val="en-US"/>
        </w:rPr>
        <w:t>Red</w:t>
      </w:r>
      <w:r w:rsidR="00185D8F">
        <w:t>.</w:t>
      </w:r>
    </w:p>
    <w:p w14:paraId="7819E10C" w14:textId="5268A2D9" w:rsidR="004B7A10" w:rsidRDefault="00D20D71" w:rsidP="004B7A10">
      <w:pPr>
        <w:pStyle w:val="My-1"/>
      </w:pPr>
      <w:r>
        <w:t>Ранее</w:t>
      </w:r>
      <w:r w:rsidR="00C52233">
        <w:t>,</w:t>
      </w:r>
      <w:r>
        <w:t xml:space="preserve"> п</w:t>
      </w:r>
      <w:r w:rsidR="004B7A10">
        <w:t>ри описании слу</w:t>
      </w:r>
      <w:r>
        <w:t xml:space="preserve">жбы </w:t>
      </w:r>
      <w:r w:rsidR="004B7A10">
        <w:rPr>
          <w:lang w:val="en-US"/>
        </w:rPr>
        <w:t>Logger</w:t>
      </w:r>
      <w:r>
        <w:t xml:space="preserve"> было </w:t>
      </w:r>
      <w:r w:rsidR="009405ED">
        <w:t>показано</w:t>
      </w:r>
      <w:r w:rsidR="00C52233">
        <w:t>,</w:t>
      </w:r>
      <w:r w:rsidR="009405ED">
        <w:t xml:space="preserve"> что прямого доступа к системным службам и шинам у пользователя нет. Это </w:t>
      </w:r>
      <w:r w:rsidR="00D076E1">
        <w:t>сделано, во-первых,</w:t>
      </w:r>
      <w:r w:rsidR="009405ED">
        <w:t xml:space="preserve"> </w:t>
      </w:r>
      <w:r w:rsidR="00092C75">
        <w:t>из-за</w:t>
      </w:r>
      <w:r w:rsidR="009405ED">
        <w:t xml:space="preserve"> реализации мер </w:t>
      </w:r>
      <w:r w:rsidR="00C52233">
        <w:t>информационной</w:t>
      </w:r>
      <w:r w:rsidR="009405ED">
        <w:t xml:space="preserve"> безопасности, а также для </w:t>
      </w:r>
      <w:r w:rsidR="004D6340">
        <w:t>того,</w:t>
      </w:r>
      <w:r w:rsidR="009405ED">
        <w:t xml:space="preserve"> чтобы пользователю не </w:t>
      </w:r>
      <w:r w:rsidR="00C52233">
        <w:t>приходилось</w:t>
      </w:r>
      <w:r w:rsidR="009405ED">
        <w:t xml:space="preserve"> изучать обширную документацию </w:t>
      </w:r>
      <w:r w:rsidR="00C52233">
        <w:t>внутреннего устройства ядра фреймворка и организацию взаимодействия системных служб.</w:t>
      </w:r>
    </w:p>
    <w:p w14:paraId="6F48519A" w14:textId="597350BB" w:rsidR="00C52233" w:rsidRPr="00092C75" w:rsidRDefault="00C52233" w:rsidP="004B7A10">
      <w:pPr>
        <w:pStyle w:val="My-1"/>
      </w:pPr>
      <w:r>
        <w:t xml:space="preserve">В таких случаях штатным </w:t>
      </w:r>
      <w:r w:rsidR="00931597">
        <w:t>решением</w:t>
      </w:r>
      <w:r>
        <w:t xml:space="preserve"> </w:t>
      </w:r>
      <w:r w:rsidR="00FC37AB">
        <w:t xml:space="preserve">разрабатываемого ПТК является разработка специализированной службы класса прокси, которая выступает посредником между внешними источниками и системными службами ядра </w:t>
      </w:r>
      <w:r w:rsidR="00931597">
        <w:t>фреймворка.</w:t>
      </w:r>
      <w:r w:rsidR="00092C75">
        <w:t xml:space="preserve"> В данном случае такой службой выступает – Proxy</w:t>
      </w:r>
      <w:r w:rsidR="00092C75">
        <w:rPr>
          <w:lang w:val="en-US"/>
        </w:rPr>
        <w:t>Logger</w:t>
      </w:r>
      <w:r w:rsidR="00092C75">
        <w:t>.</w:t>
      </w:r>
    </w:p>
    <w:p w14:paraId="7BD80429" w14:textId="7B4233E3" w:rsidR="00F34321" w:rsidRDefault="00DA69DE" w:rsidP="00C06D67">
      <w:pPr>
        <w:pStyle w:val="My-1"/>
      </w:pPr>
      <w:r>
        <w:t>Proxy</w:t>
      </w:r>
      <w:r>
        <w:rPr>
          <w:lang w:val="en-US"/>
        </w:rPr>
        <w:t>Logger</w:t>
      </w:r>
      <w:r>
        <w:t xml:space="preserve"> </w:t>
      </w:r>
      <w:r w:rsidR="00352DD4">
        <w:t>обеспечивает</w:t>
      </w:r>
      <w:r w:rsidR="00C92722">
        <w:t xml:space="preserve"> шлюзование сообщений от </w:t>
      </w:r>
      <w:r w:rsidR="00F34321">
        <w:t xml:space="preserve">прикладного </w:t>
      </w:r>
      <w:r w:rsidR="00E01550">
        <w:t xml:space="preserve">кода </w:t>
      </w:r>
      <w:r w:rsidR="009766CC">
        <w:t>пользователя,</w:t>
      </w:r>
      <w:r w:rsidR="00E01550">
        <w:t xml:space="preserve"> разработанного в </w:t>
      </w:r>
      <w:r w:rsidR="00E01550">
        <w:rPr>
          <w:lang w:val="en-US"/>
        </w:rPr>
        <w:t>user</w:t>
      </w:r>
      <w:r w:rsidR="00E01550" w:rsidRPr="00E01550">
        <w:t xml:space="preserve"> </w:t>
      </w:r>
      <w:r w:rsidR="00E01550">
        <w:rPr>
          <w:lang w:val="en-US"/>
        </w:rPr>
        <w:t>space</w:t>
      </w:r>
      <w:r w:rsidR="00F34321">
        <w:t>,</w:t>
      </w:r>
      <w:r w:rsidR="00E01550">
        <w:t xml:space="preserve"> к системной службе </w:t>
      </w:r>
      <w:r w:rsidR="00E01550">
        <w:rPr>
          <w:lang w:val="en-US"/>
        </w:rPr>
        <w:t>Logger</w:t>
      </w:r>
      <w:r w:rsidR="00E01550">
        <w:t xml:space="preserve">, </w:t>
      </w:r>
      <w:r w:rsidR="00C06D67">
        <w:t xml:space="preserve">упрощая </w:t>
      </w:r>
      <w:r w:rsidR="009766CC">
        <w:t>взаимодействие</w:t>
      </w:r>
      <w:r w:rsidR="00C06D67">
        <w:t xml:space="preserve"> </w:t>
      </w:r>
      <w:r w:rsidR="00F34321">
        <w:t>пользователя</w:t>
      </w:r>
      <w:r w:rsidR="00C06D67">
        <w:t xml:space="preserve"> со службой</w:t>
      </w:r>
      <w:r w:rsidR="005840E4">
        <w:t xml:space="preserve"> логирования</w:t>
      </w:r>
      <w:r w:rsidR="00AE251F">
        <w:t>.</w:t>
      </w:r>
    </w:p>
    <w:p w14:paraId="38AB2D81" w14:textId="1A352EE9" w:rsidR="00033755" w:rsidRDefault="00F34321" w:rsidP="002B37B3">
      <w:pPr>
        <w:pStyle w:val="My-1"/>
      </w:pPr>
      <w:r>
        <w:t>Proxy</w:t>
      </w:r>
      <w:r>
        <w:rPr>
          <w:lang w:val="en-US"/>
        </w:rPr>
        <w:t>Logger</w:t>
      </w:r>
      <w:r>
        <w:t xml:space="preserve"> </w:t>
      </w:r>
      <w:r w:rsidR="00AE251F">
        <w:t xml:space="preserve">является частью системного интерфейса и обеспечивает функциональную прослойку между </w:t>
      </w:r>
      <w:r w:rsidR="00395A7C">
        <w:t>внутренними, системными уровнями ядра фреймворка</w:t>
      </w:r>
      <w:r w:rsidR="00AE251F">
        <w:t xml:space="preserve"> и </w:t>
      </w:r>
      <w:r w:rsidR="002B37B3">
        <w:rPr>
          <w:lang w:val="en-US"/>
        </w:rPr>
        <w:t>user</w:t>
      </w:r>
      <w:r w:rsidR="002B37B3" w:rsidRPr="002B37B3">
        <w:t xml:space="preserve"> </w:t>
      </w:r>
      <w:r w:rsidR="002B37B3">
        <w:rPr>
          <w:lang w:val="en-US"/>
        </w:rPr>
        <w:t>space</w:t>
      </w:r>
      <w:r w:rsidR="002B37B3" w:rsidRPr="002B37B3">
        <w:t xml:space="preserve"> </w:t>
      </w:r>
      <w:r w:rsidR="00AE251F">
        <w:t>пространством Node-Red.</w:t>
      </w:r>
      <w:r w:rsidR="006A0D33">
        <w:t xml:space="preserve"> Сообщения </w:t>
      </w:r>
      <w:r w:rsidR="008F7DDC">
        <w:t xml:space="preserve">от прикладного кода </w:t>
      </w:r>
      <w:r w:rsidR="00610073">
        <w:t xml:space="preserve">пользователя </w:t>
      </w:r>
      <w:r w:rsidR="008F7DDC">
        <w:t xml:space="preserve">проходят на </w:t>
      </w:r>
      <w:r w:rsidR="008F7DDC">
        <w:rPr>
          <w:lang w:val="en-US"/>
        </w:rPr>
        <w:t>Logger</w:t>
      </w:r>
      <w:r w:rsidR="008F7DDC" w:rsidRPr="008F7DDC">
        <w:t xml:space="preserve"> </w:t>
      </w:r>
      <w:r w:rsidR="008F7DDC">
        <w:t xml:space="preserve">через </w:t>
      </w:r>
      <w:r w:rsidR="006B0500">
        <w:t>прокси</w:t>
      </w:r>
      <w:r w:rsidR="00610073" w:rsidRPr="00A65D23">
        <w:t xml:space="preserve"> </w:t>
      </w:r>
      <w:r w:rsidR="00610073">
        <w:t>службу</w:t>
      </w:r>
      <w:r w:rsidR="008F7DDC">
        <w:t xml:space="preserve"> Proxy</w:t>
      </w:r>
      <w:r w:rsidR="008F7DDC">
        <w:rPr>
          <w:lang w:val="en-US"/>
        </w:rPr>
        <w:t>Logger</w:t>
      </w:r>
      <w:r w:rsidR="008F7DDC">
        <w:t xml:space="preserve">. </w:t>
      </w:r>
      <w:r w:rsidR="00151313">
        <w:t xml:space="preserve">Такая техническая реализация </w:t>
      </w:r>
      <w:r w:rsidR="00A65D23">
        <w:t>соответ</w:t>
      </w:r>
      <w:r w:rsidR="00151313">
        <w:t xml:space="preserve">ствует </w:t>
      </w:r>
      <w:proofErr w:type="gramStart"/>
      <w:r w:rsidR="00151313">
        <w:t xml:space="preserve">принятым </w:t>
      </w:r>
      <w:r w:rsidR="00A65D23">
        <w:t xml:space="preserve"> архитектурными</w:t>
      </w:r>
      <w:proofErr w:type="gramEnd"/>
      <w:r w:rsidR="00A65D23">
        <w:t xml:space="preserve"> решениями</w:t>
      </w:r>
      <w:r w:rsidR="006B0500">
        <w:t xml:space="preserve"> и требованиями безопасности</w:t>
      </w:r>
      <w:r w:rsidR="00A65D23">
        <w:t xml:space="preserve">. </w:t>
      </w:r>
      <w:r w:rsidR="00151313">
        <w:t xml:space="preserve">Данный </w:t>
      </w:r>
      <w:r w:rsidR="00A65D23">
        <w:t xml:space="preserve">подход позволил унифицировать реализацию функционала службы </w:t>
      </w:r>
      <w:r w:rsidR="00A65D23">
        <w:rPr>
          <w:lang w:val="en-US"/>
        </w:rPr>
        <w:t>Logger</w:t>
      </w:r>
      <w:r w:rsidR="00A65D23" w:rsidRPr="009509AA">
        <w:t xml:space="preserve"> </w:t>
      </w:r>
      <w:r w:rsidR="009509AA">
        <w:t xml:space="preserve">для разных </w:t>
      </w:r>
      <w:r w:rsidR="00E12304">
        <w:t xml:space="preserve">внутренних и внешних </w:t>
      </w:r>
      <w:r w:rsidR="009509AA">
        <w:t>источников.</w:t>
      </w:r>
    </w:p>
    <w:p w14:paraId="7ABEFF40" w14:textId="709271F7" w:rsidR="00983697" w:rsidRDefault="000D59EE" w:rsidP="00983697">
      <w:pPr>
        <w:pStyle w:val="My-1"/>
      </w:pPr>
      <w:r>
        <w:t xml:space="preserve">Служба </w:t>
      </w:r>
      <w:r w:rsidR="00AE251F">
        <w:t xml:space="preserve">ProxyLogger </w:t>
      </w:r>
      <w:r w:rsidR="005B713C">
        <w:t xml:space="preserve">получает </w:t>
      </w:r>
      <w:r w:rsidR="00DC7EA8">
        <w:t>от пользовательского кода,</w:t>
      </w:r>
      <w:r w:rsidR="00300C6F">
        <w:t xml:space="preserve"> </w:t>
      </w:r>
      <w:r w:rsidR="009E4400">
        <w:t xml:space="preserve">минимально подготовленного </w:t>
      </w:r>
      <w:r w:rsidR="00300C6F">
        <w:t>им</w:t>
      </w:r>
      <w:r w:rsidR="009E4400">
        <w:t xml:space="preserve"> сообщени</w:t>
      </w:r>
      <w:r w:rsidR="00300C6F">
        <w:t>е</w:t>
      </w:r>
      <w:r w:rsidR="009E4400">
        <w:t>,</w:t>
      </w:r>
      <w:r w:rsidR="00AE251F">
        <w:t xml:space="preserve"> </w:t>
      </w:r>
      <w:r w:rsidR="003E5B03">
        <w:t>которое требуется логировать</w:t>
      </w:r>
      <w:r w:rsidR="00AC1345">
        <w:t>.</w:t>
      </w:r>
      <w:r w:rsidR="003E5B03">
        <w:t xml:space="preserve"> После получения</w:t>
      </w:r>
      <w:r w:rsidR="009E4400">
        <w:t xml:space="preserve"> производится проверка</w:t>
      </w:r>
      <w:r w:rsidR="00AE251F">
        <w:t xml:space="preserve"> </w:t>
      </w:r>
      <w:r w:rsidR="009E4400">
        <w:t>на</w:t>
      </w:r>
      <w:r w:rsidR="00AE251F">
        <w:t xml:space="preserve"> валидност</w:t>
      </w:r>
      <w:r w:rsidR="009E4400">
        <w:t>ь</w:t>
      </w:r>
      <w:r w:rsidR="00AE251F">
        <w:t xml:space="preserve">, </w:t>
      </w:r>
      <w:r w:rsidR="008628D2">
        <w:t xml:space="preserve">конвертация во внутренний протокол </w:t>
      </w:r>
      <w:r w:rsidR="008628D2">
        <w:rPr>
          <w:lang w:val="en-US"/>
        </w:rPr>
        <w:t>LHP</w:t>
      </w:r>
      <w:r w:rsidR="002F56D5">
        <w:t xml:space="preserve"> и отправку </w:t>
      </w:r>
      <w:r w:rsidR="00ED6F69">
        <w:t>в</w:t>
      </w:r>
      <w:r w:rsidR="002F56D5">
        <w:t xml:space="preserve"> </w:t>
      </w:r>
      <w:r w:rsidR="00AE251F">
        <w:t>служб</w:t>
      </w:r>
      <w:r w:rsidR="002F56D5">
        <w:t>у</w:t>
      </w:r>
      <w:r w:rsidR="00AE251F">
        <w:t xml:space="preserve"> Logger, которая в свою очередь, </w:t>
      </w:r>
      <w:r w:rsidR="002F56D5">
        <w:t xml:space="preserve">конвертирует </w:t>
      </w:r>
      <w:r w:rsidR="008D30F4">
        <w:t xml:space="preserve">сообщение в </w:t>
      </w:r>
      <w:r w:rsidR="002F56D5">
        <w:t xml:space="preserve">родной для </w:t>
      </w:r>
      <w:r w:rsidR="002F56D5">
        <w:rPr>
          <w:lang w:val="en-US"/>
        </w:rPr>
        <w:t>Graylog</w:t>
      </w:r>
      <w:r w:rsidR="002F56D5" w:rsidRPr="002F56D5">
        <w:t xml:space="preserve"> </w:t>
      </w:r>
      <w:r w:rsidR="00B25AE4">
        <w:t xml:space="preserve">формат </w:t>
      </w:r>
      <w:proofErr w:type="gramStart"/>
      <w:r w:rsidR="00B25AE4">
        <w:t xml:space="preserve">– </w:t>
      </w:r>
      <w:r w:rsidR="00AE251F">
        <w:t xml:space="preserve"> GELF</w:t>
      </w:r>
      <w:proofErr w:type="gramEnd"/>
      <w:r w:rsidR="00AE251F">
        <w:t xml:space="preserve"> и</w:t>
      </w:r>
      <w:r w:rsidR="00B25AE4">
        <w:t xml:space="preserve"> уже отправ</w:t>
      </w:r>
      <w:r w:rsidR="00F87004">
        <w:t>ляет</w:t>
      </w:r>
      <w:r w:rsidR="00B25AE4">
        <w:t xml:space="preserve"> непосредственно на специально созданный для этого </w:t>
      </w:r>
      <w:r w:rsidR="00B25AE4">
        <w:rPr>
          <w:lang w:val="en-US"/>
        </w:rPr>
        <w:t>input</w:t>
      </w:r>
      <w:r w:rsidR="00B25AE4" w:rsidRPr="00B25AE4">
        <w:t xml:space="preserve"> </w:t>
      </w:r>
      <w:proofErr w:type="gramStart"/>
      <w:r w:rsidR="008D30F4">
        <w:t xml:space="preserve">Graylog  </w:t>
      </w:r>
      <w:r w:rsidR="00983697">
        <w:t>сервера</w:t>
      </w:r>
      <w:proofErr w:type="gramEnd"/>
      <w:r w:rsidR="00983697">
        <w:t>.</w:t>
      </w:r>
    </w:p>
    <w:p w14:paraId="40D0DB79" w14:textId="6C7FD90B" w:rsidR="00AE251F" w:rsidRDefault="00F87004" w:rsidP="00D05D8F">
      <w:pPr>
        <w:pStyle w:val="My-1"/>
      </w:pPr>
      <w:r>
        <w:t>При получении сообщения от пользовательского кода</w:t>
      </w:r>
      <w:r w:rsidR="00D455F5">
        <w:t xml:space="preserve"> </w:t>
      </w:r>
      <w:r w:rsidR="00AE251F">
        <w:t xml:space="preserve">ProxyLogger </w:t>
      </w:r>
      <w:r w:rsidR="002D56C3">
        <w:t>инжектир</w:t>
      </w:r>
      <w:r>
        <w:t>ует</w:t>
      </w:r>
      <w:r w:rsidR="002D56C3">
        <w:t xml:space="preserve"> в транслируемое сообщение</w:t>
      </w:r>
      <w:r w:rsidR="00A52C2A">
        <w:t xml:space="preserve"> важные атрибуты</w:t>
      </w:r>
      <w:r w:rsidR="00A12A2C">
        <w:t xml:space="preserve"> такие </w:t>
      </w:r>
      <w:proofErr w:type="gramStart"/>
      <w:r w:rsidR="00A12A2C">
        <w:t>как:</w:t>
      </w:r>
      <w:r w:rsidR="00A52C2A">
        <w:t xml:space="preserve"> </w:t>
      </w:r>
      <w:r w:rsidR="00AE251F">
        <w:t xml:space="preserve"> имя</w:t>
      </w:r>
      <w:proofErr w:type="gramEnd"/>
      <w:r w:rsidR="00AE251F">
        <w:t xml:space="preserve"> </w:t>
      </w:r>
      <w:r w:rsidR="00983697">
        <w:t xml:space="preserve">пользовательского </w:t>
      </w:r>
      <w:r w:rsidR="00AE251F">
        <w:t>узла</w:t>
      </w:r>
      <w:r w:rsidR="00983697">
        <w:t xml:space="preserve"> </w:t>
      </w:r>
      <w:r w:rsidR="00983697">
        <w:rPr>
          <w:lang w:val="en-US"/>
        </w:rPr>
        <w:t>Node</w:t>
      </w:r>
      <w:r w:rsidR="00983697" w:rsidRPr="00983697">
        <w:t>-</w:t>
      </w:r>
      <w:r w:rsidR="00983697">
        <w:rPr>
          <w:lang w:val="en-US"/>
        </w:rPr>
        <w:t>Red</w:t>
      </w:r>
      <w:r w:rsidR="00AE251F">
        <w:t>, из которого был</w:t>
      </w:r>
      <w:r w:rsidR="002D56C3">
        <w:t>а</w:t>
      </w:r>
      <w:r w:rsidR="00AE251F">
        <w:t xml:space="preserve"> произведен</w:t>
      </w:r>
      <w:r w:rsidR="002D56C3">
        <w:t>а</w:t>
      </w:r>
      <w:r w:rsidR="00AE251F">
        <w:t xml:space="preserve"> </w:t>
      </w:r>
      <w:r w:rsidR="002D56C3">
        <w:t xml:space="preserve">отправка сообщения </w:t>
      </w:r>
      <w:proofErr w:type="gramStart"/>
      <w:r w:rsidR="00A12A2C">
        <w:t xml:space="preserve">для </w:t>
      </w:r>
      <w:r w:rsidR="00AE251F">
        <w:t>логирование</w:t>
      </w:r>
      <w:proofErr w:type="gramEnd"/>
      <w:r w:rsidR="00AE251F">
        <w:t>, имя потока</w:t>
      </w:r>
      <w:r w:rsidR="00A12A2C">
        <w:t xml:space="preserve"> </w:t>
      </w:r>
      <w:r w:rsidR="00A12A2C">
        <w:rPr>
          <w:lang w:val="en-US"/>
        </w:rPr>
        <w:t>Node</w:t>
      </w:r>
      <w:r w:rsidR="00A12A2C" w:rsidRPr="00A12A2C">
        <w:t>-</w:t>
      </w:r>
      <w:r w:rsidR="00A12A2C">
        <w:rPr>
          <w:lang w:val="en-US"/>
        </w:rPr>
        <w:t>Red</w:t>
      </w:r>
      <w:r w:rsidR="00AE251F">
        <w:t xml:space="preserve">, на котором этот узел располагается. </w:t>
      </w:r>
      <w:r>
        <w:t>Сообщения,</w:t>
      </w:r>
      <w:r w:rsidR="00402CAD">
        <w:t xml:space="preserve"> </w:t>
      </w:r>
      <w:r w:rsidR="00AE251F">
        <w:t xml:space="preserve">переданные через </w:t>
      </w:r>
      <w:r w:rsidR="00ED6F69">
        <w:t>ProxyLogger,</w:t>
      </w:r>
      <w:r w:rsidR="00402CAD">
        <w:t xml:space="preserve"> </w:t>
      </w:r>
      <w:r w:rsidR="00AE251F">
        <w:t xml:space="preserve">имеют специальную маркировку источника, что позволяет </w:t>
      </w:r>
      <w:r>
        <w:t>чрезвычайно</w:t>
      </w:r>
      <w:r w:rsidR="00402CAD">
        <w:t xml:space="preserve"> </w:t>
      </w:r>
      <w:r w:rsidR="00AE251F">
        <w:t xml:space="preserve">быстро </w:t>
      </w:r>
      <w:r w:rsidR="00402CAD">
        <w:t xml:space="preserve">и </w:t>
      </w:r>
      <w:r w:rsidR="00DE0C0F">
        <w:t>эффективно фильтровать,</w:t>
      </w:r>
      <w:r w:rsidR="00AE251F">
        <w:t xml:space="preserve"> </w:t>
      </w:r>
      <w:r w:rsidR="00F673B9">
        <w:t>и искать</w:t>
      </w:r>
      <w:r w:rsidR="00A06FF8">
        <w:t xml:space="preserve">, средствами </w:t>
      </w:r>
      <w:r w:rsidR="00A06FF8">
        <w:rPr>
          <w:lang w:val="en-US"/>
        </w:rPr>
        <w:t>Graylog</w:t>
      </w:r>
      <w:r w:rsidR="00A06FF8" w:rsidRPr="00A06FF8">
        <w:t xml:space="preserve"> </w:t>
      </w:r>
      <w:r w:rsidR="00F673B9">
        <w:t xml:space="preserve">сообщения с требуемыми </w:t>
      </w:r>
      <w:r w:rsidR="00A06FF8">
        <w:t>атрибутами.</w:t>
      </w:r>
      <w:r w:rsidR="00D05D8F" w:rsidRPr="00D05D8F">
        <w:t xml:space="preserve"> В Приложении №2</w:t>
      </w:r>
      <w:r w:rsidR="00D05D8F">
        <w:t>6</w:t>
      </w:r>
      <w:r w:rsidR="00D05D8F" w:rsidRPr="00D05D8F">
        <w:t xml:space="preserve"> представлен фрагмент программного обеспечения модуля</w:t>
      </w:r>
      <w:r w:rsidR="00D05D8F">
        <w:t xml:space="preserve"> </w:t>
      </w:r>
      <w:r w:rsidR="00D05D8F" w:rsidRPr="00D05D8F">
        <w:t>Proxy</w:t>
      </w:r>
      <w:r w:rsidR="00D05D8F" w:rsidRPr="00D05D8F">
        <w:rPr>
          <w:lang w:val="en-US"/>
        </w:rPr>
        <w:t>Logger</w:t>
      </w:r>
      <w:r w:rsidR="00D05D8F">
        <w:t>.</w:t>
      </w:r>
    </w:p>
    <w:p w14:paraId="66914DCE" w14:textId="26CE4ECC" w:rsidR="0013263F" w:rsidRDefault="00F60F13" w:rsidP="00F60F13">
      <w:pPr>
        <w:pStyle w:val="My-1"/>
        <w:rPr>
          <w:rFonts w:eastAsia="Times New Roman" w:cs="Times New Roman"/>
          <w:color w:val="000000" w:themeColor="text1"/>
          <w:szCs w:val="28"/>
        </w:rPr>
      </w:pPr>
      <w:r>
        <w:t xml:space="preserve">Вывод: </w:t>
      </w:r>
      <w:r w:rsidRPr="008E4435">
        <w:rPr>
          <w:rFonts w:eastAsia="Times New Roman" w:cs="Times New Roman"/>
          <w:color w:val="000000" w:themeColor="text1"/>
          <w:szCs w:val="28"/>
        </w:rPr>
        <w:t xml:space="preserve">разработка </w:t>
      </w:r>
      <w:r>
        <w:rPr>
          <w:rFonts w:eastAsia="Times New Roman" w:cs="Times New Roman"/>
          <w:color w:val="000000" w:themeColor="text1"/>
          <w:szCs w:val="28"/>
        </w:rPr>
        <w:t xml:space="preserve">службы успешно выполнена, требуемые характеристики достигнуты. Тестирование проводилось на следующих </w:t>
      </w:r>
      <w:r>
        <w:rPr>
          <w:rFonts w:eastAsia="Times New Roman" w:cs="Times New Roman"/>
          <w:color w:val="000000" w:themeColor="text1"/>
          <w:szCs w:val="28"/>
        </w:rPr>
        <w:lastRenderedPageBreak/>
        <w:t xml:space="preserve">аппаратных платформах – </w:t>
      </w:r>
      <w:r>
        <w:rPr>
          <w:rFonts w:eastAsia="Times New Roman" w:cs="Times New Roman"/>
          <w:color w:val="000000" w:themeColor="text1"/>
          <w:szCs w:val="28"/>
          <w:lang w:val="en-US"/>
        </w:rPr>
        <w:t>Raspberry</w:t>
      </w:r>
      <w:r w:rsidRPr="00086652">
        <w:rPr>
          <w:rFonts w:eastAsia="Times New Roman" w:cs="Times New Roman"/>
          <w:color w:val="000000" w:themeColor="text1"/>
          <w:szCs w:val="28"/>
        </w:rPr>
        <w:t xml:space="preserve"> </w:t>
      </w:r>
      <w:r>
        <w:rPr>
          <w:rFonts w:eastAsia="Times New Roman" w:cs="Times New Roman"/>
          <w:color w:val="000000" w:themeColor="text1"/>
          <w:szCs w:val="28"/>
          <w:lang w:val="en-US"/>
        </w:rPr>
        <w:t>Pi</w:t>
      </w:r>
      <w:r w:rsidRPr="00086652">
        <w:rPr>
          <w:rFonts w:eastAsia="Times New Roman" w:cs="Times New Roman"/>
          <w:color w:val="000000" w:themeColor="text1"/>
          <w:szCs w:val="28"/>
        </w:rPr>
        <w:t xml:space="preserve"> </w:t>
      </w:r>
      <w:r w:rsidRPr="00502682">
        <w:rPr>
          <w:rFonts w:eastAsia="Times New Roman" w:cs="Times New Roman"/>
          <w:color w:val="000000" w:themeColor="text1"/>
          <w:szCs w:val="28"/>
        </w:rPr>
        <w:t xml:space="preserve">5 </w:t>
      </w:r>
      <w:r>
        <w:rPr>
          <w:rFonts w:eastAsia="Times New Roman" w:cs="Times New Roman"/>
          <w:color w:val="000000" w:themeColor="text1"/>
          <w:szCs w:val="28"/>
        </w:rPr>
        <w:t xml:space="preserve">и </w:t>
      </w:r>
      <w:r w:rsidRPr="00254848">
        <w:rPr>
          <w:rFonts w:eastAsia="Times New Roman" w:cs="Times New Roman"/>
          <w:color w:val="000000" w:themeColor="text1"/>
          <w:szCs w:val="28"/>
          <w:lang w:val="en-US"/>
        </w:rPr>
        <w:t>Raspberry</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Pi</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Compute</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Module</w:t>
      </w:r>
      <w:r w:rsidRPr="00254848">
        <w:rPr>
          <w:rFonts w:eastAsia="Times New Roman" w:cs="Times New Roman"/>
          <w:color w:val="000000" w:themeColor="text1"/>
          <w:szCs w:val="28"/>
        </w:rPr>
        <w:t xml:space="preserve"> 4</w:t>
      </w:r>
      <w:r>
        <w:rPr>
          <w:rFonts w:eastAsia="Times New Roman" w:cs="Times New Roman"/>
          <w:color w:val="000000" w:themeColor="text1"/>
          <w:szCs w:val="28"/>
        </w:rPr>
        <w:t xml:space="preserve">, обе платформы работали под управлением ОС </w:t>
      </w:r>
      <w:r>
        <w:rPr>
          <w:rFonts w:eastAsia="Times New Roman" w:cs="Times New Roman"/>
          <w:color w:val="000000" w:themeColor="text1"/>
          <w:szCs w:val="28"/>
          <w:lang w:val="en-US"/>
        </w:rPr>
        <w:t>Linux</w:t>
      </w:r>
      <w:r>
        <w:rPr>
          <w:rFonts w:eastAsia="Times New Roman" w:cs="Times New Roman"/>
          <w:color w:val="000000" w:themeColor="text1"/>
          <w:szCs w:val="28"/>
        </w:rPr>
        <w:t>.</w:t>
      </w:r>
    </w:p>
    <w:p w14:paraId="6C0C7AC7" w14:textId="5DCA4B57" w:rsidR="008A5792" w:rsidRDefault="008A5792" w:rsidP="00572CB1">
      <w:pPr>
        <w:pStyle w:val="My-1"/>
      </w:pPr>
      <w:r>
        <w:br w:type="page"/>
      </w:r>
    </w:p>
    <w:p w14:paraId="50D1FFFC" w14:textId="7D79F529" w:rsidR="00DE5BAE" w:rsidRDefault="00992528" w:rsidP="00572CB1">
      <w:pPr>
        <w:pStyle w:val="My-4"/>
      </w:pPr>
      <w:bookmarkStart w:id="532" w:name="_Toc199239243"/>
      <w:bookmarkStart w:id="533" w:name="_Toc199323396"/>
      <w:r>
        <w:lastRenderedPageBreak/>
        <w:t>5.5</w:t>
      </w:r>
      <w:r>
        <w:tab/>
      </w:r>
      <w:bookmarkStart w:id="534" w:name="_Toc199255281"/>
      <w:bookmarkStart w:id="535" w:name="_Toc199257716"/>
      <w:bookmarkStart w:id="536" w:name="_Toc199257794"/>
      <w:bookmarkStart w:id="537" w:name="_Toc199257866"/>
      <w:bookmarkStart w:id="538" w:name="_Toc199239244"/>
      <w:bookmarkEnd w:id="532"/>
      <w:bookmarkEnd w:id="534"/>
      <w:bookmarkEnd w:id="535"/>
      <w:bookmarkEnd w:id="536"/>
      <w:bookmarkEnd w:id="537"/>
      <w:r w:rsidR="00DE5BAE" w:rsidRPr="00685528">
        <w:t xml:space="preserve">РАЗРАБОТКА </w:t>
      </w:r>
      <w:r w:rsidR="00B6711D">
        <w:t xml:space="preserve">МОДУЛЯ </w:t>
      </w:r>
      <w:r w:rsidR="00B6711D" w:rsidRPr="004021C6">
        <w:rPr>
          <w:lang w:val="en-US"/>
        </w:rPr>
        <w:t>DEVICEMANAGER</w:t>
      </w:r>
      <w:bookmarkEnd w:id="533"/>
      <w:bookmarkEnd w:id="538"/>
    </w:p>
    <w:p w14:paraId="159796EA" w14:textId="48F9C60F" w:rsidR="003544C3" w:rsidRPr="001D43F0" w:rsidRDefault="003544C3" w:rsidP="003B61F4">
      <w:pPr>
        <w:pStyle w:val="My-1"/>
      </w:pPr>
      <w:bookmarkStart w:id="539" w:name="_Hlk189484243"/>
      <w:r w:rsidRPr="004D4EA2">
        <w:t>В ходе реализации фреймворка "</w:t>
      </w:r>
      <w:r w:rsidRPr="003544C3">
        <w:rPr>
          <w:lang w:val="en-US"/>
        </w:rPr>
        <w:t>Horizon</w:t>
      </w:r>
      <w:r w:rsidRPr="004D4EA2">
        <w:t xml:space="preserve"> </w:t>
      </w:r>
      <w:r w:rsidRPr="003544C3">
        <w:rPr>
          <w:lang w:val="en-US"/>
        </w:rPr>
        <w:t>Automation</w:t>
      </w:r>
      <w:r w:rsidRPr="004D4EA2">
        <w:t xml:space="preserve"> </w:t>
      </w:r>
      <w:r w:rsidRPr="003544C3">
        <w:rPr>
          <w:lang w:val="en-US"/>
        </w:rPr>
        <w:t>Server</w:t>
      </w:r>
      <w:r w:rsidRPr="004D4EA2">
        <w:t xml:space="preserve">" требовалось разработать </w:t>
      </w:r>
      <w:r w:rsidR="00F163D4" w:rsidRPr="004D4EA2">
        <w:t>службу,</w:t>
      </w:r>
      <w:r w:rsidRPr="004D4EA2">
        <w:t xml:space="preserve"> </w:t>
      </w:r>
      <w:r w:rsidR="001D43F0">
        <w:t xml:space="preserve">выполняющую </w:t>
      </w:r>
      <w:r w:rsidR="00F649F4">
        <w:t>управление</w:t>
      </w:r>
      <w:r w:rsidR="00884CB7">
        <w:t xml:space="preserve"> </w:t>
      </w:r>
      <w:r w:rsidR="008E64CB">
        <w:t>службам</w:t>
      </w:r>
      <w:r w:rsidR="00E62F08">
        <w:t>и-</w:t>
      </w:r>
      <w:r w:rsidR="003A1F96">
        <w:t xml:space="preserve"> </w:t>
      </w:r>
      <w:r w:rsidR="00884CB7">
        <w:t>канал</w:t>
      </w:r>
      <w:r w:rsidR="00134CC4">
        <w:t>ами</w:t>
      </w:r>
      <w:r w:rsidR="003B61F4">
        <w:t xml:space="preserve"> </w:t>
      </w:r>
      <w:r w:rsidR="003B61F4">
        <w:rPr>
          <w:lang w:val="en-US"/>
        </w:rPr>
        <w:t>Hub</w:t>
      </w:r>
      <w:r w:rsidR="00F649F4">
        <w:t xml:space="preserve"> и </w:t>
      </w:r>
      <w:r w:rsidR="00A107AA">
        <w:t xml:space="preserve">осуществляющую </w:t>
      </w:r>
      <w:r w:rsidR="00F649F4">
        <w:t xml:space="preserve">координацию </w:t>
      </w:r>
      <w:r w:rsidR="00A107AA">
        <w:t>взаимодействия между канала</w:t>
      </w:r>
      <w:r w:rsidR="0006302F">
        <w:t xml:space="preserve">ми и другими </w:t>
      </w:r>
      <w:r w:rsidR="00FB2792">
        <w:t>службами ядра фреймворка</w:t>
      </w:r>
      <w:r w:rsidR="0097236E">
        <w:t>.</w:t>
      </w:r>
    </w:p>
    <w:p w14:paraId="4A11B209" w14:textId="6488CFB1" w:rsidR="006C754D" w:rsidRDefault="002E1D22" w:rsidP="00FB2792">
      <w:pPr>
        <w:pStyle w:val="My-1"/>
      </w:pPr>
      <w:r>
        <w:t>Служба с аналогичным функционалом</w:t>
      </w:r>
      <w:r w:rsidR="00DD27BF">
        <w:t xml:space="preserve"> </w:t>
      </w:r>
      <w:r w:rsidR="00855127">
        <w:t>была</w:t>
      </w:r>
      <w:r w:rsidR="00FB2792">
        <w:t xml:space="preserve"> ранее </w:t>
      </w:r>
      <w:r w:rsidR="00855127">
        <w:t xml:space="preserve">разработана </w:t>
      </w:r>
      <w:r w:rsidR="0078218D">
        <w:t xml:space="preserve">при работе над </w:t>
      </w:r>
      <w:r w:rsidR="00571A52">
        <w:t>фреймво</w:t>
      </w:r>
      <w:r w:rsidR="0078218D">
        <w:t>рком</w:t>
      </w:r>
      <w:r w:rsidR="00FB2792">
        <w:t xml:space="preserve"> ПЛК</w:t>
      </w:r>
      <w:r w:rsidR="00571A52">
        <w:t xml:space="preserve"> </w:t>
      </w:r>
      <w:r w:rsidR="009D6BA4">
        <w:t>"</w:t>
      </w:r>
      <w:r w:rsidR="00E35654" w:rsidRPr="003544C3">
        <w:rPr>
          <w:lang w:val="en-US"/>
        </w:rPr>
        <w:t>Horizon</w:t>
      </w:r>
      <w:r w:rsidR="00E35654" w:rsidRPr="004D4EA2">
        <w:t xml:space="preserve"> </w:t>
      </w:r>
      <w:r w:rsidR="00E35654" w:rsidRPr="003544C3">
        <w:rPr>
          <w:lang w:val="en-US"/>
        </w:rPr>
        <w:t>Automation</w:t>
      </w:r>
      <w:r w:rsidR="00E35654">
        <w:t xml:space="preserve"> </w:t>
      </w:r>
      <w:r w:rsidR="00E35654">
        <w:rPr>
          <w:lang w:val="en-US"/>
        </w:rPr>
        <w:t>PLC</w:t>
      </w:r>
      <w:r w:rsidR="00E35654">
        <w:t>"</w:t>
      </w:r>
      <w:r>
        <w:t>.</w:t>
      </w:r>
      <w:r w:rsidR="00A5452D">
        <w:t xml:space="preserve"> Более того между службой на стороне </w:t>
      </w:r>
      <w:r w:rsidR="002B3CC0" w:rsidRPr="00D371CD">
        <w:t>ПЛК</w:t>
      </w:r>
      <w:r w:rsidR="00A5452D">
        <w:t xml:space="preserve"> и </w:t>
      </w:r>
      <w:r w:rsidR="00A5452D">
        <w:rPr>
          <w:lang w:val="en-US"/>
        </w:rPr>
        <w:t>Hub</w:t>
      </w:r>
      <w:r w:rsidR="00A5452D">
        <w:t xml:space="preserve"> </w:t>
      </w:r>
      <w:r w:rsidR="00607404">
        <w:t xml:space="preserve">есть связь. </w:t>
      </w:r>
      <w:r w:rsidR="006D72DD">
        <w:t xml:space="preserve">Поэтому при разработке </w:t>
      </w:r>
      <w:r w:rsidR="00FE09CC">
        <w:t xml:space="preserve">службы на стороне </w:t>
      </w:r>
      <w:r w:rsidR="00FE09CC">
        <w:rPr>
          <w:lang w:val="en-US"/>
        </w:rPr>
        <w:t>Hub</w:t>
      </w:r>
      <w:r w:rsidR="00FE09CC">
        <w:t xml:space="preserve"> были учтен</w:t>
      </w:r>
      <w:r w:rsidR="00104CEB">
        <w:t xml:space="preserve"> опыт и структура ранее разработанной службы.</w:t>
      </w:r>
    </w:p>
    <w:p w14:paraId="30695144" w14:textId="35920267" w:rsidR="001F2F37" w:rsidRPr="002C4819" w:rsidRDefault="002C4819" w:rsidP="001F2F37">
      <w:pPr>
        <w:pStyle w:val="My-1"/>
      </w:pPr>
      <w:r w:rsidRPr="002C4819">
        <w:t xml:space="preserve">Служба играет </w:t>
      </w:r>
      <w:r w:rsidR="00957B49">
        <w:t>ключевую</w:t>
      </w:r>
      <w:r w:rsidRPr="002C4819">
        <w:t xml:space="preserve"> роль в инициализация каналов данных: </w:t>
      </w:r>
      <w:proofErr w:type="spellStart"/>
      <w:r w:rsidRPr="002C4819">
        <w:rPr>
          <w:lang w:val="en-US"/>
        </w:rPr>
        <w:t>DeviceManager</w:t>
      </w:r>
      <w:proofErr w:type="spellEnd"/>
      <w:r w:rsidRPr="002C4819">
        <w:t xml:space="preserve"> </w:t>
      </w:r>
      <w:r w:rsidR="00986796">
        <w:t>анализирует</w:t>
      </w:r>
      <w:r w:rsidR="003E4126">
        <w:t xml:space="preserve"> доступные источники и в зависимости от их протокол</w:t>
      </w:r>
      <w:r w:rsidR="003E5AC1">
        <w:t>а (</w:t>
      </w:r>
      <w:proofErr w:type="spellStart"/>
      <w:r w:rsidR="009C4368">
        <w:rPr>
          <w:lang w:val="en-US"/>
        </w:rPr>
        <w:t>mqtt</w:t>
      </w:r>
      <w:proofErr w:type="spellEnd"/>
      <w:r w:rsidR="009C4368" w:rsidRPr="00D371CD">
        <w:t xml:space="preserve">, </w:t>
      </w:r>
      <w:proofErr w:type="spellStart"/>
      <w:r w:rsidR="009C4368">
        <w:rPr>
          <w:lang w:val="en-US"/>
        </w:rPr>
        <w:t>ws</w:t>
      </w:r>
      <w:proofErr w:type="spellEnd"/>
      <w:r w:rsidR="009C4368" w:rsidRPr="00D371CD">
        <w:t>/</w:t>
      </w:r>
      <w:proofErr w:type="spellStart"/>
      <w:r w:rsidR="009C4368">
        <w:rPr>
          <w:lang w:val="en-US"/>
        </w:rPr>
        <w:t>lhp</w:t>
      </w:r>
      <w:proofErr w:type="spellEnd"/>
      <w:r w:rsidR="003E5AC1">
        <w:t>)</w:t>
      </w:r>
      <w:r w:rsidR="00986796">
        <w:t xml:space="preserve"> </w:t>
      </w:r>
      <w:r w:rsidRPr="002C4819">
        <w:t>формирует запросы к</w:t>
      </w:r>
      <w:r w:rsidR="009C4368" w:rsidRPr="00D371CD">
        <w:t xml:space="preserve"> </w:t>
      </w:r>
      <w:r w:rsidR="00531CA5">
        <w:t>соответствующим</w:t>
      </w:r>
      <w:r w:rsidR="009C4368">
        <w:t xml:space="preserve"> прокси</w:t>
      </w:r>
      <w:r w:rsidR="00531CA5">
        <w:t xml:space="preserve">-службам </w:t>
      </w:r>
      <w:r w:rsidRPr="002C4819">
        <w:t>для получения информации о доступных каналах. На основе этой информации автоматически активируются службы-каналы</w:t>
      </w:r>
      <w:r w:rsidR="00146E04">
        <w:t xml:space="preserve">, </w:t>
      </w:r>
      <w:r w:rsidRPr="002C4819">
        <w:t xml:space="preserve">виртуальные двойники </w:t>
      </w:r>
      <w:r w:rsidR="00FE5BD2">
        <w:t>сенсоров</w:t>
      </w:r>
      <w:r w:rsidRPr="002C4819">
        <w:t xml:space="preserve"> и актуаторов.</w:t>
      </w:r>
      <w:r w:rsidR="001F2F37">
        <w:t xml:space="preserve"> </w:t>
      </w:r>
      <w:r w:rsidR="001F2F37" w:rsidRPr="002C4819">
        <w:t xml:space="preserve">Служба отслеживает </w:t>
      </w:r>
      <w:r w:rsidR="009B25A7">
        <w:t>статус</w:t>
      </w:r>
      <w:r w:rsidR="001F2F37" w:rsidRPr="002C4819">
        <w:t xml:space="preserve"> всех инициализированных каналов, уведомляя </w:t>
      </w:r>
      <w:r w:rsidR="009B25A7">
        <w:t xml:space="preserve">службу </w:t>
      </w:r>
      <w:r w:rsidR="009B25A7">
        <w:rPr>
          <w:lang w:val="en-US"/>
        </w:rPr>
        <w:t>Process</w:t>
      </w:r>
      <w:r w:rsidR="009B25A7" w:rsidRPr="00D371CD">
        <w:t xml:space="preserve"> </w:t>
      </w:r>
      <w:r w:rsidR="009B25A7">
        <w:t>об их</w:t>
      </w:r>
      <w:r w:rsidR="001F2F37" w:rsidRPr="002C4819">
        <w:t xml:space="preserve"> готовности</w:t>
      </w:r>
      <w:r w:rsidR="009B25A7">
        <w:t xml:space="preserve"> к началу работы.</w:t>
      </w:r>
    </w:p>
    <w:bookmarkEnd w:id="539"/>
    <w:p w14:paraId="6AD0D91E" w14:textId="410AE1DE" w:rsidR="002C4819" w:rsidRDefault="002C4819" w:rsidP="0075710D">
      <w:pPr>
        <w:pStyle w:val="My-1"/>
      </w:pPr>
      <w:r w:rsidRPr="002C4819">
        <w:t>Далее служба</w:t>
      </w:r>
      <w:r w:rsidR="00E838A0">
        <w:t>,</w:t>
      </w:r>
      <w:r w:rsidRPr="002C4819">
        <w:t xml:space="preserve"> </w:t>
      </w:r>
      <w:r w:rsidR="00CD5A17">
        <w:t>вновь через прокси</w:t>
      </w:r>
      <w:r w:rsidR="00E838A0">
        <w:t xml:space="preserve">, </w:t>
      </w:r>
      <w:r w:rsidRPr="002C4819">
        <w:t xml:space="preserve">отправляет запросы на подписку, обеспечивая получение данных от всех доступных источников. Полученные данные о каналах отражаются в </w:t>
      </w:r>
      <w:r w:rsidR="00FC06CF">
        <w:rPr>
          <w:lang w:val="en-US"/>
        </w:rPr>
        <w:t>st</w:t>
      </w:r>
      <w:r w:rsidRPr="002C4819">
        <w:rPr>
          <w:lang w:val="en-US"/>
        </w:rPr>
        <w:t>ate</w:t>
      </w:r>
      <w:r w:rsidRPr="002C4819">
        <w:t>-объектах, которые поддерживают актуальное состояние источников в реальном времени.</w:t>
      </w:r>
      <w:r w:rsidR="0075710D" w:rsidRPr="0075710D">
        <w:t xml:space="preserve"> </w:t>
      </w:r>
    </w:p>
    <w:p w14:paraId="33C83089" w14:textId="224598E8" w:rsidR="0006391B" w:rsidRPr="002C4819" w:rsidRDefault="0006391B" w:rsidP="002C4819">
      <w:pPr>
        <w:pStyle w:val="My-1"/>
      </w:pPr>
      <w:r>
        <w:t>Так</w:t>
      </w:r>
      <w:r w:rsidR="002A25C7">
        <w:t>им образом</w:t>
      </w:r>
      <w:r>
        <w:t xml:space="preserve"> </w:t>
      </w:r>
      <w:r w:rsidRPr="002C4819">
        <w:rPr>
          <w:lang w:val="en-US"/>
        </w:rPr>
        <w:t>DeviceManager</w:t>
      </w:r>
      <w:r>
        <w:t xml:space="preserve"> </w:t>
      </w:r>
      <w:r w:rsidRPr="002C4819">
        <w:t>оптимиз</w:t>
      </w:r>
      <w:r w:rsidR="002A25C7">
        <w:t>ирует</w:t>
      </w:r>
      <w:r w:rsidRPr="002C4819">
        <w:t xml:space="preserve"> работ</w:t>
      </w:r>
      <w:r w:rsidR="00EF7B58">
        <w:t>у</w:t>
      </w:r>
      <w:r w:rsidRPr="002C4819">
        <w:t xml:space="preserve"> с каналами, исключая необходимость параллельной обработки сообщений кажд</w:t>
      </w:r>
      <w:r>
        <w:t xml:space="preserve">ой </w:t>
      </w:r>
      <w:r w:rsidRPr="002C4819">
        <w:t>отдельн</w:t>
      </w:r>
      <w:r>
        <w:t>ой</w:t>
      </w:r>
      <w:r w:rsidRPr="002C4819">
        <w:t xml:space="preserve"> </w:t>
      </w:r>
      <w:r>
        <w:t>службы</w:t>
      </w:r>
      <w:r w:rsidR="00EF3C52">
        <w:t>-канала</w:t>
      </w:r>
      <w:r w:rsidR="00917E76">
        <w:t>.</w:t>
      </w:r>
    </w:p>
    <w:p w14:paraId="1587AFB1" w14:textId="5187B83C" w:rsidR="00010EA5" w:rsidRPr="00A1656A" w:rsidRDefault="0075710D" w:rsidP="00A1656A">
      <w:pPr>
        <w:pStyle w:val="My-1"/>
      </w:pPr>
      <w:r>
        <w:t>Б</w:t>
      </w:r>
      <w:r w:rsidR="002C4819" w:rsidRPr="002C4819">
        <w:t xml:space="preserve">лагодаря работе </w:t>
      </w:r>
      <w:r w:rsidR="002C4819" w:rsidRPr="002C4819">
        <w:rPr>
          <w:lang w:val="en-US"/>
        </w:rPr>
        <w:t>DeviceManager</w:t>
      </w:r>
      <w:r w:rsidR="002C4819" w:rsidRPr="002C4819">
        <w:t xml:space="preserve"> достигается централизованное взаимодействие с источниками и каналами данных, автоматическая инициализация виртуальных устройств на основе данных от источников, снижение нагрузки на систему за счёт оптимизации коммуникаций через единый координирующий модуль, актуализация информации о каналах в реальном времени и мониторинг их статусов.</w:t>
      </w:r>
      <w:r w:rsidR="00A1656A" w:rsidRPr="00A1656A">
        <w:t xml:space="preserve"> В Приложении №2</w:t>
      </w:r>
      <w:r w:rsidR="00A1656A">
        <w:t>7</w:t>
      </w:r>
      <w:r w:rsidR="00A1656A" w:rsidRPr="00A1656A">
        <w:t xml:space="preserve"> представлен фрагмент программного обеспечения модуля</w:t>
      </w:r>
      <w:r w:rsidR="00A1656A">
        <w:t xml:space="preserve"> </w:t>
      </w:r>
      <w:r w:rsidR="00A1656A" w:rsidRPr="002C4819">
        <w:rPr>
          <w:lang w:val="en-US"/>
        </w:rPr>
        <w:t>DeviceManager</w:t>
      </w:r>
      <w:r w:rsidR="00A1656A">
        <w:t>.</w:t>
      </w:r>
    </w:p>
    <w:p w14:paraId="55950A22" w14:textId="60AAEB27" w:rsidR="00DF7061" w:rsidRDefault="00D352D4" w:rsidP="00DF7061">
      <w:pPr>
        <w:pStyle w:val="My-1"/>
        <w:rPr>
          <w:rFonts w:eastAsia="Times New Roman" w:cs="Times New Roman"/>
          <w:color w:val="000000" w:themeColor="text1"/>
          <w:szCs w:val="28"/>
        </w:rPr>
      </w:pPr>
      <w:r>
        <w:t xml:space="preserve">Вывод: </w:t>
      </w:r>
      <w:r w:rsidRPr="008E4435">
        <w:rPr>
          <w:rFonts w:eastAsia="Times New Roman" w:cs="Times New Roman"/>
          <w:color w:val="000000" w:themeColor="text1"/>
          <w:szCs w:val="28"/>
        </w:rPr>
        <w:t xml:space="preserve">разработка </w:t>
      </w:r>
      <w:r w:rsidR="00446B0E">
        <w:rPr>
          <w:rFonts w:eastAsia="Times New Roman" w:cs="Times New Roman"/>
          <w:color w:val="000000" w:themeColor="text1"/>
          <w:szCs w:val="28"/>
        </w:rPr>
        <w:t>службы</w:t>
      </w:r>
      <w:r>
        <w:rPr>
          <w:rFonts w:eastAsia="Times New Roman" w:cs="Times New Roman"/>
          <w:color w:val="000000" w:themeColor="text1"/>
          <w:szCs w:val="28"/>
        </w:rPr>
        <w:t xml:space="preserve"> успешно выполнена, требуемые характеристики достигнуты. Тестирование проводилось на следующих аппаратных платформах – </w:t>
      </w:r>
      <w:r>
        <w:rPr>
          <w:rFonts w:eastAsia="Times New Roman" w:cs="Times New Roman"/>
          <w:color w:val="000000" w:themeColor="text1"/>
          <w:szCs w:val="28"/>
          <w:lang w:val="en-US"/>
        </w:rPr>
        <w:t>Raspberry</w:t>
      </w:r>
      <w:r w:rsidRPr="00086652">
        <w:rPr>
          <w:rFonts w:eastAsia="Times New Roman" w:cs="Times New Roman"/>
          <w:color w:val="000000" w:themeColor="text1"/>
          <w:szCs w:val="28"/>
        </w:rPr>
        <w:t xml:space="preserve"> </w:t>
      </w:r>
      <w:r>
        <w:rPr>
          <w:rFonts w:eastAsia="Times New Roman" w:cs="Times New Roman"/>
          <w:color w:val="000000" w:themeColor="text1"/>
          <w:szCs w:val="28"/>
          <w:lang w:val="en-US"/>
        </w:rPr>
        <w:t>Pi</w:t>
      </w:r>
      <w:r w:rsidRPr="00086652">
        <w:rPr>
          <w:rFonts w:eastAsia="Times New Roman" w:cs="Times New Roman"/>
          <w:color w:val="000000" w:themeColor="text1"/>
          <w:szCs w:val="28"/>
        </w:rPr>
        <w:t xml:space="preserve"> </w:t>
      </w:r>
      <w:r w:rsidRPr="00502682">
        <w:rPr>
          <w:rFonts w:eastAsia="Times New Roman" w:cs="Times New Roman"/>
          <w:color w:val="000000" w:themeColor="text1"/>
          <w:szCs w:val="28"/>
        </w:rPr>
        <w:t xml:space="preserve">5 </w:t>
      </w:r>
      <w:r>
        <w:rPr>
          <w:rFonts w:eastAsia="Times New Roman" w:cs="Times New Roman"/>
          <w:color w:val="000000" w:themeColor="text1"/>
          <w:szCs w:val="28"/>
        </w:rPr>
        <w:t xml:space="preserve">и </w:t>
      </w:r>
      <w:r w:rsidRPr="00254848">
        <w:rPr>
          <w:rFonts w:eastAsia="Times New Roman" w:cs="Times New Roman"/>
          <w:color w:val="000000" w:themeColor="text1"/>
          <w:szCs w:val="28"/>
          <w:lang w:val="en-US"/>
        </w:rPr>
        <w:t>Raspberry</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Pi</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Compute</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Module</w:t>
      </w:r>
      <w:r w:rsidRPr="00254848">
        <w:rPr>
          <w:rFonts w:eastAsia="Times New Roman" w:cs="Times New Roman"/>
          <w:color w:val="000000" w:themeColor="text1"/>
          <w:szCs w:val="28"/>
        </w:rPr>
        <w:t xml:space="preserve"> 4</w:t>
      </w:r>
      <w:r>
        <w:rPr>
          <w:rFonts w:eastAsia="Times New Roman" w:cs="Times New Roman"/>
          <w:color w:val="000000" w:themeColor="text1"/>
          <w:szCs w:val="28"/>
        </w:rPr>
        <w:t xml:space="preserve">, обе платформы работали под управлением ОС </w:t>
      </w:r>
      <w:r>
        <w:rPr>
          <w:rFonts w:eastAsia="Times New Roman" w:cs="Times New Roman"/>
          <w:color w:val="000000" w:themeColor="text1"/>
          <w:szCs w:val="28"/>
          <w:lang w:val="en-US"/>
        </w:rPr>
        <w:t>Linux</w:t>
      </w:r>
      <w:r>
        <w:rPr>
          <w:rFonts w:eastAsia="Times New Roman" w:cs="Times New Roman"/>
          <w:color w:val="000000" w:themeColor="text1"/>
          <w:szCs w:val="28"/>
        </w:rPr>
        <w:t>.</w:t>
      </w:r>
    </w:p>
    <w:p w14:paraId="180C180E" w14:textId="77777777" w:rsidR="00DF7061" w:rsidRDefault="00DF7061" w:rsidP="00572CB1">
      <w:pPr>
        <w:pStyle w:val="My-1"/>
      </w:pPr>
      <w:r>
        <w:br w:type="page"/>
      </w:r>
    </w:p>
    <w:p w14:paraId="0CB716EE" w14:textId="2E4F1998" w:rsidR="00C168EF" w:rsidRDefault="006631E6" w:rsidP="00572CB1">
      <w:pPr>
        <w:pStyle w:val="My-4"/>
      </w:pPr>
      <w:bookmarkStart w:id="540" w:name="_Toc199239245"/>
      <w:bookmarkStart w:id="541" w:name="_Toc199323397"/>
      <w:r>
        <w:lastRenderedPageBreak/>
        <w:t>5.6</w:t>
      </w:r>
      <w:r>
        <w:tab/>
      </w:r>
      <w:r w:rsidR="00C168EF" w:rsidRPr="00685528">
        <w:t xml:space="preserve">РАЗРАБОТКА </w:t>
      </w:r>
      <w:r w:rsidR="00B6711D">
        <w:t xml:space="preserve">МОДУЛЯ </w:t>
      </w:r>
      <w:r w:rsidR="00B6711D">
        <w:rPr>
          <w:lang w:val="en-US"/>
        </w:rPr>
        <w:t>CHANNEL</w:t>
      </w:r>
      <w:bookmarkEnd w:id="540"/>
      <w:bookmarkEnd w:id="541"/>
    </w:p>
    <w:p w14:paraId="71BA4A53" w14:textId="3442D09A" w:rsidR="001D1F0B" w:rsidRPr="00E52650" w:rsidRDefault="001D1F0B" w:rsidP="00E52650">
      <w:pPr>
        <w:pStyle w:val="My-1"/>
      </w:pPr>
      <w:bookmarkStart w:id="542" w:name="_Hlk189118174"/>
      <w:r>
        <w:t>В ходе реализации фреймворка "Horizon Automation Server" требовалось разработать службу,</w:t>
      </w:r>
      <w:r w:rsidR="00FC470A" w:rsidRPr="00FC470A">
        <w:t xml:space="preserve"> </w:t>
      </w:r>
      <w:r w:rsidR="00E52650">
        <w:t xml:space="preserve">отвечающую за </w:t>
      </w:r>
      <w:r w:rsidR="00314BA1">
        <w:t xml:space="preserve">создание и работу </w:t>
      </w:r>
      <w:r w:rsidR="00244B33">
        <w:t xml:space="preserve">информационно-измерительных каналов </w:t>
      </w:r>
      <w:bookmarkEnd w:id="542"/>
      <w:r w:rsidR="00244B33">
        <w:t>(далее в этом разделе – каналов).</w:t>
      </w:r>
    </w:p>
    <w:p w14:paraId="6B78BD33" w14:textId="5E8AF604" w:rsidR="002D1FD5" w:rsidRDefault="00244B33" w:rsidP="00F34D5C">
      <w:pPr>
        <w:pStyle w:val="My-1"/>
      </w:pPr>
      <w:r>
        <w:t xml:space="preserve">Концепция </w:t>
      </w:r>
      <w:r w:rsidR="003B0D1F">
        <w:t>архитектуры ПТК</w:t>
      </w:r>
      <w:r w:rsidR="00FB70C6">
        <w:t xml:space="preserve"> </w:t>
      </w:r>
      <w:r w:rsidR="003B0D1F">
        <w:t>"</w:t>
      </w:r>
      <w:r w:rsidR="00FB70C6">
        <w:t>Horizon Automation</w:t>
      </w:r>
      <w:r w:rsidR="003B0D1F">
        <w:t>"</w:t>
      </w:r>
      <w:r w:rsidR="00F34D5C" w:rsidRPr="00F34D5C">
        <w:t xml:space="preserve"> </w:t>
      </w:r>
      <w:r w:rsidR="00F34D5C">
        <w:t>в части обработки</w:t>
      </w:r>
      <w:r w:rsidR="00FD4BF2">
        <w:t xml:space="preserve"> </w:t>
      </w:r>
      <w:r w:rsidR="005D7DB2">
        <w:t>данных,</w:t>
      </w:r>
      <w:r w:rsidR="00FD4BF2">
        <w:t xml:space="preserve"> поступающих от физических сенсоров и актуаторов, заключается в </w:t>
      </w:r>
      <w:r w:rsidR="00A872E7">
        <w:t>том,</w:t>
      </w:r>
      <w:r w:rsidR="00FD4BF2">
        <w:t xml:space="preserve"> чтобы </w:t>
      </w:r>
      <w:proofErr w:type="gramStart"/>
      <w:r w:rsidR="00710AC7">
        <w:t>не смотря</w:t>
      </w:r>
      <w:proofErr w:type="gramEnd"/>
      <w:r w:rsidR="00710AC7">
        <w:t xml:space="preserve"> на различие</w:t>
      </w:r>
      <w:r w:rsidR="00A872E7">
        <w:t xml:space="preserve"> и</w:t>
      </w:r>
      <w:r w:rsidR="00710AC7">
        <w:t xml:space="preserve"> сложность внутреннего устройства</w:t>
      </w:r>
      <w:r w:rsidR="00DA0B82">
        <w:t xml:space="preserve"> между различными сенсорами и </w:t>
      </w:r>
      <w:r w:rsidR="004C335E">
        <w:t>актуаторами</w:t>
      </w:r>
      <w:r w:rsidR="00DA0B82">
        <w:t xml:space="preserve"> – сформировать </w:t>
      </w:r>
      <w:r w:rsidR="001872F3">
        <w:t>"внутри" фреймворка единообразные каналы</w:t>
      </w:r>
      <w:r w:rsidR="00900AD7">
        <w:t xml:space="preserve">, измерительные в случае сенсоров и </w:t>
      </w:r>
      <w:r w:rsidR="002D1FD5">
        <w:t xml:space="preserve">управленческие в случае актуаторов. </w:t>
      </w:r>
    </w:p>
    <w:p w14:paraId="0E8A49C6" w14:textId="7F729F6F" w:rsidR="00301CB8" w:rsidRDefault="002D1FD5" w:rsidP="00301CB8">
      <w:pPr>
        <w:pStyle w:val="My-1"/>
      </w:pPr>
      <w:r>
        <w:t>Современные сенсоры и актуаторы</w:t>
      </w:r>
      <w:r w:rsidR="00C81DA1">
        <w:t>,</w:t>
      </w:r>
      <w:r>
        <w:t xml:space="preserve"> преобразую</w:t>
      </w:r>
      <w:r w:rsidR="00E65D59">
        <w:t xml:space="preserve">щие физическое </w:t>
      </w:r>
      <w:r w:rsidR="00C81DA1">
        <w:t>воздействие</w:t>
      </w:r>
      <w:r w:rsidR="00E65D59">
        <w:t xml:space="preserve"> в пропорциональный </w:t>
      </w:r>
      <w:r w:rsidR="00C81DA1">
        <w:t xml:space="preserve">аналоговый </w:t>
      </w:r>
      <w:r w:rsidR="00E65D59">
        <w:t>или цифровой сигнал</w:t>
      </w:r>
      <w:r w:rsidR="00900AD7">
        <w:t xml:space="preserve"> </w:t>
      </w:r>
      <w:r w:rsidR="00DC5AEF">
        <w:t xml:space="preserve">– устройства </w:t>
      </w:r>
      <w:r w:rsidR="001E7B24">
        <w:t xml:space="preserve">довольно сложные. Зачастую сенсоры имеют не один, а два и более измерительных трактов </w:t>
      </w:r>
      <w:r w:rsidR="00EA723B">
        <w:t xml:space="preserve">измерения </w:t>
      </w:r>
      <w:r w:rsidR="001E7B24">
        <w:t xml:space="preserve">разных физических величин. Измерения в этих </w:t>
      </w:r>
      <w:r w:rsidR="00B8449B">
        <w:t>трактах</w:t>
      </w:r>
      <w:r w:rsidR="004D50CA">
        <w:t xml:space="preserve"> построены на разных физических пр</w:t>
      </w:r>
      <w:r w:rsidR="00E023CE">
        <w:t>и</w:t>
      </w:r>
      <w:r w:rsidR="004D50CA">
        <w:t>нципах,</w:t>
      </w:r>
      <w:r w:rsidR="00E023CE">
        <w:t xml:space="preserve"> имеют различные параметры времени преобразования.</w:t>
      </w:r>
    </w:p>
    <w:p w14:paraId="02377E86" w14:textId="427A9AFE" w:rsidR="00FD4BF2" w:rsidRDefault="004C1971" w:rsidP="00301CB8">
      <w:pPr>
        <w:pStyle w:val="My-1"/>
      </w:pPr>
      <w:r>
        <w:t>Таким образом невозможно найти общность даже среди сенсоров</w:t>
      </w:r>
      <w:r w:rsidR="00D767E7">
        <w:t xml:space="preserve">, измеряющих </w:t>
      </w:r>
      <w:r w:rsidR="00A80808">
        <w:t>один</w:t>
      </w:r>
      <w:r w:rsidR="00FB5E14">
        <w:t xml:space="preserve"> и тот же физический пара</w:t>
      </w:r>
      <w:r w:rsidR="00A80808">
        <w:t xml:space="preserve">метр, но произведенный разными </w:t>
      </w:r>
      <w:r w:rsidR="00D767E7">
        <w:t>производите</w:t>
      </w:r>
      <w:r w:rsidR="00742ED7">
        <w:t>лями.</w:t>
      </w:r>
      <w:r w:rsidR="003229D7">
        <w:t xml:space="preserve"> Помимо различий во внутреннем устройстве измерительного тракта, современные сенсоры и актуаторы </w:t>
      </w:r>
      <w:r w:rsidR="004823FF">
        <w:t>являются устройствами цифровыми, которые зачастую передают данные в микроконтроллер не</w:t>
      </w:r>
      <w:r w:rsidR="00757123">
        <w:t xml:space="preserve"> в виде</w:t>
      </w:r>
      <w:r w:rsidR="004823FF">
        <w:t xml:space="preserve"> аналого</w:t>
      </w:r>
      <w:r w:rsidR="00757123">
        <w:t xml:space="preserve">вого </w:t>
      </w:r>
      <w:r w:rsidR="004823FF">
        <w:t>сигнал</w:t>
      </w:r>
      <w:r w:rsidR="00757123">
        <w:t>а</w:t>
      </w:r>
      <w:r w:rsidR="004823FF">
        <w:t xml:space="preserve"> и даже не цифро</w:t>
      </w:r>
      <w:r w:rsidR="00E7077D">
        <w:t>во</w:t>
      </w:r>
      <w:r w:rsidR="00757123">
        <w:t>го</w:t>
      </w:r>
      <w:r w:rsidR="004823FF">
        <w:t>, а по цифровым шинам, с использованием того или иного цифрового протокола.</w:t>
      </w:r>
    </w:p>
    <w:p w14:paraId="389ED242" w14:textId="74BBE0AB" w:rsidR="00882721" w:rsidRDefault="00882721" w:rsidP="007622B6">
      <w:pPr>
        <w:pStyle w:val="My-1"/>
      </w:pPr>
      <w:r>
        <w:t xml:space="preserve">Чтобы </w:t>
      </w:r>
      <w:r w:rsidR="00807C3F">
        <w:t>нивелировать</w:t>
      </w:r>
      <w:r w:rsidR="00A3395D">
        <w:t xml:space="preserve"> все указанные отличия, и предоставить пользователю простой и лаконичный интерфейс </w:t>
      </w:r>
      <w:r w:rsidR="00807C3F">
        <w:t>для работы с сенсорами и актуаторами, архитектурными решения</w:t>
      </w:r>
      <w:r w:rsidR="00915F97">
        <w:t>ми ПТК было предусмотрено разработк</w:t>
      </w:r>
      <w:r w:rsidR="000056DB">
        <w:t>а</w:t>
      </w:r>
      <w:r w:rsidR="00915F97">
        <w:t xml:space="preserve"> </w:t>
      </w:r>
      <w:proofErr w:type="gramStart"/>
      <w:r w:rsidR="00915F97">
        <w:t>служб</w:t>
      </w:r>
      <w:proofErr w:type="gramEnd"/>
      <w:r w:rsidR="00915F97">
        <w:t xml:space="preserve"> которые должны </w:t>
      </w:r>
      <w:r w:rsidR="007528DD">
        <w:t>превратить сложно организованный сенсор</w:t>
      </w:r>
      <w:r w:rsidR="00880A05">
        <w:t>/актуатор в</w:t>
      </w:r>
      <w:r w:rsidR="00481E7D">
        <w:t xml:space="preserve"> относительно простой </w:t>
      </w:r>
      <w:r w:rsidR="00880A05">
        <w:t xml:space="preserve">объект (в </w:t>
      </w:r>
      <w:r w:rsidR="00CA6BFD">
        <w:t xml:space="preserve">терминологии языка </w:t>
      </w:r>
      <w:r w:rsidR="00CA6BFD">
        <w:rPr>
          <w:lang w:val="en-US"/>
        </w:rPr>
        <w:t>JavaScript</w:t>
      </w:r>
      <w:r w:rsidR="00CA6BFD" w:rsidRPr="00CA6BFD">
        <w:t>)</w:t>
      </w:r>
      <w:r w:rsidR="00481E7D">
        <w:t xml:space="preserve">. Такие объекты получили </w:t>
      </w:r>
      <w:r w:rsidR="00FA79CA">
        <w:t xml:space="preserve">название в терминологии </w:t>
      </w:r>
      <w:r w:rsidR="008057A6">
        <w:t>ф</w:t>
      </w:r>
      <w:r w:rsidR="00FA79CA">
        <w:t>реймворков – информационно-измерительный канал, или просто канал.</w:t>
      </w:r>
    </w:p>
    <w:p w14:paraId="0D3DF99C" w14:textId="1B2651CC" w:rsidR="00704C0D" w:rsidRDefault="00704C0D" w:rsidP="00A43FC8">
      <w:pPr>
        <w:pStyle w:val="My-1"/>
      </w:pPr>
      <w:r>
        <w:t>Таким образом</w:t>
      </w:r>
      <w:r w:rsidR="00D415F0">
        <w:t xml:space="preserve"> в отношении сенсоров и </w:t>
      </w:r>
      <w:proofErr w:type="gramStart"/>
      <w:r w:rsidR="00D415F0">
        <w:t xml:space="preserve">актуаторов </w:t>
      </w:r>
      <w:r>
        <w:t xml:space="preserve"> была</w:t>
      </w:r>
      <w:proofErr w:type="gramEnd"/>
      <w:r>
        <w:t xml:space="preserve"> реализована концепция цифровых двойников</w:t>
      </w:r>
      <w:r w:rsidR="002D700D">
        <w:t xml:space="preserve">. Каналы в </w:t>
      </w:r>
      <w:r w:rsidR="00A43FC8">
        <w:t xml:space="preserve">ПТК, как на </w:t>
      </w:r>
      <w:proofErr w:type="gramStart"/>
      <w:r w:rsidR="00A43FC8">
        <w:t>уровне  ПЛК</w:t>
      </w:r>
      <w:proofErr w:type="gramEnd"/>
      <w:r w:rsidR="00A43FC8">
        <w:t xml:space="preserve">, так и на уровне </w:t>
      </w:r>
      <w:r w:rsidR="00A43FC8">
        <w:rPr>
          <w:lang w:val="en-US"/>
        </w:rPr>
        <w:t>Hub</w:t>
      </w:r>
      <w:r w:rsidR="00A43FC8">
        <w:t xml:space="preserve"> ведут себя как д</w:t>
      </w:r>
      <w:r w:rsidR="004420A3">
        <w:t xml:space="preserve">войники физического устройства. Они имеют те же что и физический прибор атрибуты, </w:t>
      </w:r>
      <w:r w:rsidR="00091DC5">
        <w:t xml:space="preserve">реагируют </w:t>
      </w:r>
      <w:r w:rsidR="003D278A">
        <w:t xml:space="preserve">на изменение измеряемого параметра </w:t>
      </w:r>
      <w:r w:rsidR="00091DC5">
        <w:t xml:space="preserve">в реальном масштабе времени </w:t>
      </w:r>
      <w:r w:rsidR="003D278A">
        <w:t xml:space="preserve">и </w:t>
      </w:r>
      <w:proofErr w:type="gramStart"/>
      <w:r w:rsidR="003D278A">
        <w:t>т.д.</w:t>
      </w:r>
      <w:proofErr w:type="gramEnd"/>
    </w:p>
    <w:p w14:paraId="35F6058F" w14:textId="7A255D49" w:rsidR="00A57ABD" w:rsidRPr="00A43FC8" w:rsidRDefault="00A57ABD" w:rsidP="00A43FC8">
      <w:pPr>
        <w:pStyle w:val="My-1"/>
      </w:pPr>
      <w:r>
        <w:t>При этом данная концепция предусматривает "расщепление" реального сенсора</w:t>
      </w:r>
      <w:r w:rsidR="00231AA3">
        <w:t xml:space="preserve">/актуатора на единичные измерительные/управленческие сущности. </w:t>
      </w:r>
      <w:r w:rsidR="00B76AA3">
        <w:t xml:space="preserve">Для понимания приведем пример </w:t>
      </w:r>
      <w:r w:rsidR="008057A6">
        <w:t>некоторого</w:t>
      </w:r>
      <w:r w:rsidR="008B2466">
        <w:t xml:space="preserve"> цифрового</w:t>
      </w:r>
      <w:r w:rsidR="008057A6">
        <w:t xml:space="preserve"> сенсора,</w:t>
      </w:r>
      <w:r w:rsidR="00B76AA3">
        <w:t xml:space="preserve"> который измеряет давление и температуру </w:t>
      </w:r>
      <w:r w:rsidR="0097746C">
        <w:t>окружающей среды,</w:t>
      </w:r>
      <w:r w:rsidR="008B2466">
        <w:t xml:space="preserve"> передает их по </w:t>
      </w:r>
      <w:r w:rsidR="00B76C90">
        <w:t>цифровой</w:t>
      </w:r>
      <w:r w:rsidR="008B2466">
        <w:t xml:space="preserve"> шине</w:t>
      </w:r>
      <w:r w:rsidR="008057A6">
        <w:t xml:space="preserve">. </w:t>
      </w:r>
      <w:r w:rsidR="008B2466">
        <w:t xml:space="preserve">Измерение давления и температуры внутри </w:t>
      </w:r>
      <w:r w:rsidR="00B76C90">
        <w:t xml:space="preserve">сенсора производится разными рецепторами, скорость преобразования </w:t>
      </w:r>
      <w:r w:rsidR="00960171">
        <w:t>величин сильно различается, поэтому различен и темп</w:t>
      </w:r>
      <w:r w:rsidR="51F1BD22">
        <w:t>,</w:t>
      </w:r>
      <w:r w:rsidR="00960171">
        <w:t xml:space="preserve"> с которым сенсор может отдать значение давления и температуры.</w:t>
      </w:r>
      <w:r w:rsidR="00B00FFE">
        <w:t xml:space="preserve"> В нашей платформе </w:t>
      </w:r>
      <w:r w:rsidR="00D93B06">
        <w:t>данному</w:t>
      </w:r>
      <w:r w:rsidR="00B00FFE">
        <w:t xml:space="preserve"> сенсору </w:t>
      </w:r>
      <w:r w:rsidR="00D93B06">
        <w:t xml:space="preserve">будут сопоставлены два независимых канала с которыми и будет фактически </w:t>
      </w:r>
      <w:r w:rsidR="00D93B06">
        <w:lastRenderedPageBreak/>
        <w:t xml:space="preserve">работать </w:t>
      </w:r>
      <w:r w:rsidR="00507F0E">
        <w:t>пользователь</w:t>
      </w:r>
      <w:r w:rsidR="008070F7">
        <w:t>.</w:t>
      </w:r>
      <w:r w:rsidR="00543A43">
        <w:t xml:space="preserve"> </w:t>
      </w:r>
      <w:r w:rsidR="008070F7">
        <w:t xml:space="preserve">При этом </w:t>
      </w:r>
      <w:r w:rsidR="008C5F19">
        <w:t>он, например</w:t>
      </w:r>
      <w:r w:rsidR="008070F7">
        <w:t xml:space="preserve"> может работать только с одним каналом, а второй даже не создавать, допустим его интересует только давление.</w:t>
      </w:r>
      <w:r w:rsidR="00301CB8">
        <w:tab/>
      </w:r>
      <w:r w:rsidR="00301CB8">
        <w:br/>
      </w:r>
      <w:r w:rsidR="00507F0E">
        <w:t>При этом</w:t>
      </w:r>
      <w:r w:rsidR="008070F7">
        <w:t xml:space="preserve"> реальный протокол сенсора может требовать обязательного считывания обеих параметров, </w:t>
      </w:r>
      <w:r w:rsidR="00507F0E">
        <w:t>это может быть связано с его внутренним физическим устройством.</w:t>
      </w:r>
      <w:r w:rsidR="00716997">
        <w:t xml:space="preserve"> Все эти вещи будут нивелированы концепцией </w:t>
      </w:r>
      <w:r w:rsidR="008C5F19">
        <w:t>цифрового двойника сенсора.</w:t>
      </w:r>
    </w:p>
    <w:p w14:paraId="2B357A05" w14:textId="01090088" w:rsidR="00FB70C6" w:rsidRDefault="00FB70C6" w:rsidP="00F34D5C">
      <w:pPr>
        <w:pStyle w:val="My-1"/>
      </w:pPr>
      <w:r>
        <w:t xml:space="preserve">Мониторинг </w:t>
      </w:r>
      <w:r w:rsidR="008C5F19">
        <w:t xml:space="preserve">такого </w:t>
      </w:r>
      <w:r>
        <w:t xml:space="preserve">канала равноценен мониторингу его физического источника. А команда, направленная </w:t>
      </w:r>
      <w:r w:rsidR="00FF54F0">
        <w:t xml:space="preserve">на канал, сопоставленный с </w:t>
      </w:r>
      <w:r>
        <w:t>актуатор</w:t>
      </w:r>
      <w:r w:rsidR="00FF54F0">
        <w:t>ом</w:t>
      </w:r>
      <w:r>
        <w:t xml:space="preserve">, </w:t>
      </w:r>
      <w:r w:rsidR="00FF54F0">
        <w:t xml:space="preserve">в реальном времени </w:t>
      </w:r>
      <w:r>
        <w:t>приведет к изменению состояния реального актуатора</w:t>
      </w:r>
      <w:r w:rsidR="00305F38">
        <w:t xml:space="preserve">, </w:t>
      </w:r>
      <w:r w:rsidR="000A4352">
        <w:t>например</w:t>
      </w:r>
      <w:r w:rsidR="00305F38">
        <w:t xml:space="preserve"> </w:t>
      </w:r>
      <w:r w:rsidR="005A11BE">
        <w:t>команда,</w:t>
      </w:r>
      <w:r w:rsidR="00305F38">
        <w:t xml:space="preserve"> отправленная </w:t>
      </w:r>
      <w:r w:rsidR="00460BA7">
        <w:t>на канал,</w:t>
      </w:r>
      <w:r w:rsidR="00305F38">
        <w:t xml:space="preserve"> отвечающий </w:t>
      </w:r>
      <w:r w:rsidR="00811CFE">
        <w:t>за сервопривод,</w:t>
      </w:r>
      <w:r w:rsidR="00E474FB">
        <w:t xml:space="preserve"> приведет к изменению</w:t>
      </w:r>
      <w:r w:rsidR="000A4352">
        <w:t xml:space="preserve"> положения его ротора</w:t>
      </w:r>
      <w:r>
        <w:t>.</w:t>
      </w:r>
    </w:p>
    <w:p w14:paraId="55D370FB" w14:textId="6E0E7B64" w:rsidR="003D5CE4" w:rsidRDefault="00460BA7" w:rsidP="003D5CE4">
      <w:pPr>
        <w:pStyle w:val="My-1"/>
      </w:pPr>
      <w:r>
        <w:t>Важный момент,</w:t>
      </w:r>
      <w:r w:rsidR="005A11BE">
        <w:t xml:space="preserve"> который также был реализован </w:t>
      </w:r>
      <w:r w:rsidR="003A0AAA">
        <w:t xml:space="preserve">в рамках концепции ПТК, это </w:t>
      </w:r>
      <w:r w:rsidR="00E3233B">
        <w:t>то,</w:t>
      </w:r>
      <w:r w:rsidR="003A0AAA">
        <w:t xml:space="preserve"> что каждый созданный канал в </w:t>
      </w:r>
      <w:r w:rsidR="003A0AAA">
        <w:rPr>
          <w:lang w:val="en-US"/>
        </w:rPr>
        <w:t>Hub</w:t>
      </w:r>
      <w:r w:rsidR="003A0AAA">
        <w:t xml:space="preserve"> это – служба</w:t>
      </w:r>
      <w:r w:rsidR="00D73D6F">
        <w:t xml:space="preserve"> в </w:t>
      </w:r>
      <w:r w:rsidR="00726E2B">
        <w:t>терминологии</w:t>
      </w:r>
      <w:r w:rsidR="00D73D6F">
        <w:t xml:space="preserve"> и понимании фреймворка ПТК. Таким образом канал не объект, а субъект системы, </w:t>
      </w:r>
      <w:r w:rsidR="0031413E">
        <w:t xml:space="preserve">со своим жизненным циклом, интерфейсом </w:t>
      </w:r>
      <w:r w:rsidR="00726E2B">
        <w:t>взаимодействия</w:t>
      </w:r>
      <w:r w:rsidR="0031413E">
        <w:t xml:space="preserve">, </w:t>
      </w:r>
      <w:r w:rsidR="00156928">
        <w:t xml:space="preserve">своими системными </w:t>
      </w:r>
      <w:r w:rsidR="0031413E">
        <w:t>шинами</w:t>
      </w:r>
      <w:r w:rsidR="00726E2B">
        <w:t xml:space="preserve"> </w:t>
      </w:r>
      <w:r w:rsidR="00156928">
        <w:t>по которым происходит коммуникация с другими службами</w:t>
      </w:r>
      <w:r w:rsidR="00BB77D7">
        <w:t>.</w:t>
      </w:r>
    </w:p>
    <w:p w14:paraId="6EF3463C" w14:textId="6E4C4E64" w:rsidR="00D7744D" w:rsidRDefault="00811CFE" w:rsidP="003D5CE4">
      <w:pPr>
        <w:pStyle w:val="My-1"/>
      </w:pPr>
      <w:r>
        <w:t>Отметим,</w:t>
      </w:r>
      <w:r w:rsidR="00BB77D7">
        <w:t xml:space="preserve"> что такая концепция </w:t>
      </w:r>
      <w:r>
        <w:t xml:space="preserve">соответствует каналам в </w:t>
      </w:r>
      <w:r>
        <w:rPr>
          <w:lang w:val="en-US"/>
        </w:rPr>
        <w:t>Hub</w:t>
      </w:r>
      <w:r>
        <w:t xml:space="preserve">, </w:t>
      </w:r>
      <w:proofErr w:type="gramStart"/>
      <w:r>
        <w:t>т.е.</w:t>
      </w:r>
      <w:proofErr w:type="gramEnd"/>
      <w:r>
        <w:t xml:space="preserve"> в фреймворке "Horizon Automation Server"</w:t>
      </w:r>
      <w:r w:rsidR="009F110D">
        <w:t>. К</w:t>
      </w:r>
      <w:r>
        <w:t xml:space="preserve">аналы в </w:t>
      </w:r>
      <w:r w:rsidR="009F4473">
        <w:t>ПЛК</w:t>
      </w:r>
      <w:r>
        <w:t xml:space="preserve"> тоже являются цифровыми двойниками </w:t>
      </w:r>
      <w:r w:rsidR="00BA4E07">
        <w:t xml:space="preserve">своих физических прототипов, но организация каналов с точки зрения </w:t>
      </w:r>
      <w:r w:rsidR="006F69DB">
        <w:t xml:space="preserve">архитектуры программного обеспечения, там несколько проще и отличается от </w:t>
      </w:r>
      <w:r w:rsidR="00D85D4A">
        <w:t>реализации</w:t>
      </w:r>
      <w:r w:rsidR="006F69DB">
        <w:t xml:space="preserve"> </w:t>
      </w:r>
      <w:r w:rsidR="006F69DB">
        <w:rPr>
          <w:lang w:val="en-US"/>
        </w:rPr>
        <w:t>Hub</w:t>
      </w:r>
      <w:r w:rsidR="006F69DB">
        <w:t xml:space="preserve">, это </w:t>
      </w:r>
      <w:r w:rsidR="00D0251C">
        <w:t xml:space="preserve">в первую очередь связано с тем что на уровне ПЛК </w:t>
      </w:r>
      <w:r w:rsidR="00D85D4A">
        <w:t>происходит</w:t>
      </w:r>
      <w:r w:rsidR="00D0251C">
        <w:t xml:space="preserve"> как правило прямое взаимодействие с физическим сенсором/актуатором</w:t>
      </w:r>
      <w:r w:rsidR="00041D9E">
        <w:t xml:space="preserve">, в то время как </w:t>
      </w:r>
      <w:r w:rsidR="006F69DB">
        <w:t xml:space="preserve"> </w:t>
      </w:r>
      <w:r w:rsidR="00041D9E">
        <w:rPr>
          <w:lang w:val="en-US"/>
        </w:rPr>
        <w:t>Hub</w:t>
      </w:r>
      <w:r w:rsidR="00041D9E">
        <w:t xml:space="preserve"> изначально как правило имеет дело с цифровым источником, в котором фаза декомпозиции сенсора/актуатора способного отдать данные </w:t>
      </w:r>
      <w:r w:rsidR="008D1417">
        <w:t>физического</w:t>
      </w:r>
      <w:r w:rsidR="00041D9E">
        <w:t xml:space="preserve"> </w:t>
      </w:r>
      <w:r w:rsidR="00D85D4A">
        <w:t>параметра</w:t>
      </w:r>
      <w:r w:rsidR="00041D9E">
        <w:t xml:space="preserve"> </w:t>
      </w:r>
      <w:r w:rsidR="00C02F16">
        <w:t xml:space="preserve">уже выполнена и </w:t>
      </w:r>
      <w:r w:rsidR="00C02F16">
        <w:rPr>
          <w:lang w:val="en-US"/>
        </w:rPr>
        <w:t>Hub</w:t>
      </w:r>
      <w:r w:rsidR="00C02F16">
        <w:t xml:space="preserve"> как </w:t>
      </w:r>
      <w:r w:rsidR="00D85D4A">
        <w:t>правило</w:t>
      </w:r>
      <w:r w:rsidR="00C02F16">
        <w:t xml:space="preserve"> на входе получает данные с </w:t>
      </w:r>
      <w:r w:rsidR="00D85D4A">
        <w:t>источника</w:t>
      </w:r>
      <w:r w:rsidR="00C02F16">
        <w:t xml:space="preserve"> </w:t>
      </w:r>
      <w:r w:rsidR="00371DC2">
        <w:t xml:space="preserve">как </w:t>
      </w:r>
      <w:r w:rsidR="00D85D4A">
        <w:t>единичный измерительный или управленческий канал.</w:t>
      </w:r>
    </w:p>
    <w:p w14:paraId="5113A406" w14:textId="47C51A80" w:rsidR="005A11BE" w:rsidRPr="003D5CE4" w:rsidRDefault="00D85D4A" w:rsidP="003D5CE4">
      <w:pPr>
        <w:pStyle w:val="My-1"/>
      </w:pPr>
      <w:r>
        <w:t xml:space="preserve">Еще </w:t>
      </w:r>
      <w:r w:rsidR="008D1417">
        <w:t>одна причина,</w:t>
      </w:r>
      <w:r>
        <w:t xml:space="preserve"> по которой реализация отличается – сильные отличия в </w:t>
      </w:r>
      <w:r w:rsidR="00CE37F0">
        <w:t xml:space="preserve">аппаратных возможностях ПЛК и </w:t>
      </w:r>
      <w:r w:rsidR="00CE37F0">
        <w:rPr>
          <w:lang w:val="en-US"/>
        </w:rPr>
        <w:t>Hub</w:t>
      </w:r>
      <w:r w:rsidR="001A4786">
        <w:t xml:space="preserve">. В ПЛК вычислительные и другие возможности на несколько порядков меньше аналогичных в </w:t>
      </w:r>
      <w:r w:rsidR="001A4786">
        <w:rPr>
          <w:lang w:val="en-US"/>
        </w:rPr>
        <w:t>Hub</w:t>
      </w:r>
      <w:r w:rsidR="00D7744D">
        <w:t>.</w:t>
      </w:r>
      <w:r w:rsidR="001A4786">
        <w:t xml:space="preserve"> </w:t>
      </w:r>
      <w:r w:rsidR="00D7744D">
        <w:t>П</w:t>
      </w:r>
      <w:r w:rsidR="001A4786">
        <w:t xml:space="preserve">оэтому там </w:t>
      </w:r>
      <w:r w:rsidR="007447A6">
        <w:t xml:space="preserve">при реализации </w:t>
      </w:r>
      <w:r w:rsidR="001A4786">
        <w:t xml:space="preserve">каналов </w:t>
      </w:r>
      <w:r w:rsidR="007447A6">
        <w:t>применялись различные оптимизации. Тем не менее главное свойство</w:t>
      </w:r>
      <w:r w:rsidR="00E00367">
        <w:t xml:space="preserve"> каналов – выступать в роли цифрового двойника </w:t>
      </w:r>
      <w:r w:rsidR="00C33199">
        <w:t xml:space="preserve">реализована аналогично </w:t>
      </w:r>
      <w:r w:rsidR="00236F2E">
        <w:t xml:space="preserve">и </w:t>
      </w:r>
      <w:proofErr w:type="gramStart"/>
      <w:r w:rsidR="00236F2E">
        <w:t>в ПЛК</w:t>
      </w:r>
      <w:proofErr w:type="gramEnd"/>
      <w:r w:rsidR="00236F2E">
        <w:t xml:space="preserve"> и в </w:t>
      </w:r>
      <w:r w:rsidR="00C33199">
        <w:rPr>
          <w:lang w:val="en-US"/>
        </w:rPr>
        <w:t>Hub</w:t>
      </w:r>
      <w:r w:rsidR="00C33199">
        <w:t xml:space="preserve">, </w:t>
      </w:r>
      <w:r w:rsidR="00236F2E">
        <w:t>при этом р</w:t>
      </w:r>
      <w:r w:rsidR="00C33199">
        <w:t>абота пользователя с</w:t>
      </w:r>
      <w:r w:rsidR="00236F2E">
        <w:t xml:space="preserve"> каналами</w:t>
      </w:r>
      <w:r w:rsidR="00C33199">
        <w:t xml:space="preserve"> </w:t>
      </w:r>
      <w:r w:rsidR="00D45AD8">
        <w:t>везде ведется одинаково</w:t>
      </w:r>
      <w:r w:rsidR="003D5CE4">
        <w:t>.</w:t>
      </w:r>
    </w:p>
    <w:p w14:paraId="0D4B6138" w14:textId="0678AE30" w:rsidR="00AB274C" w:rsidRDefault="00FB70C6" w:rsidP="001543A7">
      <w:pPr>
        <w:pStyle w:val="My-1"/>
      </w:pPr>
      <w:r>
        <w:t xml:space="preserve">Для реализации данной концепции была разработана служба Channel, предоставляющая унифицированный подход </w:t>
      </w:r>
      <w:r w:rsidR="00BB77D7">
        <w:t>в</w:t>
      </w:r>
      <w:r>
        <w:t xml:space="preserve"> </w:t>
      </w:r>
      <w:r w:rsidR="000A4352">
        <w:t>работе</w:t>
      </w:r>
      <w:r w:rsidR="001543A7">
        <w:t xml:space="preserve"> с</w:t>
      </w:r>
      <w:r>
        <w:t xml:space="preserve"> каналами. Конфигурации каналов </w:t>
      </w:r>
      <w:r w:rsidR="001543A7">
        <w:t xml:space="preserve">в рамках прикладного </w:t>
      </w:r>
      <w:r>
        <w:t xml:space="preserve">проекта выполняется перед запуском фреймворка, </w:t>
      </w:r>
      <w:r w:rsidR="001543A7">
        <w:t xml:space="preserve">конфигурации каналов </w:t>
      </w:r>
      <w:r w:rsidR="001543A7">
        <w:rPr>
          <w:lang w:val="en-US"/>
        </w:rPr>
        <w:t>Hub</w:t>
      </w:r>
      <w:r w:rsidR="001543A7">
        <w:t xml:space="preserve"> </w:t>
      </w:r>
      <w:r w:rsidR="00AB274C">
        <w:t>хранятся в</w:t>
      </w:r>
      <w:r>
        <w:t xml:space="preserve"> БД.</w:t>
      </w:r>
    </w:p>
    <w:p w14:paraId="62039BE4" w14:textId="76B57FAA" w:rsidR="00FB70C6" w:rsidRDefault="00FB70C6" w:rsidP="00717883">
      <w:pPr>
        <w:pStyle w:val="My-1"/>
      </w:pPr>
      <w:r>
        <w:t>В БД</w:t>
      </w:r>
      <w:r w:rsidR="00A96AF3">
        <w:t>,</w:t>
      </w:r>
      <w:r>
        <w:t xml:space="preserve"> </w:t>
      </w:r>
      <w:r w:rsidR="00984EDB">
        <w:t xml:space="preserve">в формате </w:t>
      </w:r>
      <w:r w:rsidR="00984EDB">
        <w:rPr>
          <w:lang w:val="en-US"/>
        </w:rPr>
        <w:t>JSON</w:t>
      </w:r>
      <w:r w:rsidR="00A96AF3">
        <w:t>,</w:t>
      </w:r>
      <w:r w:rsidR="00984EDB">
        <w:t xml:space="preserve"> создаются </w:t>
      </w:r>
      <w:r w:rsidR="0051090F">
        <w:t>записи,</w:t>
      </w:r>
      <w:r w:rsidR="00A96AF3">
        <w:t xml:space="preserve"> соответствующие </w:t>
      </w:r>
      <w:r w:rsidR="0051090F">
        <w:t>каналам,</w:t>
      </w:r>
      <w:r w:rsidR="000F36AC">
        <w:t xml:space="preserve"> кажд</w:t>
      </w:r>
      <w:r w:rsidR="00B6162B">
        <w:t xml:space="preserve">ая </w:t>
      </w:r>
      <w:r>
        <w:t xml:space="preserve">из которых содержит </w:t>
      </w:r>
      <w:r w:rsidR="00B6162B">
        <w:t>необходимые</w:t>
      </w:r>
      <w:r>
        <w:t xml:space="preserve"> сведения</w:t>
      </w:r>
      <w:r w:rsidR="0023399D">
        <w:t xml:space="preserve">: </w:t>
      </w:r>
      <w:r>
        <w:t>тип</w:t>
      </w:r>
      <w:r w:rsidR="0023399D">
        <w:t xml:space="preserve"> – </w:t>
      </w:r>
      <w:r>
        <w:t>сенсор</w:t>
      </w:r>
      <w:r w:rsidR="0023399D">
        <w:t>/</w:t>
      </w:r>
      <w:r>
        <w:t>актуатор, источник</w:t>
      </w:r>
      <w:r w:rsidR="0023399D">
        <w:t xml:space="preserve"> из которого брать данные сенсора/актуатора</w:t>
      </w:r>
      <w:r>
        <w:t xml:space="preserve">, имя, номер, артикул и </w:t>
      </w:r>
      <w:proofErr w:type="gramStart"/>
      <w:r>
        <w:t>т.д.</w:t>
      </w:r>
      <w:proofErr w:type="gramEnd"/>
      <w:r>
        <w:t xml:space="preserve"> </w:t>
      </w:r>
      <w:r w:rsidR="00717883">
        <w:t>Службы</w:t>
      </w:r>
      <w:r w:rsidR="0051090F">
        <w:t>-</w:t>
      </w:r>
      <w:r w:rsidR="00717883">
        <w:t>к</w:t>
      </w:r>
      <w:r>
        <w:t xml:space="preserve">аналы </w:t>
      </w:r>
      <w:r w:rsidR="00717883">
        <w:t xml:space="preserve">инстанцируются </w:t>
      </w:r>
      <w:r w:rsidR="007A325A">
        <w:t>сразу</w:t>
      </w:r>
      <w:r>
        <w:t xml:space="preserve"> при старте фреймворка, но </w:t>
      </w:r>
      <w:r w:rsidR="007A325A">
        <w:lastRenderedPageBreak/>
        <w:t xml:space="preserve">активация, </w:t>
      </w:r>
      <w:proofErr w:type="gramStart"/>
      <w:r w:rsidR="00A66F1A">
        <w:t>т.е.</w:t>
      </w:r>
      <w:proofErr w:type="gramEnd"/>
      <w:r w:rsidR="00A66F1A">
        <w:t xml:space="preserve"> старт</w:t>
      </w:r>
      <w:r w:rsidR="007A325A">
        <w:t xml:space="preserve"> физического </w:t>
      </w:r>
      <w:r w:rsidR="00A66F1A">
        <w:t>обмена</w:t>
      </w:r>
      <w:r w:rsidR="007A325A">
        <w:t xml:space="preserve"> с источником данных </w:t>
      </w:r>
      <w:r w:rsidR="00A071DB">
        <w:t>происходит позже, в соответствии с алгоритмом запуска фреймворка</w:t>
      </w:r>
      <w:r>
        <w:t>.</w:t>
      </w:r>
    </w:p>
    <w:p w14:paraId="3F806640" w14:textId="105A19EB" w:rsidR="00FB70C6" w:rsidRDefault="00FB70C6" w:rsidP="00FB70C6">
      <w:pPr>
        <w:pStyle w:val="My-1"/>
      </w:pPr>
      <w:r>
        <w:t xml:space="preserve">Поведение и назначение службы </w:t>
      </w:r>
      <w:r w:rsidR="009C0206">
        <w:t xml:space="preserve">канала </w:t>
      </w:r>
      <w:r>
        <w:t xml:space="preserve">зависит от её типа: каналы-сенсоры служат для </w:t>
      </w:r>
      <w:r w:rsidR="00AC3E92">
        <w:t>отражения</w:t>
      </w:r>
      <w:r>
        <w:t xml:space="preserve"> данных с измерительных устройств, а каналы-актуаторы предназначены </w:t>
      </w:r>
      <w:proofErr w:type="gramStart"/>
      <w:r>
        <w:t xml:space="preserve">для  </w:t>
      </w:r>
      <w:r w:rsidR="009F110D">
        <w:t>управления</w:t>
      </w:r>
      <w:proofErr w:type="gramEnd"/>
      <w:r w:rsidR="009F110D">
        <w:t xml:space="preserve">, </w:t>
      </w:r>
      <w:r w:rsidR="00D5380E">
        <w:t>исполнительными устройствами</w:t>
      </w:r>
      <w:r>
        <w:t xml:space="preserve">.  </w:t>
      </w:r>
    </w:p>
    <w:p w14:paraId="3BDF78B8" w14:textId="7851A963" w:rsidR="00FB70C6" w:rsidRDefault="00FB70C6" w:rsidP="00FB70C6">
      <w:pPr>
        <w:pStyle w:val="My-1"/>
      </w:pPr>
      <w:r>
        <w:t>Служба Channel обеспечивает абстракцию физического и транспортного уровня, скрывая и особенности взаимодействия с физическим оборудованием, и прикладные протоколы, использованные для коммуникации между сервером и источником. При этом, каждый такой канал является носителем информации о физическом датчике</w:t>
      </w:r>
      <w:r w:rsidR="003828CA">
        <w:t>/</w:t>
      </w:r>
      <w:r>
        <w:t xml:space="preserve">актуаторе, требуя </w:t>
      </w:r>
      <w:proofErr w:type="gramStart"/>
      <w:r w:rsidR="00625A28">
        <w:t xml:space="preserve">передавать </w:t>
      </w:r>
      <w:r>
        <w:t xml:space="preserve"> в</w:t>
      </w:r>
      <w:proofErr w:type="gramEnd"/>
      <w:r>
        <w:t xml:space="preserve"> конфигурации его имя, номер канала, и </w:t>
      </w:r>
      <w:r w:rsidR="00625A28">
        <w:t>ряд других сведений</w:t>
      </w:r>
      <w:r>
        <w:t>.</w:t>
      </w:r>
    </w:p>
    <w:p w14:paraId="07271206" w14:textId="6362C880" w:rsidR="00FB70C6" w:rsidRDefault="00FB70C6" w:rsidP="00FB70C6">
      <w:pPr>
        <w:pStyle w:val="My-1"/>
      </w:pPr>
      <w:r>
        <w:t xml:space="preserve">Служба обеспечивает возможность индивидуальной настройки канала </w:t>
      </w:r>
      <w:r w:rsidR="00C91B42">
        <w:t xml:space="preserve">такие как </w:t>
      </w:r>
      <w:r w:rsidR="00D935CF">
        <w:t>использованная еди</w:t>
      </w:r>
      <w:r>
        <w:t>ница измерения, пороговые значения</w:t>
      </w:r>
      <w:r w:rsidR="00AD3B2E">
        <w:t xml:space="preserve"> и др. </w:t>
      </w:r>
      <w:proofErr w:type="gramStart"/>
      <w:r w:rsidR="00AD3B2E">
        <w:t xml:space="preserve">Это </w:t>
      </w:r>
      <w:r>
        <w:t xml:space="preserve"> позволяет</w:t>
      </w:r>
      <w:proofErr w:type="gramEnd"/>
      <w:r>
        <w:t xml:space="preserve"> пользователю использовать встроенные во фреймворк </w:t>
      </w:r>
      <w:r w:rsidR="00AD3B2E">
        <w:t xml:space="preserve">алгоритмы обработки </w:t>
      </w:r>
      <w:r w:rsidR="002249B8">
        <w:t xml:space="preserve">данных каналов </w:t>
      </w:r>
      <w:r>
        <w:t>для решения прикладных задач.</w:t>
      </w:r>
    </w:p>
    <w:p w14:paraId="4899BBD4" w14:textId="336A66EA" w:rsidR="00FB70C6" w:rsidRDefault="00062CE4" w:rsidP="000F7817">
      <w:pPr>
        <w:pStyle w:val="My-1"/>
      </w:pPr>
      <w:r>
        <w:t>Разработка службы с таким функционалом п</w:t>
      </w:r>
      <w:r w:rsidR="00FB70C6">
        <w:t>озволил</w:t>
      </w:r>
      <w:r w:rsidR="008C3A0B">
        <w:t>а</w:t>
      </w:r>
      <w:r w:rsidR="00FB70C6">
        <w:t xml:space="preserve"> достичь </w:t>
      </w:r>
      <w:r w:rsidR="002249B8">
        <w:t>унифицированного</w:t>
      </w:r>
      <w:r w:rsidR="00FB70C6">
        <w:t xml:space="preserve"> интерфейс</w:t>
      </w:r>
      <w:r w:rsidR="002249B8">
        <w:t>а</w:t>
      </w:r>
      <w:r w:rsidR="00FB70C6">
        <w:t xml:space="preserve"> взаимодействия для всех типов источников, масштабируемость системы</w:t>
      </w:r>
      <w:r w:rsidR="007D7DDC">
        <w:t>, возможности неограниченно наращивать количество каналов в прикладном проекте</w:t>
      </w:r>
      <w:r w:rsidR="00FB70C6">
        <w:t>.</w:t>
      </w:r>
      <w:r w:rsidR="000F7817" w:rsidRPr="000F7817">
        <w:t xml:space="preserve"> В Приложении №2</w:t>
      </w:r>
      <w:r w:rsidR="000F7817">
        <w:t>8</w:t>
      </w:r>
      <w:r w:rsidR="000F7817" w:rsidRPr="000F7817">
        <w:t xml:space="preserve"> представлен фрагмент программного обеспечения модуля</w:t>
      </w:r>
      <w:r w:rsidR="000F7817">
        <w:t xml:space="preserve"> </w:t>
      </w:r>
      <w:r w:rsidR="000F7817" w:rsidRPr="000F7817">
        <w:t>Channel</w:t>
      </w:r>
      <w:r w:rsidR="000F7817">
        <w:t>.</w:t>
      </w:r>
    </w:p>
    <w:p w14:paraId="4D54B5C0" w14:textId="0908F788" w:rsidR="00C0370F" w:rsidRDefault="00F60F13" w:rsidP="009B4C99">
      <w:pPr>
        <w:pStyle w:val="My-1"/>
        <w:rPr>
          <w:rFonts w:eastAsia="Times New Roman" w:cs="Times New Roman"/>
          <w:color w:val="000000" w:themeColor="text1"/>
          <w:szCs w:val="28"/>
        </w:rPr>
      </w:pPr>
      <w:bookmarkStart w:id="543" w:name="_Hlk189493521"/>
      <w:r>
        <w:t xml:space="preserve">Вывод: </w:t>
      </w:r>
      <w:r w:rsidRPr="008E4435">
        <w:rPr>
          <w:rFonts w:eastAsia="Times New Roman" w:cs="Times New Roman"/>
          <w:color w:val="000000" w:themeColor="text1"/>
          <w:szCs w:val="28"/>
        </w:rPr>
        <w:t xml:space="preserve">разработка </w:t>
      </w:r>
      <w:r>
        <w:rPr>
          <w:rFonts w:eastAsia="Times New Roman" w:cs="Times New Roman"/>
          <w:color w:val="000000" w:themeColor="text1"/>
          <w:szCs w:val="28"/>
        </w:rPr>
        <w:t xml:space="preserve">службы успешно выполнена, требуемые характеристики достигнуты. Тестирование проводилось на следующих аппаратных платформах – </w:t>
      </w:r>
      <w:r>
        <w:rPr>
          <w:rFonts w:eastAsia="Times New Roman" w:cs="Times New Roman"/>
          <w:color w:val="000000" w:themeColor="text1"/>
          <w:szCs w:val="28"/>
          <w:lang w:val="en-US"/>
        </w:rPr>
        <w:t>Raspberry</w:t>
      </w:r>
      <w:r w:rsidRPr="00086652">
        <w:rPr>
          <w:rFonts w:eastAsia="Times New Roman" w:cs="Times New Roman"/>
          <w:color w:val="000000" w:themeColor="text1"/>
          <w:szCs w:val="28"/>
        </w:rPr>
        <w:t xml:space="preserve"> </w:t>
      </w:r>
      <w:r>
        <w:rPr>
          <w:rFonts w:eastAsia="Times New Roman" w:cs="Times New Roman"/>
          <w:color w:val="000000" w:themeColor="text1"/>
          <w:szCs w:val="28"/>
          <w:lang w:val="en-US"/>
        </w:rPr>
        <w:t>Pi</w:t>
      </w:r>
      <w:r w:rsidRPr="00086652">
        <w:rPr>
          <w:rFonts w:eastAsia="Times New Roman" w:cs="Times New Roman"/>
          <w:color w:val="000000" w:themeColor="text1"/>
          <w:szCs w:val="28"/>
        </w:rPr>
        <w:t xml:space="preserve"> </w:t>
      </w:r>
      <w:r w:rsidRPr="00502682">
        <w:rPr>
          <w:rFonts w:eastAsia="Times New Roman" w:cs="Times New Roman"/>
          <w:color w:val="000000" w:themeColor="text1"/>
          <w:szCs w:val="28"/>
        </w:rPr>
        <w:t xml:space="preserve">5 </w:t>
      </w:r>
      <w:r>
        <w:rPr>
          <w:rFonts w:eastAsia="Times New Roman" w:cs="Times New Roman"/>
          <w:color w:val="000000" w:themeColor="text1"/>
          <w:szCs w:val="28"/>
        </w:rPr>
        <w:t xml:space="preserve">и </w:t>
      </w:r>
      <w:r w:rsidRPr="00254848">
        <w:rPr>
          <w:rFonts w:eastAsia="Times New Roman" w:cs="Times New Roman"/>
          <w:color w:val="000000" w:themeColor="text1"/>
          <w:szCs w:val="28"/>
          <w:lang w:val="en-US"/>
        </w:rPr>
        <w:t>Raspberry</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Pi</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Compute</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Module</w:t>
      </w:r>
      <w:r w:rsidRPr="00254848">
        <w:rPr>
          <w:rFonts w:eastAsia="Times New Roman" w:cs="Times New Roman"/>
          <w:color w:val="000000" w:themeColor="text1"/>
          <w:szCs w:val="28"/>
        </w:rPr>
        <w:t xml:space="preserve"> 4</w:t>
      </w:r>
      <w:r>
        <w:rPr>
          <w:rFonts w:eastAsia="Times New Roman" w:cs="Times New Roman"/>
          <w:color w:val="000000" w:themeColor="text1"/>
          <w:szCs w:val="28"/>
        </w:rPr>
        <w:t xml:space="preserve">, обе платформы работали под управлением ОС </w:t>
      </w:r>
      <w:r>
        <w:rPr>
          <w:rFonts w:eastAsia="Times New Roman" w:cs="Times New Roman"/>
          <w:color w:val="000000" w:themeColor="text1"/>
          <w:szCs w:val="28"/>
          <w:lang w:val="en-US"/>
        </w:rPr>
        <w:t>Linux</w:t>
      </w:r>
      <w:r>
        <w:rPr>
          <w:rFonts w:eastAsia="Times New Roman" w:cs="Times New Roman"/>
          <w:color w:val="000000" w:themeColor="text1"/>
          <w:szCs w:val="28"/>
        </w:rPr>
        <w:t>.</w:t>
      </w:r>
    </w:p>
    <w:bookmarkEnd w:id="543"/>
    <w:p w14:paraId="5EBB00D5" w14:textId="1220FD8E" w:rsidR="008A5792" w:rsidRDefault="008A5792" w:rsidP="00572CB1">
      <w:pPr>
        <w:pStyle w:val="My-1"/>
      </w:pPr>
      <w:r>
        <w:br w:type="page"/>
      </w:r>
    </w:p>
    <w:p w14:paraId="11948E0F" w14:textId="0A25E00A" w:rsidR="009B4C99" w:rsidRDefault="00E855BD" w:rsidP="00572CB1">
      <w:pPr>
        <w:pStyle w:val="My-4"/>
      </w:pPr>
      <w:bookmarkStart w:id="544" w:name="_Toc199239246"/>
      <w:bookmarkStart w:id="545" w:name="_Toc199323398"/>
      <w:r>
        <w:lastRenderedPageBreak/>
        <w:t>5.7</w:t>
      </w:r>
      <w:r>
        <w:tab/>
      </w:r>
      <w:bookmarkStart w:id="546" w:name="_Toc199255284"/>
      <w:bookmarkStart w:id="547" w:name="_Toc199257719"/>
      <w:bookmarkStart w:id="548" w:name="_Toc199257797"/>
      <w:bookmarkStart w:id="549" w:name="_Toc199257869"/>
      <w:bookmarkStart w:id="550" w:name="_Toc199239247"/>
      <w:bookmarkEnd w:id="544"/>
      <w:bookmarkEnd w:id="546"/>
      <w:bookmarkEnd w:id="547"/>
      <w:bookmarkEnd w:id="548"/>
      <w:bookmarkEnd w:id="549"/>
      <w:r w:rsidR="009B4C99" w:rsidRPr="00685528">
        <w:t xml:space="preserve">РАЗРАБОТКА </w:t>
      </w:r>
      <w:r w:rsidR="00B6711D">
        <w:t xml:space="preserve">МОДУЛЯ </w:t>
      </w:r>
      <w:r w:rsidR="00B6711D" w:rsidRPr="004021C6">
        <w:rPr>
          <w:lang w:val="en-US"/>
        </w:rPr>
        <w:t>PROXYCHANNEL</w:t>
      </w:r>
      <w:bookmarkEnd w:id="545"/>
      <w:bookmarkEnd w:id="550"/>
    </w:p>
    <w:p w14:paraId="1D4AC203" w14:textId="5FE3D518" w:rsidR="00787B35" w:rsidRDefault="00787B35" w:rsidP="00145A04">
      <w:pPr>
        <w:pStyle w:val="My-1"/>
      </w:pPr>
      <w:r>
        <w:t>В ходе реализации фреймворка "Horizon Automation Server" требовалось разработать службу,</w:t>
      </w:r>
      <w:r w:rsidRPr="00FC470A">
        <w:t xml:space="preserve"> </w:t>
      </w:r>
      <w:r w:rsidR="003A2E9B">
        <w:t xml:space="preserve">предоставляющую </w:t>
      </w:r>
      <w:r w:rsidR="004D1A7B">
        <w:t xml:space="preserve">пользователю </w:t>
      </w:r>
      <w:r w:rsidR="003A2E9B">
        <w:t xml:space="preserve">интерфейс между </w:t>
      </w:r>
      <w:r w:rsidR="00FA003A">
        <w:t xml:space="preserve">системной службой </w:t>
      </w:r>
      <w:r w:rsidR="00FA003A">
        <w:rPr>
          <w:lang w:val="en-US"/>
        </w:rPr>
        <w:t>Channel</w:t>
      </w:r>
      <w:r w:rsidR="00145A04">
        <w:t xml:space="preserve"> и </w:t>
      </w:r>
      <w:r w:rsidR="004D1A7B">
        <w:t>пользовательским кодом,</w:t>
      </w:r>
      <w:r w:rsidR="00145A04">
        <w:t xml:space="preserve"> работающим в </w:t>
      </w:r>
      <w:r w:rsidR="00145A04">
        <w:rPr>
          <w:lang w:val="en-US"/>
        </w:rPr>
        <w:t>user</w:t>
      </w:r>
      <w:r w:rsidR="00145A04" w:rsidRPr="00145A04">
        <w:t xml:space="preserve"> </w:t>
      </w:r>
      <w:r w:rsidR="00145A04">
        <w:rPr>
          <w:lang w:val="en-US"/>
        </w:rPr>
        <w:t>space</w:t>
      </w:r>
      <w:r w:rsidR="005D5933">
        <w:t>.</w:t>
      </w:r>
    </w:p>
    <w:p w14:paraId="4CD707D7" w14:textId="11DDAC17" w:rsidR="004D1A7B" w:rsidRPr="00AD1ABE" w:rsidRDefault="001B54BD" w:rsidP="00AD1ABE">
      <w:pPr>
        <w:pStyle w:val="My-1"/>
      </w:pPr>
      <w:r>
        <w:t xml:space="preserve">Как уже неоднократно </w:t>
      </w:r>
      <w:r w:rsidR="00AD1ABE">
        <w:t xml:space="preserve">ранее </w:t>
      </w:r>
      <w:r>
        <w:t>было показано</w:t>
      </w:r>
      <w:r w:rsidR="00AD1ABE">
        <w:t xml:space="preserve">, для взаимодействия между ядром фреймворка и </w:t>
      </w:r>
      <w:proofErr w:type="gramStart"/>
      <w:r w:rsidR="00E456F2">
        <w:t>кодом,</w:t>
      </w:r>
      <w:r w:rsidR="007A5D4C">
        <w:t xml:space="preserve">  работающим</w:t>
      </w:r>
      <w:proofErr w:type="gramEnd"/>
      <w:r w:rsidR="007A5D4C">
        <w:t xml:space="preserve"> в </w:t>
      </w:r>
      <w:r w:rsidR="00AD1ABE">
        <w:rPr>
          <w:lang w:val="en-US"/>
        </w:rPr>
        <w:t>user</w:t>
      </w:r>
      <w:r w:rsidR="00AD1ABE" w:rsidRPr="007A5D4C">
        <w:t xml:space="preserve"> </w:t>
      </w:r>
      <w:r w:rsidR="00AD1ABE">
        <w:rPr>
          <w:lang w:val="en-US"/>
        </w:rPr>
        <w:t>space</w:t>
      </w:r>
      <w:r w:rsidR="00AD1ABE" w:rsidRPr="007A5D4C">
        <w:t xml:space="preserve"> </w:t>
      </w:r>
      <w:r w:rsidR="007A5D4C">
        <w:t xml:space="preserve">требуется прокси </w:t>
      </w:r>
      <w:r w:rsidR="00D07323">
        <w:t>служба,</w:t>
      </w:r>
      <w:r w:rsidR="007A5D4C">
        <w:t xml:space="preserve"> которая </w:t>
      </w:r>
      <w:r w:rsidR="00DA0E41">
        <w:t>обеспечит безопасное взаимодействие.</w:t>
      </w:r>
    </w:p>
    <w:p w14:paraId="3E661F89" w14:textId="66367F53" w:rsidR="00DB38EC" w:rsidRDefault="00DB38EC" w:rsidP="00DB38EC">
      <w:pPr>
        <w:pStyle w:val="My-1"/>
      </w:pPr>
      <w:r>
        <w:t xml:space="preserve">В </w:t>
      </w:r>
      <w:r w:rsidR="00103175">
        <w:t>результате реализации</w:t>
      </w:r>
      <w:r>
        <w:t xml:space="preserve"> задачи была разработана </w:t>
      </w:r>
      <w:proofErr w:type="gramStart"/>
      <w:r w:rsidR="00103175">
        <w:t xml:space="preserve">ProxyChannel  </w:t>
      </w:r>
      <w:r>
        <w:t>служба</w:t>
      </w:r>
      <w:proofErr w:type="gramEnd"/>
      <w:r>
        <w:t>, которая является частью системного интерфейса и обеспечивает функциональную прослойку между серверным фреймворком и пространством Node-Red.</w:t>
      </w:r>
    </w:p>
    <w:p w14:paraId="6ED48DD4" w14:textId="0F2E4926" w:rsidR="00DB38EC" w:rsidRDefault="00DB38EC" w:rsidP="00DB38EC">
      <w:pPr>
        <w:pStyle w:val="My-1"/>
      </w:pPr>
      <w:r>
        <w:t xml:space="preserve">ProxyChannel является самостоятельной службой, которой необходима только информация о каналах, хранящаяся у службы Process. В случае необходимости получать данные с определённого канала в </w:t>
      </w:r>
      <w:proofErr w:type="spellStart"/>
      <w:r>
        <w:t>user</w:t>
      </w:r>
      <w:proofErr w:type="spellEnd"/>
      <w:r>
        <w:t xml:space="preserve"> </w:t>
      </w:r>
      <w:proofErr w:type="spellStart"/>
      <w:r>
        <w:t>space</w:t>
      </w:r>
      <w:proofErr w:type="spellEnd"/>
      <w:r>
        <w:t>, пользователь может выбрать узел в потоке Node-Red и «подписать» его. В результате такой подписки данные будут поступать на выход указанного узла, а пользователь может уже перенаправить их по своему желанию.</w:t>
      </w:r>
    </w:p>
    <w:p w14:paraId="07A55496" w14:textId="77777777" w:rsidR="00D07323" w:rsidRDefault="00DB38EC" w:rsidP="00DB38EC">
      <w:pPr>
        <w:pStyle w:val="My-1"/>
      </w:pPr>
      <w:r>
        <w:t xml:space="preserve">Служба </w:t>
      </w:r>
      <w:r w:rsidR="00D2401D">
        <w:t>непрерывно</w:t>
      </w:r>
      <w:r>
        <w:t xml:space="preserve"> слушает все сообщения, генерируемые каналами, </w:t>
      </w:r>
      <w:proofErr w:type="gramStart"/>
      <w:r>
        <w:t>и</w:t>
      </w:r>
      <w:proofErr w:type="gramEnd"/>
      <w:r>
        <w:t xml:space="preserve"> если сообщение пришло от канала, на которой была осуществлена подписка, служба перенаправляет его на выход соответствующего узла в формате LHP-пакета. Во время подписки пользователь имеет возможность указать какой тип данных он ожидает от канала (значение с датчика, единица измерения, события перехода в определённую зону и </w:t>
      </w:r>
      <w:proofErr w:type="gramStart"/>
      <w:r>
        <w:t>т.д.</w:t>
      </w:r>
      <w:proofErr w:type="gramEnd"/>
      <w:r>
        <w:t>).</w:t>
      </w:r>
    </w:p>
    <w:p w14:paraId="6B51EDA8" w14:textId="70A06EFD" w:rsidR="00DB38EC" w:rsidRDefault="00931DF1" w:rsidP="000F7817">
      <w:pPr>
        <w:pStyle w:val="My-1"/>
      </w:pPr>
      <w:r>
        <w:t xml:space="preserve">Аналогично </w:t>
      </w:r>
      <w:r w:rsidR="00DB38EC">
        <w:t xml:space="preserve">служба поддерживает возможность </w:t>
      </w:r>
      <w:r w:rsidR="00D07323">
        <w:t xml:space="preserve">работу </w:t>
      </w:r>
      <w:proofErr w:type="gramStart"/>
      <w:r w:rsidR="00D07323">
        <w:t xml:space="preserve">с </w:t>
      </w:r>
      <w:r w:rsidR="00DB38EC">
        <w:t xml:space="preserve"> каналами</w:t>
      </w:r>
      <w:proofErr w:type="gramEnd"/>
      <w:r w:rsidR="00DB38EC">
        <w:t xml:space="preserve"> актуаторов. Для этого пользователю требуется вызвать специальный метод, где нужно указать имя канала и значение. В случае если канал, с которым работает служба, по какой-то причине становится неактивным – система уведомит пользователя об этом.</w:t>
      </w:r>
      <w:r w:rsidR="000F7817" w:rsidRPr="000F7817">
        <w:t xml:space="preserve"> В Приложении №2</w:t>
      </w:r>
      <w:r w:rsidR="000F7817">
        <w:t>9</w:t>
      </w:r>
      <w:r w:rsidR="000F7817" w:rsidRPr="000F7817">
        <w:t xml:space="preserve"> представлен фрагмент программного обеспечения модуля</w:t>
      </w:r>
      <w:r w:rsidR="000F7817">
        <w:t xml:space="preserve"> </w:t>
      </w:r>
      <w:r w:rsidR="000F7817" w:rsidRPr="000F7817">
        <w:t>ProxyChannel</w:t>
      </w:r>
      <w:r w:rsidR="000F7817">
        <w:t>.</w:t>
      </w:r>
    </w:p>
    <w:p w14:paraId="740EFC0F" w14:textId="442BD79D" w:rsidR="4945CAFD" w:rsidRDefault="00D07323" w:rsidP="00DC1F09">
      <w:pPr>
        <w:pStyle w:val="My-1"/>
        <w:rPr>
          <w:rFonts w:eastAsia="Times New Roman" w:cs="Times New Roman"/>
          <w:color w:val="000000" w:themeColor="text1"/>
        </w:rPr>
      </w:pPr>
      <w:r>
        <w:t xml:space="preserve">Вывод: </w:t>
      </w:r>
      <w:r w:rsidRPr="008E4435">
        <w:rPr>
          <w:rFonts w:eastAsia="Times New Roman" w:cs="Times New Roman"/>
          <w:color w:val="000000" w:themeColor="text1"/>
          <w:szCs w:val="28"/>
        </w:rPr>
        <w:t xml:space="preserve">разработка </w:t>
      </w:r>
      <w:r>
        <w:rPr>
          <w:rFonts w:eastAsia="Times New Roman" w:cs="Times New Roman"/>
          <w:color w:val="000000" w:themeColor="text1"/>
          <w:szCs w:val="28"/>
        </w:rPr>
        <w:t xml:space="preserve">службы успешно выполнена, требуемые характеристики достигнуты. Тестирование проводилось на следующих аппаратных платформах – </w:t>
      </w:r>
      <w:r>
        <w:rPr>
          <w:rFonts w:eastAsia="Times New Roman" w:cs="Times New Roman"/>
          <w:color w:val="000000" w:themeColor="text1"/>
          <w:szCs w:val="28"/>
          <w:lang w:val="en-US"/>
        </w:rPr>
        <w:t>Raspberry</w:t>
      </w:r>
      <w:r w:rsidRPr="00086652">
        <w:rPr>
          <w:rFonts w:eastAsia="Times New Roman" w:cs="Times New Roman"/>
          <w:color w:val="000000" w:themeColor="text1"/>
          <w:szCs w:val="28"/>
        </w:rPr>
        <w:t xml:space="preserve"> </w:t>
      </w:r>
      <w:r>
        <w:rPr>
          <w:rFonts w:eastAsia="Times New Roman" w:cs="Times New Roman"/>
          <w:color w:val="000000" w:themeColor="text1"/>
          <w:szCs w:val="28"/>
          <w:lang w:val="en-US"/>
        </w:rPr>
        <w:t>Pi</w:t>
      </w:r>
      <w:r w:rsidRPr="00086652">
        <w:rPr>
          <w:rFonts w:eastAsia="Times New Roman" w:cs="Times New Roman"/>
          <w:color w:val="000000" w:themeColor="text1"/>
          <w:szCs w:val="28"/>
        </w:rPr>
        <w:t xml:space="preserve"> </w:t>
      </w:r>
      <w:r w:rsidRPr="00502682">
        <w:rPr>
          <w:rFonts w:eastAsia="Times New Roman" w:cs="Times New Roman"/>
          <w:color w:val="000000" w:themeColor="text1"/>
          <w:szCs w:val="28"/>
        </w:rPr>
        <w:t xml:space="preserve">5 </w:t>
      </w:r>
      <w:r>
        <w:rPr>
          <w:rFonts w:eastAsia="Times New Roman" w:cs="Times New Roman"/>
          <w:color w:val="000000" w:themeColor="text1"/>
          <w:szCs w:val="28"/>
        </w:rPr>
        <w:t xml:space="preserve">и </w:t>
      </w:r>
      <w:r w:rsidRPr="00254848">
        <w:rPr>
          <w:rFonts w:eastAsia="Times New Roman" w:cs="Times New Roman"/>
          <w:color w:val="000000" w:themeColor="text1"/>
          <w:szCs w:val="28"/>
          <w:lang w:val="en-US"/>
        </w:rPr>
        <w:t>Raspberry</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Pi</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Compute</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Module</w:t>
      </w:r>
      <w:r w:rsidRPr="00254848">
        <w:rPr>
          <w:rFonts w:eastAsia="Times New Roman" w:cs="Times New Roman"/>
          <w:color w:val="000000" w:themeColor="text1"/>
          <w:szCs w:val="28"/>
        </w:rPr>
        <w:t xml:space="preserve"> 4</w:t>
      </w:r>
      <w:r>
        <w:rPr>
          <w:rFonts w:eastAsia="Times New Roman" w:cs="Times New Roman"/>
          <w:color w:val="000000" w:themeColor="text1"/>
          <w:szCs w:val="28"/>
        </w:rPr>
        <w:t xml:space="preserve">, обе платформы работали под управлением ОС </w:t>
      </w:r>
      <w:r>
        <w:rPr>
          <w:rFonts w:eastAsia="Times New Roman" w:cs="Times New Roman"/>
          <w:color w:val="000000" w:themeColor="text1"/>
          <w:szCs w:val="28"/>
          <w:lang w:val="en-US"/>
        </w:rPr>
        <w:t>Linux</w:t>
      </w:r>
      <w:r>
        <w:rPr>
          <w:rFonts w:eastAsia="Times New Roman" w:cs="Times New Roman"/>
          <w:color w:val="000000" w:themeColor="text1"/>
          <w:szCs w:val="28"/>
        </w:rPr>
        <w:t>.</w:t>
      </w:r>
    </w:p>
    <w:p w14:paraId="7DDA16C9" w14:textId="621D76E9" w:rsidR="008A5792" w:rsidRDefault="008A5792" w:rsidP="00572CB1">
      <w:pPr>
        <w:pStyle w:val="My-1"/>
      </w:pPr>
      <w:r>
        <w:br w:type="page"/>
      </w:r>
    </w:p>
    <w:p w14:paraId="3DEB7367" w14:textId="35054DA1" w:rsidR="00C168EF" w:rsidRPr="004021C6" w:rsidRDefault="00A133E3" w:rsidP="00572CB1">
      <w:pPr>
        <w:pStyle w:val="My-4"/>
        <w:rPr>
          <w:color w:val="000000" w:themeColor="text1"/>
        </w:rPr>
      </w:pPr>
      <w:bookmarkStart w:id="551" w:name="_Toc199179128"/>
      <w:bookmarkStart w:id="552" w:name="_Toc199179259"/>
      <w:bookmarkStart w:id="553" w:name="_Toc199238226"/>
      <w:bookmarkStart w:id="554" w:name="_Toc199239176"/>
      <w:bookmarkStart w:id="555" w:name="_Toc199239248"/>
      <w:bookmarkStart w:id="556" w:name="_Toc199239320"/>
      <w:bookmarkStart w:id="557" w:name="_Toc199239392"/>
      <w:bookmarkStart w:id="558" w:name="_Toc199239853"/>
      <w:bookmarkStart w:id="559" w:name="_Toc199239926"/>
      <w:bookmarkStart w:id="560" w:name="_Toc199239999"/>
      <w:bookmarkStart w:id="561" w:name="_Toc199240260"/>
      <w:bookmarkStart w:id="562" w:name="_Toc199240339"/>
      <w:bookmarkStart w:id="563" w:name="_Toc199255286"/>
      <w:bookmarkStart w:id="564" w:name="_Toc199257721"/>
      <w:bookmarkStart w:id="565" w:name="_Toc199257799"/>
      <w:bookmarkStart w:id="566" w:name="_Toc199257871"/>
      <w:bookmarkStart w:id="567" w:name="_Toc199323399"/>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r>
        <w:lastRenderedPageBreak/>
        <w:t>5.8</w:t>
      </w:r>
      <w:r>
        <w:tab/>
      </w:r>
      <w:bookmarkStart w:id="568" w:name="_Toc199239249"/>
      <w:r w:rsidR="0085194B" w:rsidRPr="00685528">
        <w:t xml:space="preserve">РАЗРАБОТКА </w:t>
      </w:r>
      <w:r w:rsidR="00B6711D">
        <w:t xml:space="preserve">МОДУЛЯ </w:t>
      </w:r>
      <w:r w:rsidR="00B6711D" w:rsidRPr="004021C6">
        <w:rPr>
          <w:lang w:val="en-US"/>
        </w:rPr>
        <w:t>WSCLIENT</w:t>
      </w:r>
      <w:bookmarkEnd w:id="567"/>
      <w:bookmarkEnd w:id="568"/>
    </w:p>
    <w:p w14:paraId="7D182AF8" w14:textId="7ACD59AB" w:rsidR="00EB1584" w:rsidRPr="00A82225" w:rsidRDefault="00EB1584" w:rsidP="00A82225">
      <w:pPr>
        <w:pStyle w:val="My-1"/>
      </w:pPr>
      <w:r>
        <w:t xml:space="preserve">В ходе реализации фреймворка "Horizon Automation Server" требовалось разработать службу, обеспечивающую работу с </w:t>
      </w:r>
      <w:r w:rsidR="00AE54E9">
        <w:t>и</w:t>
      </w:r>
      <w:r w:rsidR="00717CC6">
        <w:t>с</w:t>
      </w:r>
      <w:r>
        <w:t>точником типа ПЛК</w:t>
      </w:r>
      <w:r w:rsidR="00E76CA8">
        <w:t xml:space="preserve">, работающими под управлением фреймворка "Horizon Automation </w:t>
      </w:r>
      <w:r w:rsidR="00E76CA8">
        <w:rPr>
          <w:lang w:val="en-US"/>
        </w:rPr>
        <w:t>PLC</w:t>
      </w:r>
      <w:r w:rsidR="00E76CA8">
        <w:t>"</w:t>
      </w:r>
      <w:r w:rsidR="00A82225">
        <w:t>.</w:t>
      </w:r>
    </w:p>
    <w:p w14:paraId="2932AD08" w14:textId="0468B087" w:rsidR="006D189F" w:rsidRDefault="00C74902" w:rsidP="001B5131">
      <w:pPr>
        <w:pStyle w:val="My-1"/>
      </w:pPr>
      <w:r>
        <w:t>Служба W</w:t>
      </w:r>
      <w:r w:rsidR="00E06E3D">
        <w:rPr>
          <w:lang w:val="en-US"/>
        </w:rPr>
        <w:t>SC</w:t>
      </w:r>
      <w:r>
        <w:t xml:space="preserve">lient осуществляет </w:t>
      </w:r>
      <w:r w:rsidR="007B1CAB">
        <w:t xml:space="preserve">функцию драйвера для </w:t>
      </w:r>
      <w:r w:rsidR="000B07F8">
        <w:t>данного</w:t>
      </w:r>
      <w:r w:rsidR="007B1CAB">
        <w:t xml:space="preserve"> типа источника</w:t>
      </w:r>
      <w:r w:rsidR="00F15B23">
        <w:t>.</w:t>
      </w:r>
      <w:r w:rsidR="00E43A87">
        <w:t xml:space="preserve"> </w:t>
      </w:r>
      <w:r w:rsidR="006D189F">
        <w:t xml:space="preserve">В задачу службы входит установление соединение с источником, поддержание соединения, установление повторного соединение если оно было потеряно в силу деструктивных факторов. Основная функция службы – шлюзование пакетов данных между компонентами фреймворка "Horizon Automation Server" и контроллерами ПЛК под управлением фреймворка "Horizon Automation </w:t>
      </w:r>
      <w:r w:rsidR="006D189F">
        <w:rPr>
          <w:lang w:val="en-US"/>
        </w:rPr>
        <w:t>PLC</w:t>
      </w:r>
      <w:r w:rsidR="006D189F">
        <w:t>".</w:t>
      </w:r>
      <w:r w:rsidR="006A7EB0">
        <w:t xml:space="preserve"> Для обмена </w:t>
      </w:r>
      <w:r w:rsidR="001E3EEF">
        <w:t xml:space="preserve">данными с ПЛК служба использует протокол </w:t>
      </w:r>
      <w:r w:rsidR="001E3EEF">
        <w:rPr>
          <w:lang w:val="en-US"/>
        </w:rPr>
        <w:t>LHP</w:t>
      </w:r>
      <w:r w:rsidR="001E3EEF">
        <w:t>.</w:t>
      </w:r>
    </w:p>
    <w:p w14:paraId="6C196794" w14:textId="6BEECA92" w:rsidR="002C3E58" w:rsidRDefault="00AE1303" w:rsidP="00F131CA">
      <w:pPr>
        <w:pStyle w:val="My-1"/>
      </w:pPr>
      <w:r>
        <w:t xml:space="preserve">Служба принимает от других служб фреймворка запросы на передачу данных </w:t>
      </w:r>
      <w:r w:rsidR="00B2282B">
        <w:t xml:space="preserve">на </w:t>
      </w:r>
      <w:r w:rsidR="00426FDE">
        <w:t>в</w:t>
      </w:r>
      <w:r w:rsidR="002C3E58">
        <w:t>ыбранный</w:t>
      </w:r>
      <w:r w:rsidR="00B2282B">
        <w:t xml:space="preserve"> ПЛК, далее она упаковывает данные в </w:t>
      </w:r>
      <w:r w:rsidR="00B2282B">
        <w:rPr>
          <w:lang w:val="en-US"/>
        </w:rPr>
        <w:t>LHP</w:t>
      </w:r>
      <w:r w:rsidR="00B2282B" w:rsidRPr="00B2282B">
        <w:t xml:space="preserve"> </w:t>
      </w:r>
      <w:r w:rsidR="00B2282B">
        <w:t xml:space="preserve">пакет с </w:t>
      </w:r>
      <w:r w:rsidR="002C3E58">
        <w:t>помощью</w:t>
      </w:r>
      <w:r w:rsidR="00B2282B">
        <w:t xml:space="preserve"> сп</w:t>
      </w:r>
      <w:r w:rsidR="00426FDE">
        <w:t>ециализированного драйвера</w:t>
      </w:r>
      <w:r w:rsidR="002C3E58">
        <w:t>. Аналогич</w:t>
      </w:r>
      <w:r w:rsidR="00F9033A">
        <w:t xml:space="preserve">но работает трансляция данных и в обратную сторону, </w:t>
      </w:r>
      <w:r w:rsidR="00F131CA">
        <w:t xml:space="preserve">если от ПЛК приходит пакет с данными, </w:t>
      </w:r>
      <w:r w:rsidR="00CB5B76">
        <w:t>W</w:t>
      </w:r>
      <w:r w:rsidR="00CB5B76">
        <w:rPr>
          <w:lang w:val="en-US"/>
        </w:rPr>
        <w:t>SC</w:t>
      </w:r>
      <w:r w:rsidR="00CB5B76">
        <w:t xml:space="preserve">lient </w:t>
      </w:r>
      <w:r w:rsidR="00F131CA">
        <w:t xml:space="preserve">с помощью специализированного </w:t>
      </w:r>
      <w:proofErr w:type="gramStart"/>
      <w:r w:rsidR="00F131CA">
        <w:t xml:space="preserve">драйвера  </w:t>
      </w:r>
      <w:r w:rsidR="00F131CA">
        <w:rPr>
          <w:lang w:val="en-US"/>
        </w:rPr>
        <w:t>LHP</w:t>
      </w:r>
      <w:proofErr w:type="gramEnd"/>
      <w:r w:rsidR="00F131CA">
        <w:t xml:space="preserve"> извлекает их и </w:t>
      </w:r>
      <w:r w:rsidR="000D799B">
        <w:t>направляет той службе фреймворка которо</w:t>
      </w:r>
      <w:r w:rsidR="009A6902">
        <w:t>й</w:t>
      </w:r>
      <w:r w:rsidR="000D799B">
        <w:t xml:space="preserve"> он</w:t>
      </w:r>
      <w:r w:rsidR="009A6902">
        <w:t>и</w:t>
      </w:r>
      <w:r w:rsidR="000D799B">
        <w:t xml:space="preserve"> предназначается</w:t>
      </w:r>
      <w:r w:rsidR="009A6902">
        <w:t>.</w:t>
      </w:r>
    </w:p>
    <w:p w14:paraId="41DDE9F3" w14:textId="0A5F10C5" w:rsidR="007C3F46" w:rsidRDefault="008F3F2B" w:rsidP="00B2282B">
      <w:pPr>
        <w:pStyle w:val="My-1"/>
      </w:pPr>
      <w:r>
        <w:t>Как и в случае с другими</w:t>
      </w:r>
      <w:r w:rsidR="00944BBB">
        <w:t xml:space="preserve"> службами фреймворка, обеспечивающими </w:t>
      </w:r>
      <w:r w:rsidR="008C0984">
        <w:t xml:space="preserve">взаимодействие с </w:t>
      </w:r>
      <w:r w:rsidR="00E9238B">
        <w:t>источниками</w:t>
      </w:r>
      <w:r w:rsidR="008C0984">
        <w:t xml:space="preserve"> данных, W</w:t>
      </w:r>
      <w:r w:rsidR="008C0984">
        <w:rPr>
          <w:lang w:val="en-US"/>
        </w:rPr>
        <w:t>SC</w:t>
      </w:r>
      <w:r w:rsidR="008C0984">
        <w:t xml:space="preserve">lient </w:t>
      </w:r>
      <w:r w:rsidR="00C74902">
        <w:t>работает в тандеме с</w:t>
      </w:r>
      <w:r w:rsidR="001C7FED">
        <w:t xml:space="preserve"> прокси службой </w:t>
      </w:r>
      <w:r w:rsidR="00C74902">
        <w:t>ProxyWSClient</w:t>
      </w:r>
      <w:r w:rsidR="001C7FED">
        <w:t>.</w:t>
      </w:r>
      <w:r w:rsidR="00C74902">
        <w:t xml:space="preserve"> </w:t>
      </w:r>
      <w:r w:rsidR="001C7FED">
        <w:t xml:space="preserve">Задача </w:t>
      </w:r>
      <w:r w:rsidR="00C74902">
        <w:t>котор</w:t>
      </w:r>
      <w:r w:rsidR="001C7FED">
        <w:t xml:space="preserve">ой обеспечить интерфейс </w:t>
      </w:r>
      <w:r w:rsidR="00E9238B">
        <w:t>между W</w:t>
      </w:r>
      <w:r w:rsidR="00E9238B">
        <w:rPr>
          <w:lang w:val="en-US"/>
        </w:rPr>
        <w:t>SC</w:t>
      </w:r>
      <w:r w:rsidR="00E9238B">
        <w:t>lient</w:t>
      </w:r>
      <w:r w:rsidR="00B96253">
        <w:t xml:space="preserve"> </w:t>
      </w:r>
      <w:r w:rsidR="007C3F46">
        <w:t xml:space="preserve">и ядром фреймворка, </w:t>
      </w:r>
      <w:proofErr w:type="gramStart"/>
      <w:r w:rsidR="007C3F46">
        <w:t>т.е.</w:t>
      </w:r>
      <w:proofErr w:type="gramEnd"/>
      <w:r w:rsidR="007C3F46">
        <w:t xml:space="preserve"> с другими системными службами.</w:t>
      </w:r>
    </w:p>
    <w:p w14:paraId="14842708" w14:textId="1512BAAC" w:rsidR="00C74902" w:rsidRDefault="00B96253" w:rsidP="00A85BA9">
      <w:pPr>
        <w:pStyle w:val="My-1"/>
      </w:pPr>
      <w:r>
        <w:t xml:space="preserve">Инициацию подключения </w:t>
      </w:r>
      <w:r w:rsidR="004D0BB4">
        <w:t>W</w:t>
      </w:r>
      <w:r w:rsidR="004D0BB4">
        <w:rPr>
          <w:lang w:val="en-US"/>
        </w:rPr>
        <w:t>SC</w:t>
      </w:r>
      <w:r w:rsidR="004D0BB4">
        <w:t xml:space="preserve">lient к заданным в конфигурации источникам </w:t>
      </w:r>
      <w:r w:rsidR="00C74902">
        <w:t>осуществляет служба Process</w:t>
      </w:r>
      <w:r w:rsidR="00037B69">
        <w:t xml:space="preserve">, </w:t>
      </w:r>
      <w:r w:rsidR="00A75618">
        <w:t xml:space="preserve">генерирую в </w:t>
      </w:r>
      <w:r w:rsidR="00473E48">
        <w:t xml:space="preserve">специальное событие на системной шине. </w:t>
      </w:r>
      <w:r w:rsidR="00C74902">
        <w:t xml:space="preserve"> С этим событием передаётся информация об источниках, к которым необходимо осуществить подключение. Если по какой-то причине подключится не удалось, или же соединение оборвалось во время работы, то система </w:t>
      </w:r>
      <w:r w:rsidR="006661AE">
        <w:t xml:space="preserve">уведомит об этом пользователя </w:t>
      </w:r>
      <w:r w:rsidR="002E1C9E">
        <w:t xml:space="preserve">и направит копию сообщения в </w:t>
      </w:r>
      <w:r w:rsidR="00056AE3">
        <w:t xml:space="preserve">системный </w:t>
      </w:r>
      <w:r w:rsidR="002E1C9E">
        <w:t>лог</w:t>
      </w:r>
      <w:r w:rsidR="00056AE3">
        <w:t>г</w:t>
      </w:r>
      <w:r w:rsidR="002E1C9E">
        <w:t>ер</w:t>
      </w:r>
      <w:r w:rsidR="00C74902">
        <w:t>.</w:t>
      </w:r>
      <w:r w:rsidR="00A85BA9" w:rsidRPr="00A85BA9">
        <w:t xml:space="preserve"> В Приложении №</w:t>
      </w:r>
      <w:r w:rsidR="00A85BA9">
        <w:t>30</w:t>
      </w:r>
      <w:r w:rsidR="00A85BA9" w:rsidRPr="00A85BA9">
        <w:t xml:space="preserve"> представлен фрагмент программного обеспечения модуля</w:t>
      </w:r>
      <w:r w:rsidR="00A85BA9">
        <w:t xml:space="preserve"> </w:t>
      </w:r>
      <w:r w:rsidR="00A85BA9" w:rsidRPr="00A85BA9">
        <w:t>W</w:t>
      </w:r>
      <w:r w:rsidR="00A85BA9" w:rsidRPr="00A85BA9">
        <w:rPr>
          <w:lang w:val="en-US"/>
        </w:rPr>
        <w:t>SC</w:t>
      </w:r>
      <w:r w:rsidR="00A85BA9" w:rsidRPr="00A85BA9">
        <w:t>lient</w:t>
      </w:r>
      <w:r w:rsidR="00A85BA9">
        <w:t>.</w:t>
      </w:r>
    </w:p>
    <w:p w14:paraId="0AB0D1E7" w14:textId="536BBDC6" w:rsidR="00903F94" w:rsidRDefault="00056AE3" w:rsidP="00654269">
      <w:pPr>
        <w:pStyle w:val="My-1"/>
        <w:rPr>
          <w:rFonts w:eastAsia="Times New Roman" w:cs="Times New Roman"/>
          <w:color w:val="000000" w:themeColor="text1"/>
          <w:szCs w:val="28"/>
        </w:rPr>
      </w:pPr>
      <w:r>
        <w:t xml:space="preserve">Вывод: </w:t>
      </w:r>
      <w:r w:rsidRPr="008E4435">
        <w:rPr>
          <w:rFonts w:eastAsia="Times New Roman" w:cs="Times New Roman"/>
          <w:color w:val="000000" w:themeColor="text1"/>
          <w:szCs w:val="28"/>
        </w:rPr>
        <w:t xml:space="preserve">разработка </w:t>
      </w:r>
      <w:r>
        <w:rPr>
          <w:rFonts w:eastAsia="Times New Roman" w:cs="Times New Roman"/>
          <w:color w:val="000000" w:themeColor="text1"/>
          <w:szCs w:val="28"/>
        </w:rPr>
        <w:t xml:space="preserve">службы успешно выполнена, требуемые характеристики достигнуты. Тестирование проводилось на следующих аппаратных платформах – </w:t>
      </w:r>
      <w:r>
        <w:rPr>
          <w:rFonts w:eastAsia="Times New Roman" w:cs="Times New Roman"/>
          <w:color w:val="000000" w:themeColor="text1"/>
          <w:szCs w:val="28"/>
          <w:lang w:val="en-US"/>
        </w:rPr>
        <w:t>Raspberry</w:t>
      </w:r>
      <w:r w:rsidRPr="00086652">
        <w:rPr>
          <w:rFonts w:eastAsia="Times New Roman" w:cs="Times New Roman"/>
          <w:color w:val="000000" w:themeColor="text1"/>
          <w:szCs w:val="28"/>
        </w:rPr>
        <w:t xml:space="preserve"> </w:t>
      </w:r>
      <w:r>
        <w:rPr>
          <w:rFonts w:eastAsia="Times New Roman" w:cs="Times New Roman"/>
          <w:color w:val="000000" w:themeColor="text1"/>
          <w:szCs w:val="28"/>
          <w:lang w:val="en-US"/>
        </w:rPr>
        <w:t>Pi</w:t>
      </w:r>
      <w:r w:rsidRPr="00086652">
        <w:rPr>
          <w:rFonts w:eastAsia="Times New Roman" w:cs="Times New Roman"/>
          <w:color w:val="000000" w:themeColor="text1"/>
          <w:szCs w:val="28"/>
        </w:rPr>
        <w:t xml:space="preserve"> </w:t>
      </w:r>
      <w:r w:rsidRPr="00502682">
        <w:rPr>
          <w:rFonts w:eastAsia="Times New Roman" w:cs="Times New Roman"/>
          <w:color w:val="000000" w:themeColor="text1"/>
          <w:szCs w:val="28"/>
        </w:rPr>
        <w:t xml:space="preserve">5 </w:t>
      </w:r>
      <w:r>
        <w:rPr>
          <w:rFonts w:eastAsia="Times New Roman" w:cs="Times New Roman"/>
          <w:color w:val="000000" w:themeColor="text1"/>
          <w:szCs w:val="28"/>
        </w:rPr>
        <w:t xml:space="preserve">и </w:t>
      </w:r>
      <w:r w:rsidRPr="00254848">
        <w:rPr>
          <w:rFonts w:eastAsia="Times New Roman" w:cs="Times New Roman"/>
          <w:color w:val="000000" w:themeColor="text1"/>
          <w:szCs w:val="28"/>
          <w:lang w:val="en-US"/>
        </w:rPr>
        <w:t>Raspberry</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Pi</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Compute</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Module</w:t>
      </w:r>
      <w:r w:rsidRPr="00254848">
        <w:rPr>
          <w:rFonts w:eastAsia="Times New Roman" w:cs="Times New Roman"/>
          <w:color w:val="000000" w:themeColor="text1"/>
          <w:szCs w:val="28"/>
        </w:rPr>
        <w:t xml:space="preserve"> 4</w:t>
      </w:r>
      <w:r>
        <w:rPr>
          <w:rFonts w:eastAsia="Times New Roman" w:cs="Times New Roman"/>
          <w:color w:val="000000" w:themeColor="text1"/>
          <w:szCs w:val="28"/>
        </w:rPr>
        <w:t xml:space="preserve">, обе платформы работали под управлением ОС </w:t>
      </w:r>
      <w:r>
        <w:rPr>
          <w:rFonts w:eastAsia="Times New Roman" w:cs="Times New Roman"/>
          <w:color w:val="000000" w:themeColor="text1"/>
          <w:szCs w:val="28"/>
          <w:lang w:val="en-US"/>
        </w:rPr>
        <w:t>Linux</w:t>
      </w:r>
      <w:r>
        <w:rPr>
          <w:rFonts w:eastAsia="Times New Roman" w:cs="Times New Roman"/>
          <w:color w:val="000000" w:themeColor="text1"/>
          <w:szCs w:val="28"/>
        </w:rPr>
        <w:t>.</w:t>
      </w:r>
    </w:p>
    <w:p w14:paraId="60DBA237" w14:textId="3A293615" w:rsidR="008A5792" w:rsidRDefault="008A5792" w:rsidP="00572CB1">
      <w:pPr>
        <w:pStyle w:val="My-1"/>
      </w:pPr>
      <w:r>
        <w:br w:type="page"/>
      </w:r>
    </w:p>
    <w:p w14:paraId="02A2A91F" w14:textId="2422EEDC" w:rsidR="00DE3042" w:rsidRPr="00EB1584" w:rsidRDefault="00A133E3" w:rsidP="00572CB1">
      <w:pPr>
        <w:pStyle w:val="My-4"/>
      </w:pPr>
      <w:bookmarkStart w:id="569" w:name="_Toc199179130"/>
      <w:bookmarkStart w:id="570" w:name="_Toc199179261"/>
      <w:bookmarkStart w:id="571" w:name="_Toc199238228"/>
      <w:bookmarkStart w:id="572" w:name="_Toc199239178"/>
      <w:bookmarkStart w:id="573" w:name="_Toc199239250"/>
      <w:bookmarkStart w:id="574" w:name="_Toc199239322"/>
      <w:bookmarkStart w:id="575" w:name="_Toc199239394"/>
      <w:bookmarkStart w:id="576" w:name="_Toc199239855"/>
      <w:bookmarkStart w:id="577" w:name="_Toc199239928"/>
      <w:bookmarkStart w:id="578" w:name="_Toc199240001"/>
      <w:bookmarkStart w:id="579" w:name="_Toc199240262"/>
      <w:bookmarkStart w:id="580" w:name="_Toc199240341"/>
      <w:bookmarkStart w:id="581" w:name="_Toc199255288"/>
      <w:bookmarkStart w:id="582" w:name="_Toc199257723"/>
      <w:bookmarkStart w:id="583" w:name="_Toc199257801"/>
      <w:bookmarkStart w:id="584" w:name="_Toc199257873"/>
      <w:bookmarkStart w:id="585" w:name="_Toc199323400"/>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r>
        <w:lastRenderedPageBreak/>
        <w:t>5.9</w:t>
      </w:r>
      <w:r>
        <w:tab/>
      </w:r>
      <w:bookmarkStart w:id="586" w:name="_Toc199239251"/>
      <w:r w:rsidR="00DE3042" w:rsidRPr="00685528">
        <w:t xml:space="preserve">РАЗРАБОТКА </w:t>
      </w:r>
      <w:r w:rsidR="00B6711D">
        <w:t xml:space="preserve">МОДУЛЯ </w:t>
      </w:r>
      <w:r w:rsidR="00B6711D" w:rsidRPr="004021C6">
        <w:rPr>
          <w:lang w:val="en-US"/>
        </w:rPr>
        <w:t>PROXYWSCLIENT</w:t>
      </w:r>
      <w:bookmarkEnd w:id="585"/>
      <w:bookmarkEnd w:id="586"/>
    </w:p>
    <w:p w14:paraId="67BAABC9" w14:textId="568ADA5C" w:rsidR="00654269" w:rsidRDefault="00B30868" w:rsidP="00654269">
      <w:pPr>
        <w:pStyle w:val="My-1"/>
      </w:pPr>
      <w:r w:rsidRPr="00B30868">
        <w:t>В ходе реализации фреймворка "Horizon Automation Server" требовалось разработать службу, обеспечивающую</w:t>
      </w:r>
      <w:r w:rsidR="007A126F">
        <w:t xml:space="preserve"> поддержку работы W</w:t>
      </w:r>
      <w:r w:rsidR="007A126F">
        <w:rPr>
          <w:lang w:val="en-US"/>
        </w:rPr>
        <w:t>SC</w:t>
      </w:r>
      <w:r w:rsidR="007A126F">
        <w:t xml:space="preserve">lient с ядром фреймворка, </w:t>
      </w:r>
      <w:proofErr w:type="gramStart"/>
      <w:r w:rsidR="007A126F">
        <w:t>т.е.</w:t>
      </w:r>
      <w:proofErr w:type="gramEnd"/>
      <w:r w:rsidR="007A126F">
        <w:t xml:space="preserve"> </w:t>
      </w:r>
      <w:r w:rsidR="00892129">
        <w:t xml:space="preserve">в соответствии с архитектурными решениями требовалось разработать прокси службу для </w:t>
      </w:r>
      <w:r w:rsidR="00B612A4">
        <w:t>W</w:t>
      </w:r>
      <w:r w:rsidR="00B612A4">
        <w:rPr>
          <w:lang w:val="en-US"/>
        </w:rPr>
        <w:t>SC</w:t>
      </w:r>
      <w:r w:rsidR="00B612A4">
        <w:t>lient.</w:t>
      </w:r>
    </w:p>
    <w:p w14:paraId="229E08DD" w14:textId="28A20140" w:rsidR="00BF5781" w:rsidRDefault="00603D94" w:rsidP="000410D9">
      <w:pPr>
        <w:pStyle w:val="My-1"/>
      </w:pPr>
      <w:r>
        <w:t xml:space="preserve">Разработка службы велась с учетом опыта аналогичной службы разработанной на стороне ПЛК в фреймворке </w:t>
      </w:r>
      <w:r w:rsidRPr="00B30868">
        <w:t xml:space="preserve">"Horizon Automation </w:t>
      </w:r>
      <w:r>
        <w:rPr>
          <w:lang w:val="en-US"/>
        </w:rPr>
        <w:t>PLC</w:t>
      </w:r>
      <w:r w:rsidRPr="00B30868">
        <w:t>"</w:t>
      </w:r>
      <w:r w:rsidR="00C96988">
        <w:t>.</w:t>
      </w:r>
      <w:r w:rsidRPr="00B30868">
        <w:t xml:space="preserve"> </w:t>
      </w:r>
      <w:r w:rsidR="00BF5781">
        <w:t>Служба реализует функционал посредника между служб</w:t>
      </w:r>
      <w:r w:rsidR="003052F0">
        <w:t xml:space="preserve">ой </w:t>
      </w:r>
      <w:r w:rsidR="000410D9">
        <w:t xml:space="preserve">типа </w:t>
      </w:r>
      <w:r w:rsidR="000410D9">
        <w:rPr>
          <w:lang w:val="en-US"/>
        </w:rPr>
        <w:t>source</w:t>
      </w:r>
      <w:r w:rsidR="00863F7F">
        <w:t xml:space="preserve"> в роли которой выступает</w:t>
      </w:r>
      <w:r w:rsidR="00BF5781">
        <w:t xml:space="preserve"> </w:t>
      </w:r>
      <w:r w:rsidR="00863F7F">
        <w:t>W</w:t>
      </w:r>
      <w:r w:rsidR="00863F7F">
        <w:rPr>
          <w:lang w:val="en-US"/>
        </w:rPr>
        <w:t>SC</w:t>
      </w:r>
      <w:r w:rsidR="00863F7F">
        <w:t xml:space="preserve">lient </w:t>
      </w:r>
      <w:r w:rsidR="00BF5781">
        <w:t xml:space="preserve">источников, и системными службами </w:t>
      </w:r>
      <w:proofErr w:type="gramStart"/>
      <w:r w:rsidR="003D488B">
        <w:t xml:space="preserve">ядра </w:t>
      </w:r>
      <w:r w:rsidR="00BF5781">
        <w:t xml:space="preserve"> фреймворка</w:t>
      </w:r>
      <w:proofErr w:type="gramEnd"/>
      <w:r w:rsidR="00BF5781">
        <w:t xml:space="preserve"> </w:t>
      </w:r>
      <w:r w:rsidR="003D488B">
        <w:t>"</w:t>
      </w:r>
      <w:r w:rsidR="00BF5781">
        <w:t>Horizon Automation Server</w:t>
      </w:r>
      <w:r w:rsidR="003D488B">
        <w:t>"</w:t>
      </w:r>
      <w:r w:rsidR="00BF5781">
        <w:t>.</w:t>
      </w:r>
    </w:p>
    <w:p w14:paraId="23C6BA23" w14:textId="657F6C97" w:rsidR="00BF5781" w:rsidRPr="00F9770D" w:rsidRDefault="00BF5781" w:rsidP="00BF5781">
      <w:pPr>
        <w:pStyle w:val="My-1"/>
      </w:pPr>
      <w:r>
        <w:t>ProxyWSClient обеспечивает:</w:t>
      </w:r>
    </w:p>
    <w:p w14:paraId="19DF9EDE" w14:textId="77777777" w:rsidR="00BF5781" w:rsidRDefault="00BF5781" w:rsidP="00BF5781">
      <w:pPr>
        <w:pStyle w:val="My-1"/>
      </w:pPr>
      <w:r>
        <w:t>•</w:t>
      </w:r>
      <w:r>
        <w:tab/>
        <w:t>Выравнивание коммуникаций: выстраивание единообразного взаимодействия между источниками и системными компонентами, независимо от специфики протокола;</w:t>
      </w:r>
    </w:p>
    <w:p w14:paraId="32DE6F6F" w14:textId="77777777" w:rsidR="00BF5781" w:rsidRDefault="00BF5781" w:rsidP="00BF5781">
      <w:pPr>
        <w:pStyle w:val="My-1"/>
      </w:pPr>
      <w:r>
        <w:t>•</w:t>
      </w:r>
      <w:r>
        <w:tab/>
        <w:t>Управление подписками: обработку запросов на подписку на каналы источников и передачу данных от WSClient в системные службы;</w:t>
      </w:r>
    </w:p>
    <w:p w14:paraId="1A65C56D" w14:textId="6A39E476" w:rsidR="00BF5781" w:rsidRDefault="00BF5781" w:rsidP="00127F6A">
      <w:pPr>
        <w:pStyle w:val="My-1"/>
      </w:pPr>
      <w:r>
        <w:t>•</w:t>
      </w:r>
      <w:r>
        <w:tab/>
        <w:t xml:space="preserve">Унификацию протоколов: абстрагирование протокола </w:t>
      </w:r>
      <w:r w:rsidR="00127F6A">
        <w:rPr>
          <w:lang w:val="en-US"/>
        </w:rPr>
        <w:t>LHP</w:t>
      </w:r>
      <w:r>
        <w:t>, что упрощает интеграцию новых источников в серверный фреймворк.</w:t>
      </w:r>
    </w:p>
    <w:p w14:paraId="4D53A0BE" w14:textId="6A16C0AD" w:rsidR="00BF5781" w:rsidRDefault="00BF5781" w:rsidP="00BF5781">
      <w:pPr>
        <w:pStyle w:val="My-1"/>
      </w:pPr>
      <w:r>
        <w:t>После старта фреймворка по команде ProxyWSClient через WSClient направляет на источники запросы на получение информации о доступных каналах. Затем служба дожидается ответа и передает полученную информацию в DeviceManager, который в последствии формиру</w:t>
      </w:r>
      <w:r w:rsidR="00E241CD">
        <w:t>ет</w:t>
      </w:r>
      <w:r>
        <w:t xml:space="preserve"> запросы на подписку на эти каналы, что вновь происходит через ProxyWSClient.</w:t>
      </w:r>
    </w:p>
    <w:p w14:paraId="0AD66A5B" w14:textId="7BAD5E98" w:rsidR="0033212A" w:rsidRDefault="00CD6467" w:rsidP="00E837C0">
      <w:pPr>
        <w:pStyle w:val="My-1"/>
      </w:pPr>
      <w:r>
        <w:t>Служба предоставляет ун</w:t>
      </w:r>
      <w:r w:rsidR="00E12DF1">
        <w:t>и</w:t>
      </w:r>
      <w:r>
        <w:t>фицированный интерфейс для отправки команд на</w:t>
      </w:r>
      <w:r w:rsidR="00497320">
        <w:t xml:space="preserve"> </w:t>
      </w:r>
      <w:r w:rsidR="00497320">
        <w:rPr>
          <w:lang w:val="en-US"/>
        </w:rPr>
        <w:t>LHP</w:t>
      </w:r>
      <w:r w:rsidR="00497320" w:rsidRPr="00D371CD">
        <w:t>-</w:t>
      </w:r>
      <w:r w:rsidR="004B5917">
        <w:t>источник</w:t>
      </w:r>
      <w:r w:rsidR="00497320">
        <w:t>и и приёма ответов</w:t>
      </w:r>
      <w:r w:rsidR="009654C7" w:rsidRPr="00D371CD">
        <w:t>.</w:t>
      </w:r>
      <w:r w:rsidR="00D653D7" w:rsidRPr="00D371CD">
        <w:t xml:space="preserve"> </w:t>
      </w:r>
      <w:r w:rsidR="00D653D7">
        <w:t>Каждое сообщение, направле</w:t>
      </w:r>
      <w:r w:rsidR="009C1B27">
        <w:t>нное на источник,</w:t>
      </w:r>
      <w:r w:rsidR="00035472">
        <w:t xml:space="preserve"> форматируется согласно</w:t>
      </w:r>
      <w:r w:rsidR="009C1B27">
        <w:t xml:space="preserve"> </w:t>
      </w:r>
      <w:r w:rsidR="009C1B27">
        <w:rPr>
          <w:lang w:val="en-US"/>
        </w:rPr>
        <w:t>LHP</w:t>
      </w:r>
      <w:r w:rsidR="009C1B27">
        <w:t>-</w:t>
      </w:r>
      <w:r w:rsidR="00035472">
        <w:t>протоколу</w:t>
      </w:r>
      <w:r w:rsidR="0005459F" w:rsidRPr="00D371CD">
        <w:t xml:space="preserve"> </w:t>
      </w:r>
      <w:r w:rsidR="0005459F">
        <w:t xml:space="preserve">и вкладывается в команду "отправить" </w:t>
      </w:r>
      <w:r w:rsidR="0005459F">
        <w:rPr>
          <w:lang w:val="en-US"/>
        </w:rPr>
        <w:t>WSClient</w:t>
      </w:r>
      <w:r w:rsidR="0005459F" w:rsidRPr="00D371CD">
        <w:t>.</w:t>
      </w:r>
      <w:r w:rsidR="008917F2">
        <w:t xml:space="preserve"> Таким</w:t>
      </w:r>
      <w:r w:rsidR="0023427A">
        <w:t xml:space="preserve"> </w:t>
      </w:r>
      <w:r w:rsidR="008917F2">
        <w:t xml:space="preserve">образом, </w:t>
      </w:r>
      <w:r w:rsidR="0076695B">
        <w:rPr>
          <w:lang w:val="en-US"/>
        </w:rPr>
        <w:t>WSClient</w:t>
      </w:r>
      <w:r w:rsidR="0076695B" w:rsidRPr="00D371CD">
        <w:t xml:space="preserve"> </w:t>
      </w:r>
      <w:r w:rsidR="0023427A">
        <w:t xml:space="preserve">отправляет </w:t>
      </w:r>
      <w:r w:rsidR="008917F2">
        <w:t xml:space="preserve">итоговое </w:t>
      </w:r>
      <w:r w:rsidR="0023427A">
        <w:t>сообщение</w:t>
      </w:r>
      <w:r w:rsidR="008917F2">
        <w:t xml:space="preserve"> на источник</w:t>
      </w:r>
      <w:r w:rsidR="00554E46">
        <w:t>, совершенно</w:t>
      </w:r>
      <w:r w:rsidR="008917F2">
        <w:t xml:space="preserve"> абстрагируясь от его содержания.</w:t>
      </w:r>
      <w:r w:rsidR="0083577C">
        <w:t xml:space="preserve"> </w:t>
      </w:r>
      <w:r w:rsidR="00344472">
        <w:t xml:space="preserve">Сообщения, исходящие </w:t>
      </w:r>
      <w:r w:rsidR="00C21CED">
        <w:t>от источников,</w:t>
      </w:r>
      <w:r w:rsidR="00344472">
        <w:t xml:space="preserve"> попадают на Службу через </w:t>
      </w:r>
      <w:r w:rsidR="00344472">
        <w:rPr>
          <w:lang w:val="en-US"/>
        </w:rPr>
        <w:t>WSClient</w:t>
      </w:r>
      <w:r w:rsidR="00344472" w:rsidRPr="00D371CD">
        <w:t xml:space="preserve">, </w:t>
      </w:r>
      <w:r w:rsidR="00344472">
        <w:t>после чего</w:t>
      </w:r>
      <w:r w:rsidR="00511239">
        <w:t xml:space="preserve"> они</w:t>
      </w:r>
      <w:r w:rsidR="00344472">
        <w:t xml:space="preserve"> </w:t>
      </w:r>
      <w:r w:rsidR="00F1185B">
        <w:t>распаковываются и передаются на шину фрейм</w:t>
      </w:r>
      <w:r w:rsidR="00511239">
        <w:t>в</w:t>
      </w:r>
      <w:r w:rsidR="00F1185B">
        <w:t>орка</w:t>
      </w:r>
      <w:r w:rsidR="008903B3">
        <w:t xml:space="preserve"> от имени </w:t>
      </w:r>
      <w:r w:rsidR="008903B3">
        <w:rPr>
          <w:lang w:val="en-US"/>
        </w:rPr>
        <w:t>ProxyWSClient</w:t>
      </w:r>
      <w:r w:rsidR="00511239">
        <w:t>.</w:t>
      </w:r>
      <w:r w:rsidR="00C21CED">
        <w:t xml:space="preserve"> </w:t>
      </w:r>
    </w:p>
    <w:p w14:paraId="518532D9" w14:textId="3DEF8C57" w:rsidR="00E837C0" w:rsidRPr="00AC6EED" w:rsidRDefault="002F1EE2" w:rsidP="00E837C0">
      <w:pPr>
        <w:pStyle w:val="My-1"/>
      </w:pPr>
      <w:r>
        <w:t>Благодаря</w:t>
      </w:r>
      <w:r w:rsidRPr="00B21030">
        <w:t xml:space="preserve"> </w:t>
      </w:r>
      <w:r>
        <w:t>тандем</w:t>
      </w:r>
      <w:r w:rsidR="00B21030">
        <w:t>ной</w:t>
      </w:r>
      <w:r w:rsidR="00B21030" w:rsidRPr="00B21030">
        <w:t xml:space="preserve"> </w:t>
      </w:r>
      <w:r w:rsidR="00B21030">
        <w:t>работе</w:t>
      </w:r>
      <w:r w:rsidRPr="00B21030">
        <w:t xml:space="preserve"> </w:t>
      </w:r>
      <w:r>
        <w:t>со</w:t>
      </w:r>
      <w:r w:rsidRPr="00B21030">
        <w:t xml:space="preserve"> </w:t>
      </w:r>
      <w:r>
        <w:t>службой</w:t>
      </w:r>
      <w:r w:rsidRPr="00B21030">
        <w:t xml:space="preserve"> </w:t>
      </w:r>
      <w:proofErr w:type="spellStart"/>
      <w:r>
        <w:rPr>
          <w:lang w:val="en-US"/>
        </w:rPr>
        <w:t>ProxyWSServer</w:t>
      </w:r>
      <w:proofErr w:type="spellEnd"/>
      <w:r w:rsidR="003C20DF" w:rsidRPr="00B21030">
        <w:t xml:space="preserve"> </w:t>
      </w:r>
      <w:r w:rsidR="00B21030">
        <w:t>фреймворка полевого</w:t>
      </w:r>
      <w:r w:rsidR="003C20DF" w:rsidRPr="00B21030">
        <w:t xml:space="preserve"> </w:t>
      </w:r>
      <w:r w:rsidR="00B21030">
        <w:t>уровня</w:t>
      </w:r>
      <w:r w:rsidR="003E5031">
        <w:t>,</w:t>
      </w:r>
      <w:r w:rsidR="00B21030">
        <w:t xml:space="preserve"> удается достичь эффекта того, что </w:t>
      </w:r>
      <w:r w:rsidR="007F455F">
        <w:t>сложное взаимодействие с</w:t>
      </w:r>
      <w:r w:rsidR="008903B3">
        <w:t xml:space="preserve"> системными службами</w:t>
      </w:r>
      <w:r w:rsidR="007F455F">
        <w:t xml:space="preserve"> ПЛК </w:t>
      </w:r>
      <w:r w:rsidR="008903B3">
        <w:t xml:space="preserve">скрывается под </w:t>
      </w:r>
      <w:r w:rsidR="00AC6EED">
        <w:t xml:space="preserve">обменом сообщениями со службой </w:t>
      </w:r>
      <w:proofErr w:type="spellStart"/>
      <w:r w:rsidR="00AC6EED">
        <w:rPr>
          <w:lang w:val="en-US"/>
        </w:rPr>
        <w:t>ProxyWSClient</w:t>
      </w:r>
      <w:proofErr w:type="spellEnd"/>
      <w:r w:rsidR="00AC6EED">
        <w:t>.</w:t>
      </w:r>
    </w:p>
    <w:p w14:paraId="2D5D62DA" w14:textId="7D8C9278" w:rsidR="00074BFE" w:rsidRPr="002E61DD" w:rsidRDefault="00074BFE" w:rsidP="00FD3AD9">
      <w:pPr>
        <w:pStyle w:val="My-1"/>
        <w:rPr>
          <w:rFonts w:eastAsia="Times New Roman" w:cs="Times New Roman"/>
          <w:color w:val="000000" w:themeColor="text1"/>
          <w:szCs w:val="28"/>
        </w:rPr>
      </w:pPr>
      <w:r>
        <w:t xml:space="preserve">Вывод: </w:t>
      </w:r>
      <w:r w:rsidRPr="008E4435">
        <w:rPr>
          <w:rFonts w:eastAsia="Times New Roman" w:cs="Times New Roman"/>
          <w:color w:val="000000" w:themeColor="text1"/>
          <w:szCs w:val="28"/>
        </w:rPr>
        <w:t xml:space="preserve">разработка </w:t>
      </w:r>
      <w:r>
        <w:rPr>
          <w:rFonts w:eastAsia="Times New Roman" w:cs="Times New Roman"/>
          <w:color w:val="000000" w:themeColor="text1"/>
          <w:szCs w:val="28"/>
        </w:rPr>
        <w:t xml:space="preserve">службы успешно выполнена, требуемые характеристики достигнуты. Тестирование проводилось на следующих аппаратных платформах – </w:t>
      </w:r>
      <w:r>
        <w:rPr>
          <w:rFonts w:eastAsia="Times New Roman" w:cs="Times New Roman"/>
          <w:color w:val="000000" w:themeColor="text1"/>
          <w:szCs w:val="28"/>
          <w:lang w:val="en-US"/>
        </w:rPr>
        <w:t>Raspberry</w:t>
      </w:r>
      <w:r w:rsidRPr="00086652">
        <w:rPr>
          <w:rFonts w:eastAsia="Times New Roman" w:cs="Times New Roman"/>
          <w:color w:val="000000" w:themeColor="text1"/>
          <w:szCs w:val="28"/>
        </w:rPr>
        <w:t xml:space="preserve"> </w:t>
      </w:r>
      <w:r>
        <w:rPr>
          <w:rFonts w:eastAsia="Times New Roman" w:cs="Times New Roman"/>
          <w:color w:val="000000" w:themeColor="text1"/>
          <w:szCs w:val="28"/>
          <w:lang w:val="en-US"/>
        </w:rPr>
        <w:t>Pi</w:t>
      </w:r>
      <w:r w:rsidRPr="00086652">
        <w:rPr>
          <w:rFonts w:eastAsia="Times New Roman" w:cs="Times New Roman"/>
          <w:color w:val="000000" w:themeColor="text1"/>
          <w:szCs w:val="28"/>
        </w:rPr>
        <w:t xml:space="preserve"> </w:t>
      </w:r>
      <w:r w:rsidRPr="00502682">
        <w:rPr>
          <w:rFonts w:eastAsia="Times New Roman" w:cs="Times New Roman"/>
          <w:color w:val="000000" w:themeColor="text1"/>
          <w:szCs w:val="28"/>
        </w:rPr>
        <w:t xml:space="preserve">5 </w:t>
      </w:r>
      <w:r>
        <w:rPr>
          <w:rFonts w:eastAsia="Times New Roman" w:cs="Times New Roman"/>
          <w:color w:val="000000" w:themeColor="text1"/>
          <w:szCs w:val="28"/>
        </w:rPr>
        <w:t xml:space="preserve">и </w:t>
      </w:r>
      <w:r w:rsidRPr="00254848">
        <w:rPr>
          <w:rFonts w:eastAsia="Times New Roman" w:cs="Times New Roman"/>
          <w:color w:val="000000" w:themeColor="text1"/>
          <w:szCs w:val="28"/>
          <w:lang w:val="en-US"/>
        </w:rPr>
        <w:t>Raspberry</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Pi</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Compute</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Module</w:t>
      </w:r>
      <w:r w:rsidRPr="00254848">
        <w:rPr>
          <w:rFonts w:eastAsia="Times New Roman" w:cs="Times New Roman"/>
          <w:color w:val="000000" w:themeColor="text1"/>
          <w:szCs w:val="28"/>
        </w:rPr>
        <w:t xml:space="preserve"> 4</w:t>
      </w:r>
      <w:r>
        <w:rPr>
          <w:rFonts w:eastAsia="Times New Roman" w:cs="Times New Roman"/>
          <w:color w:val="000000" w:themeColor="text1"/>
          <w:szCs w:val="28"/>
        </w:rPr>
        <w:t xml:space="preserve">, обе платформы работали под управлением ОС </w:t>
      </w:r>
      <w:r>
        <w:rPr>
          <w:rFonts w:eastAsia="Times New Roman" w:cs="Times New Roman"/>
          <w:color w:val="000000" w:themeColor="text1"/>
          <w:szCs w:val="28"/>
          <w:lang w:val="en-US"/>
        </w:rPr>
        <w:t>Linux</w:t>
      </w:r>
      <w:r>
        <w:rPr>
          <w:rFonts w:eastAsia="Times New Roman" w:cs="Times New Roman"/>
          <w:color w:val="000000" w:themeColor="text1"/>
          <w:szCs w:val="28"/>
        </w:rPr>
        <w:t>.</w:t>
      </w:r>
    </w:p>
    <w:p w14:paraId="1680477B" w14:textId="5FBDD429" w:rsidR="00A94AFA" w:rsidRPr="00A133E3" w:rsidRDefault="00A133E3" w:rsidP="00A133E3">
      <w:pPr>
        <w:pStyle w:val="My-1"/>
      </w:pPr>
      <w:r>
        <w:br w:type="page"/>
      </w:r>
    </w:p>
    <w:p w14:paraId="1513D573" w14:textId="6B324343" w:rsidR="00903F94" w:rsidRDefault="00253DF8" w:rsidP="00572CB1">
      <w:pPr>
        <w:pStyle w:val="My-4"/>
      </w:pPr>
      <w:bookmarkStart w:id="587" w:name="_Toc199323401"/>
      <w:r>
        <w:lastRenderedPageBreak/>
        <w:t>5.10</w:t>
      </w:r>
      <w:r>
        <w:tab/>
      </w:r>
      <w:bookmarkStart w:id="588" w:name="_Toc199239252"/>
      <w:r w:rsidR="00FB4E76" w:rsidRPr="00FB4E76">
        <w:t xml:space="preserve">РАЗРАБОТКА </w:t>
      </w:r>
      <w:r w:rsidR="00B6711D">
        <w:t xml:space="preserve">МОДУЛЯ </w:t>
      </w:r>
      <w:r w:rsidR="00FB4E76" w:rsidRPr="00FB4E76">
        <w:t>MQTTCLIENT</w:t>
      </w:r>
      <w:bookmarkEnd w:id="587"/>
      <w:bookmarkEnd w:id="588"/>
    </w:p>
    <w:p w14:paraId="2D37EDA7" w14:textId="77777777" w:rsidR="00F41DAF" w:rsidRDefault="00175518" w:rsidP="00F41DAF">
      <w:pPr>
        <w:pStyle w:val="My-1"/>
      </w:pPr>
      <w:r>
        <w:t xml:space="preserve">В ходе реализации фреймворка "Horizon Automation Server" требовалось разработать службу, обеспечивающую работу с источником типа </w:t>
      </w:r>
      <w:r w:rsidR="00127C25">
        <w:rPr>
          <w:lang w:val="en-US"/>
        </w:rPr>
        <w:t>MQTT</w:t>
      </w:r>
      <w:r w:rsidR="00127C25" w:rsidRPr="00127C25">
        <w:t xml:space="preserve"> </w:t>
      </w:r>
      <w:r w:rsidR="00127C25">
        <w:t>брокер.</w:t>
      </w:r>
    </w:p>
    <w:p w14:paraId="0E5B4609" w14:textId="29859306" w:rsidR="00EB24D7" w:rsidRDefault="00F41DAF" w:rsidP="002D35AD">
      <w:pPr>
        <w:pStyle w:val="My-1"/>
      </w:pPr>
      <w:r>
        <w:t xml:space="preserve">Служба </w:t>
      </w:r>
      <w:r w:rsidR="004A20AA">
        <w:rPr>
          <w:lang w:val="en-US"/>
        </w:rPr>
        <w:t>MQTTClient</w:t>
      </w:r>
      <w:r w:rsidR="004A20AA">
        <w:t xml:space="preserve"> </w:t>
      </w:r>
      <w:r>
        <w:t xml:space="preserve">осуществляет функцию драйвера для данного типа источника. В задачу службы входит </w:t>
      </w:r>
      <w:bookmarkStart w:id="589" w:name="_Hlk189497027"/>
      <w:r>
        <w:t>установление соединение с источником, поддержание соединения, установление повторного соединение если оно было потеряно в силу деструктивных факторов.</w:t>
      </w:r>
      <w:bookmarkEnd w:id="589"/>
      <w:r>
        <w:t xml:space="preserve"> Основная функция службы – шлюзование пакетов данных между компонентами фреймворка "Horizon Automation Server" и брокерами типа </w:t>
      </w:r>
      <w:r>
        <w:rPr>
          <w:lang w:val="en-US"/>
        </w:rPr>
        <w:t>MQTT</w:t>
      </w:r>
      <w:r>
        <w:t xml:space="preserve">. Для обмена данными с </w:t>
      </w:r>
      <w:r w:rsidR="00964591">
        <w:t>источниками</w:t>
      </w:r>
      <w:r>
        <w:t xml:space="preserve"> служба использует протокол</w:t>
      </w:r>
      <w:r w:rsidR="003C5C11">
        <w:t xml:space="preserve"> </w:t>
      </w:r>
      <w:proofErr w:type="spellStart"/>
      <w:r w:rsidR="003C5C11">
        <w:rPr>
          <w:lang w:val="en-US"/>
        </w:rPr>
        <w:t>mqtt</w:t>
      </w:r>
      <w:proofErr w:type="spellEnd"/>
      <w:r w:rsidR="003C5C11" w:rsidRPr="003C5C11">
        <w:t xml:space="preserve"> </w:t>
      </w:r>
      <w:r w:rsidR="003C5C11">
        <w:t xml:space="preserve">либо </w:t>
      </w:r>
      <w:proofErr w:type="spellStart"/>
      <w:r w:rsidR="003C5C11">
        <w:rPr>
          <w:lang w:val="en-US"/>
        </w:rPr>
        <w:t>mqtt</w:t>
      </w:r>
      <w:proofErr w:type="spellEnd"/>
      <w:r w:rsidR="003C5C11" w:rsidRPr="003C5C11">
        <w:t xml:space="preserve"> </w:t>
      </w:r>
      <w:r w:rsidR="003C5C11">
        <w:rPr>
          <w:lang w:val="en-US"/>
        </w:rPr>
        <w:t>over</w:t>
      </w:r>
      <w:r w:rsidR="003C5C11" w:rsidRPr="003C5C11">
        <w:t xml:space="preserve"> </w:t>
      </w:r>
      <w:proofErr w:type="spellStart"/>
      <w:r w:rsidR="003C5C11">
        <w:rPr>
          <w:lang w:val="en-US"/>
        </w:rPr>
        <w:t>ws</w:t>
      </w:r>
      <w:proofErr w:type="spellEnd"/>
      <w:r w:rsidR="004D6E24" w:rsidRPr="004D6E24">
        <w:t xml:space="preserve"> (</w:t>
      </w:r>
      <w:proofErr w:type="spellStart"/>
      <w:r w:rsidR="004D6E24">
        <w:rPr>
          <w:lang w:val="en-US"/>
        </w:rPr>
        <w:t>mqtt</w:t>
      </w:r>
      <w:proofErr w:type="spellEnd"/>
      <w:r w:rsidR="004D6E24" w:rsidRPr="004D6E24">
        <w:t xml:space="preserve"> </w:t>
      </w:r>
      <w:r w:rsidR="004D6E24">
        <w:t xml:space="preserve">на основе </w:t>
      </w:r>
      <w:proofErr w:type="spellStart"/>
      <w:r w:rsidR="004D6E24">
        <w:rPr>
          <w:lang w:val="en-US"/>
        </w:rPr>
        <w:t>websocket</w:t>
      </w:r>
      <w:proofErr w:type="spellEnd"/>
      <w:proofErr w:type="gramStart"/>
      <w:r w:rsidR="004D6E24" w:rsidRPr="004D6E24">
        <w:t>)</w:t>
      </w:r>
      <w:r>
        <w:t>.</w:t>
      </w:r>
      <w:r w:rsidR="00573DE1">
        <w:t>Назначение</w:t>
      </w:r>
      <w:proofErr w:type="gramEnd"/>
      <w:r w:rsidR="00573DE1">
        <w:t xml:space="preserve"> </w:t>
      </w:r>
      <w:proofErr w:type="spellStart"/>
      <w:r w:rsidR="00594DC4">
        <w:rPr>
          <w:lang w:val="en-US"/>
        </w:rPr>
        <w:t>MQTTClient</w:t>
      </w:r>
      <w:proofErr w:type="spellEnd"/>
      <w:r w:rsidR="00EB24D7">
        <w:t xml:space="preserve"> заключается в том, чтобы связать </w:t>
      </w:r>
      <w:r w:rsidR="0085680B">
        <w:t>информационно</w:t>
      </w:r>
      <w:r w:rsidR="00C40D3C">
        <w:t xml:space="preserve">-измерительные </w:t>
      </w:r>
      <w:r w:rsidR="00EB24D7">
        <w:t>каналы</w:t>
      </w:r>
      <w:r w:rsidR="00C40D3C">
        <w:t xml:space="preserve"> фреймворка</w:t>
      </w:r>
      <w:r w:rsidR="00EB24D7">
        <w:t xml:space="preserve">, с соответствующими топиками MQTT-брокера. Подписка на эти топики обеспечивает поступление данных от реальных устройств в </w:t>
      </w:r>
      <w:r w:rsidR="002D35AD">
        <w:rPr>
          <w:lang w:val="en-US"/>
        </w:rPr>
        <w:t>Hub</w:t>
      </w:r>
      <w:r w:rsidR="00EB24D7">
        <w:t>, что позволяет оперативно получать информацию о текущем состоянии датчиков. В то же время публикация значений в топики, ассоциированные с актуаторами, позволяет динамически изменять их физическое состояние в режиме реального времени.</w:t>
      </w:r>
    </w:p>
    <w:p w14:paraId="6118D2A0" w14:textId="43C8A480" w:rsidR="008607ED" w:rsidRPr="000F6E51" w:rsidRDefault="008607ED" w:rsidP="008607ED">
      <w:pPr>
        <w:pStyle w:val="My-1"/>
      </w:pPr>
      <w:r>
        <w:t xml:space="preserve">Как и в случае с другими службами фреймворка, обеспечивающими взаимодействие с источниками данных, </w:t>
      </w:r>
      <w:r>
        <w:rPr>
          <w:lang w:val="en-US"/>
        </w:rPr>
        <w:t>MQTTC</w:t>
      </w:r>
      <w:r>
        <w:t>lient работает в тандеме с прокси службой Proxy</w:t>
      </w:r>
      <w:r>
        <w:rPr>
          <w:lang w:val="en-US"/>
        </w:rPr>
        <w:t>MQTT</w:t>
      </w:r>
      <w:r>
        <w:t>Client</w:t>
      </w:r>
      <w:r w:rsidR="00573DE1" w:rsidRPr="00D371CD">
        <w:t xml:space="preserve">, </w:t>
      </w:r>
      <w:r w:rsidR="00493888">
        <w:t xml:space="preserve">которая и выполняет задачу логического сопоставления </w:t>
      </w:r>
      <w:r w:rsidR="00A0382B">
        <w:t>топиков источников и инициализированных служб-каналов</w:t>
      </w:r>
      <w:r>
        <w:t>.</w:t>
      </w:r>
      <w:r w:rsidR="00A0382B">
        <w:t xml:space="preserve"> При этом функционал </w:t>
      </w:r>
      <w:r w:rsidR="00A0382B">
        <w:rPr>
          <w:lang w:val="en-US"/>
        </w:rPr>
        <w:t>MQTTClient</w:t>
      </w:r>
      <w:r w:rsidR="00A0382B" w:rsidRPr="00D371CD">
        <w:t xml:space="preserve"> </w:t>
      </w:r>
      <w:r w:rsidR="000F6E51">
        <w:t>остается прозрачным</w:t>
      </w:r>
      <w:r w:rsidR="000F6E51" w:rsidRPr="00D371CD">
        <w:t xml:space="preserve">: </w:t>
      </w:r>
      <w:r w:rsidR="000F6E51">
        <w:t>подписка, запись, чтение</w:t>
      </w:r>
      <w:r w:rsidR="00AF506D">
        <w:t>.</w:t>
      </w:r>
    </w:p>
    <w:p w14:paraId="5E9A6E4E" w14:textId="77777777" w:rsidR="00EB24D7" w:rsidRDefault="00EB24D7" w:rsidP="00EB24D7">
      <w:pPr>
        <w:pStyle w:val="My-1"/>
      </w:pPr>
      <w:r>
        <w:t>Интеграция с MQTT-брокерами открывает возможность работать с распределенными системами, где данные поступают от множества удаленных устройств.</w:t>
      </w:r>
    </w:p>
    <w:p w14:paraId="65869886" w14:textId="77777777" w:rsidR="00EB24D7" w:rsidRDefault="00EB24D7" w:rsidP="00EB24D7">
      <w:pPr>
        <w:pStyle w:val="My-1"/>
      </w:pPr>
      <w:r>
        <w:t xml:space="preserve">При запуске фреймворка служба инициирует подключение ко всем зарегистрированным источникам, использующим протокол MQTT. Для каждого источника создаётся отдельное соединение с брокером, а его состояние отслеживается в реальном времени. </w:t>
      </w:r>
    </w:p>
    <w:p w14:paraId="779645FC" w14:textId="69F875A9" w:rsidR="00EB24D7" w:rsidRPr="00577BF2" w:rsidRDefault="00EB24D7" w:rsidP="00577BF2">
      <w:pPr>
        <w:pStyle w:val="My-1"/>
      </w:pPr>
      <w:r>
        <w:t xml:space="preserve">Для обеспечения надежности работы службы предусмотрено автоматическое восстановление соединений в случае их разрыва. При отключении какого-либо источника информация об этом немедленно отправляется в системный компонент </w:t>
      </w:r>
      <w:proofErr w:type="spellStart"/>
      <w:r>
        <w:t>SourcesState</w:t>
      </w:r>
      <w:proofErr w:type="spellEnd"/>
      <w:r>
        <w:t>, который обновляет текущее состояние всех источников</w:t>
      </w:r>
      <w:r w:rsidR="00180C84">
        <w:t>, а также логируется соответствующее событие.</w:t>
      </w:r>
      <w:r w:rsidR="00577BF2">
        <w:t xml:space="preserve"> </w:t>
      </w:r>
      <w:r w:rsidR="00577BF2" w:rsidRPr="00577BF2">
        <w:t>В Приложении №</w:t>
      </w:r>
      <w:r w:rsidR="00577BF2">
        <w:t>31</w:t>
      </w:r>
      <w:r w:rsidR="00577BF2" w:rsidRPr="00577BF2">
        <w:t xml:space="preserve"> представлен фрагмент программного обеспечения модуля</w:t>
      </w:r>
      <w:r w:rsidR="00577BF2">
        <w:t xml:space="preserve"> </w:t>
      </w:r>
      <w:r w:rsidR="00577BF2">
        <w:rPr>
          <w:lang w:val="en-US"/>
        </w:rPr>
        <w:t>MQTTClient</w:t>
      </w:r>
      <w:r w:rsidR="00577BF2">
        <w:t>.</w:t>
      </w:r>
    </w:p>
    <w:p w14:paraId="1E91D788" w14:textId="38A52B67" w:rsidR="008A5792" w:rsidRDefault="00C97510" w:rsidP="00C97510">
      <w:pPr>
        <w:pStyle w:val="My-1"/>
        <w:rPr>
          <w:rFonts w:eastAsia="Times New Roman" w:cs="Times New Roman"/>
          <w:color w:val="000000" w:themeColor="text1"/>
          <w:szCs w:val="28"/>
        </w:rPr>
      </w:pPr>
      <w:r>
        <w:t xml:space="preserve">Вывод: </w:t>
      </w:r>
      <w:r w:rsidRPr="008E4435">
        <w:rPr>
          <w:rFonts w:eastAsia="Times New Roman" w:cs="Times New Roman"/>
          <w:color w:val="000000" w:themeColor="text1"/>
          <w:szCs w:val="28"/>
        </w:rPr>
        <w:t xml:space="preserve">разработка </w:t>
      </w:r>
      <w:r>
        <w:rPr>
          <w:rFonts w:eastAsia="Times New Roman" w:cs="Times New Roman"/>
          <w:color w:val="000000" w:themeColor="text1"/>
          <w:szCs w:val="28"/>
        </w:rPr>
        <w:t xml:space="preserve">службы успешно выполнена, требуемые характеристики достигнуты. Тестирование проводилось на следующих аппаратных платформах – </w:t>
      </w:r>
      <w:r>
        <w:rPr>
          <w:rFonts w:eastAsia="Times New Roman" w:cs="Times New Roman"/>
          <w:color w:val="000000" w:themeColor="text1"/>
          <w:szCs w:val="28"/>
          <w:lang w:val="en-US"/>
        </w:rPr>
        <w:t>Raspberry</w:t>
      </w:r>
      <w:r w:rsidRPr="00086652">
        <w:rPr>
          <w:rFonts w:eastAsia="Times New Roman" w:cs="Times New Roman"/>
          <w:color w:val="000000" w:themeColor="text1"/>
          <w:szCs w:val="28"/>
        </w:rPr>
        <w:t xml:space="preserve"> </w:t>
      </w:r>
      <w:r>
        <w:rPr>
          <w:rFonts w:eastAsia="Times New Roman" w:cs="Times New Roman"/>
          <w:color w:val="000000" w:themeColor="text1"/>
          <w:szCs w:val="28"/>
          <w:lang w:val="en-US"/>
        </w:rPr>
        <w:t>Pi</w:t>
      </w:r>
      <w:r w:rsidRPr="00086652">
        <w:rPr>
          <w:rFonts w:eastAsia="Times New Roman" w:cs="Times New Roman"/>
          <w:color w:val="000000" w:themeColor="text1"/>
          <w:szCs w:val="28"/>
        </w:rPr>
        <w:t xml:space="preserve"> </w:t>
      </w:r>
      <w:r w:rsidRPr="00502682">
        <w:rPr>
          <w:rFonts w:eastAsia="Times New Roman" w:cs="Times New Roman"/>
          <w:color w:val="000000" w:themeColor="text1"/>
          <w:szCs w:val="28"/>
        </w:rPr>
        <w:t xml:space="preserve">5 </w:t>
      </w:r>
      <w:r>
        <w:rPr>
          <w:rFonts w:eastAsia="Times New Roman" w:cs="Times New Roman"/>
          <w:color w:val="000000" w:themeColor="text1"/>
          <w:szCs w:val="28"/>
        </w:rPr>
        <w:t xml:space="preserve">и </w:t>
      </w:r>
      <w:r w:rsidRPr="00254848">
        <w:rPr>
          <w:rFonts w:eastAsia="Times New Roman" w:cs="Times New Roman"/>
          <w:color w:val="000000" w:themeColor="text1"/>
          <w:szCs w:val="28"/>
          <w:lang w:val="en-US"/>
        </w:rPr>
        <w:t>Raspberry</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Pi</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Compute</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Module</w:t>
      </w:r>
      <w:r w:rsidRPr="00254848">
        <w:rPr>
          <w:rFonts w:eastAsia="Times New Roman" w:cs="Times New Roman"/>
          <w:color w:val="000000" w:themeColor="text1"/>
          <w:szCs w:val="28"/>
        </w:rPr>
        <w:t xml:space="preserve"> 4</w:t>
      </w:r>
      <w:r>
        <w:rPr>
          <w:rFonts w:eastAsia="Times New Roman" w:cs="Times New Roman"/>
          <w:color w:val="000000" w:themeColor="text1"/>
          <w:szCs w:val="28"/>
        </w:rPr>
        <w:t xml:space="preserve">, обе платформы работали под управлением ОС </w:t>
      </w:r>
      <w:r>
        <w:rPr>
          <w:rFonts w:eastAsia="Times New Roman" w:cs="Times New Roman"/>
          <w:color w:val="000000" w:themeColor="text1"/>
          <w:szCs w:val="28"/>
          <w:lang w:val="en-US"/>
        </w:rPr>
        <w:t>Linux</w:t>
      </w:r>
      <w:r>
        <w:rPr>
          <w:rFonts w:eastAsia="Times New Roman" w:cs="Times New Roman"/>
          <w:color w:val="000000" w:themeColor="text1"/>
          <w:szCs w:val="28"/>
        </w:rPr>
        <w:t>.</w:t>
      </w:r>
    </w:p>
    <w:p w14:paraId="337EF1ED" w14:textId="77777777" w:rsidR="008A5792" w:rsidRDefault="008A5792" w:rsidP="00572CB1">
      <w:pPr>
        <w:pStyle w:val="My-1"/>
      </w:pPr>
      <w:r>
        <w:br w:type="page"/>
      </w:r>
    </w:p>
    <w:p w14:paraId="37C352AA" w14:textId="1D2F1C32" w:rsidR="002521FC" w:rsidRDefault="001A1FA3" w:rsidP="00572CB1">
      <w:pPr>
        <w:pStyle w:val="My-4"/>
      </w:pPr>
      <w:bookmarkStart w:id="590" w:name="_Toc199179133"/>
      <w:bookmarkStart w:id="591" w:name="_Toc199179264"/>
      <w:bookmarkStart w:id="592" w:name="_Toc199238231"/>
      <w:bookmarkStart w:id="593" w:name="_Toc199239181"/>
      <w:bookmarkStart w:id="594" w:name="_Toc199239253"/>
      <w:bookmarkStart w:id="595" w:name="_Toc199239325"/>
      <w:bookmarkStart w:id="596" w:name="_Toc199239397"/>
      <w:bookmarkStart w:id="597" w:name="_Toc199239858"/>
      <w:bookmarkStart w:id="598" w:name="_Toc199239931"/>
      <w:bookmarkStart w:id="599" w:name="_Toc199240004"/>
      <w:bookmarkStart w:id="600" w:name="_Toc199240265"/>
      <w:bookmarkStart w:id="601" w:name="_Toc199240344"/>
      <w:bookmarkStart w:id="602" w:name="_Toc199255291"/>
      <w:bookmarkStart w:id="603" w:name="_Toc199257726"/>
      <w:bookmarkStart w:id="604" w:name="_Toc199257804"/>
      <w:bookmarkStart w:id="605" w:name="_Toc199257876"/>
      <w:bookmarkStart w:id="606" w:name="_Toc199323402"/>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r>
        <w:lastRenderedPageBreak/>
        <w:t>5.11</w:t>
      </w:r>
      <w:r>
        <w:tab/>
      </w:r>
      <w:bookmarkStart w:id="607" w:name="_Toc199179134"/>
      <w:bookmarkStart w:id="608" w:name="_Toc199179265"/>
      <w:bookmarkStart w:id="609" w:name="_Toc199238232"/>
      <w:bookmarkStart w:id="610" w:name="_Toc199239182"/>
      <w:bookmarkStart w:id="611" w:name="_Toc199239254"/>
      <w:bookmarkStart w:id="612" w:name="_Toc199239326"/>
      <w:bookmarkStart w:id="613" w:name="_Toc199239398"/>
      <w:bookmarkStart w:id="614" w:name="_Toc199239859"/>
      <w:bookmarkStart w:id="615" w:name="_Toc199239932"/>
      <w:bookmarkStart w:id="616" w:name="_Toc199240005"/>
      <w:bookmarkStart w:id="617" w:name="_Toc199240266"/>
      <w:bookmarkStart w:id="618" w:name="_Toc199240345"/>
      <w:bookmarkStart w:id="619" w:name="_Toc199255292"/>
      <w:bookmarkStart w:id="620" w:name="_Toc199257727"/>
      <w:bookmarkStart w:id="621" w:name="_Toc199257805"/>
      <w:bookmarkStart w:id="622" w:name="_Toc199257877"/>
      <w:bookmarkStart w:id="623" w:name="_Toc199239255"/>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r w:rsidR="002521FC" w:rsidRPr="002521FC">
        <w:t xml:space="preserve">РАЗРАБОТКА </w:t>
      </w:r>
      <w:r w:rsidR="00B6711D">
        <w:t xml:space="preserve">МОДУЛЯ </w:t>
      </w:r>
      <w:r w:rsidR="002521FC" w:rsidRPr="002521FC">
        <w:t>PROXYMQTTCLIENT</w:t>
      </w:r>
      <w:bookmarkEnd w:id="606"/>
      <w:bookmarkEnd w:id="623"/>
    </w:p>
    <w:p w14:paraId="338C3A32" w14:textId="510F28EC" w:rsidR="002A6E6E" w:rsidRPr="002A6E6E" w:rsidRDefault="002A6E6E" w:rsidP="00156876">
      <w:pPr>
        <w:pStyle w:val="My-1"/>
      </w:pPr>
      <w:r w:rsidRPr="002A6E6E">
        <w:t xml:space="preserve">В ходе реализации фреймворка "Horizon Automation Server" требовалось разработать службу, обеспечивающую поддержку работы </w:t>
      </w:r>
      <w:r w:rsidR="00AE378D">
        <w:t>MQTTClient</w:t>
      </w:r>
      <w:r w:rsidR="00AE378D" w:rsidRPr="00AE378D">
        <w:t xml:space="preserve"> </w:t>
      </w:r>
      <w:r w:rsidRPr="002A6E6E">
        <w:t xml:space="preserve">с ядром фреймворка, </w:t>
      </w:r>
      <w:proofErr w:type="gramStart"/>
      <w:r w:rsidRPr="002A6E6E">
        <w:t>т.е.</w:t>
      </w:r>
      <w:proofErr w:type="gramEnd"/>
      <w:r w:rsidRPr="002A6E6E">
        <w:t xml:space="preserve"> в соответствии с архитектурными решениями требовалось разработать прокси службу для </w:t>
      </w:r>
      <w:r w:rsidR="00AE378D">
        <w:t>MQTTClient</w:t>
      </w:r>
      <w:r w:rsidRPr="002A6E6E">
        <w:t>.</w:t>
      </w:r>
    </w:p>
    <w:p w14:paraId="6F762342" w14:textId="77777777" w:rsidR="009934B1" w:rsidRDefault="009B5C18" w:rsidP="009934B1">
      <w:pPr>
        <w:pStyle w:val="My-1"/>
      </w:pPr>
      <w:r>
        <w:t xml:space="preserve">ProxyMQTTClient </w:t>
      </w:r>
      <w:r w:rsidR="00746CC7">
        <w:t xml:space="preserve">выполняет задачу по предоставлению двухстороннего интерфейса между MQTTClient </w:t>
      </w:r>
      <w:r w:rsidR="009934B1">
        <w:t xml:space="preserve">и системными службами ядра фреймворка </w:t>
      </w:r>
      <w:r w:rsidR="009934B1" w:rsidRPr="002A6E6E">
        <w:t>"Horizon Automation Server"</w:t>
      </w:r>
      <w:r w:rsidR="009934B1">
        <w:t>.</w:t>
      </w:r>
    </w:p>
    <w:p w14:paraId="6509B488" w14:textId="37DCDC86" w:rsidR="00156876" w:rsidRDefault="00F84753" w:rsidP="009934B1">
      <w:pPr>
        <w:pStyle w:val="My-1"/>
      </w:pPr>
      <w:r>
        <w:t>Служба п</w:t>
      </w:r>
      <w:r w:rsidR="00156876">
        <w:t>реобразовы</w:t>
      </w:r>
      <w:r>
        <w:t>вает</w:t>
      </w:r>
      <w:r w:rsidR="00156876">
        <w:t xml:space="preserve"> данные и команды между службами-каналами и MQTT-брокерами, которые сами по себе являются интерфейсом </w:t>
      </w:r>
      <w:r w:rsidR="00A57222">
        <w:t>информационно</w:t>
      </w:r>
      <w:r w:rsidR="00156876">
        <w:t>-</w:t>
      </w:r>
      <w:r w:rsidR="00A57222">
        <w:t>измерительных систем</w:t>
      </w:r>
      <w:r w:rsidR="00156876">
        <w:t>. Это позволило выстроить единую систему взаимодействия, где каналы сенсоров и актуаторов логически ассоциируются с топиками брокера, а все коммуникации абстрагируются в рамках унифицированного протокола фреймворка.</w:t>
      </w:r>
    </w:p>
    <w:p w14:paraId="773C7AF2" w14:textId="77777777" w:rsidR="0033777D" w:rsidRPr="00D371CD" w:rsidRDefault="00156876" w:rsidP="00156876">
      <w:pPr>
        <w:pStyle w:val="My-1"/>
      </w:pPr>
      <w:r>
        <w:t>Как и остальные прокси</w:t>
      </w:r>
      <w:r w:rsidR="0003145C">
        <w:t xml:space="preserve"> службы проекта</w:t>
      </w:r>
      <w:r>
        <w:t xml:space="preserve">, ProxyMQTTClient обеспечивает унификацию взаимодействия служб-источников и прикладных служб. Сопоставление каналов топикам реализуется благодаря управлению подписками, что тоже является функционалом службы. </w:t>
      </w:r>
    </w:p>
    <w:p w14:paraId="405FB892" w14:textId="73D075F8" w:rsidR="00156876" w:rsidRPr="0017252A" w:rsidRDefault="0033777D" w:rsidP="00156876">
      <w:pPr>
        <w:pStyle w:val="My-1"/>
      </w:pPr>
      <w:r>
        <w:t xml:space="preserve">После старта фреймворка </w:t>
      </w:r>
      <w:r w:rsidR="00156876">
        <w:t>ProxyMQTTClient</w:t>
      </w:r>
      <w:r w:rsidR="00222806" w:rsidRPr="00D371CD">
        <w:t xml:space="preserve"> </w:t>
      </w:r>
      <w:r w:rsidR="00222806">
        <w:t xml:space="preserve">ожидает от </w:t>
      </w:r>
      <w:r w:rsidR="00237682">
        <w:rPr>
          <w:lang w:val="en-US"/>
        </w:rPr>
        <w:t>DeviceManager</w:t>
      </w:r>
      <w:r w:rsidR="00237682" w:rsidRPr="00237682">
        <w:t xml:space="preserve"> </w:t>
      </w:r>
      <w:r w:rsidR="00237682">
        <w:t>запрос</w:t>
      </w:r>
      <w:r w:rsidR="00222806">
        <w:t xml:space="preserve"> на подписку</w:t>
      </w:r>
      <w:r w:rsidR="005959C9">
        <w:t>, к которому прилагается список инициализированных служб-каналов</w:t>
      </w:r>
      <w:r w:rsidR="00261F88">
        <w:t xml:space="preserve">. </w:t>
      </w:r>
      <w:r w:rsidR="009C7E57">
        <w:t>При о</w:t>
      </w:r>
      <w:r w:rsidR="00156876">
        <w:t>браб</w:t>
      </w:r>
      <w:r w:rsidR="00261F88">
        <w:t>отк</w:t>
      </w:r>
      <w:r w:rsidR="009C7E57">
        <w:t>е</w:t>
      </w:r>
      <w:r w:rsidR="00261F88">
        <w:t xml:space="preserve"> данного </w:t>
      </w:r>
      <w:proofErr w:type="gramStart"/>
      <w:r w:rsidR="00261F88">
        <w:t xml:space="preserve">запроса </w:t>
      </w:r>
      <w:r w:rsidR="000A7D4C">
        <w:t xml:space="preserve"> создается</w:t>
      </w:r>
      <w:proofErr w:type="gramEnd"/>
      <w:r w:rsidR="009C7E57">
        <w:t xml:space="preserve"> </w:t>
      </w:r>
      <w:r w:rsidR="00156876">
        <w:t>внутреннюю маппинг-таблиц</w:t>
      </w:r>
      <w:r w:rsidR="000A7D4C">
        <w:t>а</w:t>
      </w:r>
      <w:r w:rsidR="00156876">
        <w:t>, которая связывает топики брокера с именами и адресами виртуальных каналов. Это делает возможным получение данных от источников и их последующую обработку в рамках системных служб. Затем ProxyMQTTClient делегирует MQTTClient выполнить подписку на топики, ассоциированные со службами сенсорами.</w:t>
      </w:r>
      <w:r w:rsidR="00A418D4">
        <w:t xml:space="preserve"> Дальнейшая</w:t>
      </w:r>
      <w:r w:rsidR="000A7D4C">
        <w:t xml:space="preserve"> </w:t>
      </w:r>
      <w:r w:rsidR="00A418D4">
        <w:t xml:space="preserve">работа </w:t>
      </w:r>
      <w:r w:rsidR="00BE7D83">
        <w:t>ProxyMQTTClient</w:t>
      </w:r>
      <w:r w:rsidR="009D5925">
        <w:t xml:space="preserve"> </w:t>
      </w:r>
      <w:r w:rsidR="00A418D4">
        <w:t>заключается в форматировании и пересылке</w:t>
      </w:r>
      <w:r w:rsidR="000601EC">
        <w:t xml:space="preserve"> сообщений от служб-актуаторов и от службы </w:t>
      </w:r>
      <w:r w:rsidR="000601EC">
        <w:rPr>
          <w:lang w:val="en-US"/>
        </w:rPr>
        <w:t>MQTTClient</w:t>
      </w:r>
      <w:r w:rsidR="000601EC" w:rsidRPr="00D371CD">
        <w:t xml:space="preserve">. </w:t>
      </w:r>
      <w:r w:rsidR="00C713BF">
        <w:t>При получении сообщения от службы</w:t>
      </w:r>
      <w:r w:rsidR="00AE5A39">
        <w:t>-канала, из маппинг-таблицы</w:t>
      </w:r>
      <w:r w:rsidR="000601EC">
        <w:t xml:space="preserve"> </w:t>
      </w:r>
      <w:r w:rsidR="00AE5A39">
        <w:t xml:space="preserve">считывается </w:t>
      </w:r>
      <w:r w:rsidR="000757F2">
        <w:t>имя ассоциированного с ним топика</w:t>
      </w:r>
      <w:r w:rsidR="0017252A">
        <w:t>.</w:t>
      </w:r>
      <w:r w:rsidR="00FF3232">
        <w:t xml:space="preserve"> За этим следует отправка запроса службе </w:t>
      </w:r>
      <w:r w:rsidR="00FF3232">
        <w:rPr>
          <w:lang w:val="en-US"/>
        </w:rPr>
        <w:t>MQTTClient</w:t>
      </w:r>
      <w:r w:rsidR="00FF3232" w:rsidRPr="00D371CD">
        <w:t xml:space="preserve"> </w:t>
      </w:r>
      <w:r w:rsidR="00FF3232">
        <w:t>на запись в этот топик.</w:t>
      </w:r>
      <w:r w:rsidR="0017252A">
        <w:t xml:space="preserve"> При получении сообщения от </w:t>
      </w:r>
      <w:r w:rsidR="0017252A">
        <w:rPr>
          <w:lang w:val="en-US"/>
        </w:rPr>
        <w:t>MQTTClient</w:t>
      </w:r>
      <w:r w:rsidR="0017252A" w:rsidRPr="00D371CD">
        <w:t xml:space="preserve"> </w:t>
      </w:r>
      <w:r w:rsidR="0017252A">
        <w:t xml:space="preserve">по топику, переданному в теле сообщения, определяется </w:t>
      </w:r>
      <w:r w:rsidR="002B13E2">
        <w:t xml:space="preserve">имя службы-канала, на которую </w:t>
      </w:r>
      <w:r w:rsidR="00FF3232">
        <w:t xml:space="preserve">по шине фреймворка </w:t>
      </w:r>
      <w:r w:rsidR="002B13E2">
        <w:t>направляется сообщение</w:t>
      </w:r>
      <w:r w:rsidR="0012730C">
        <w:t xml:space="preserve"> о поступлении новых показаний датчика</w:t>
      </w:r>
      <w:r w:rsidR="00B37D1B">
        <w:t>.</w:t>
      </w:r>
    </w:p>
    <w:p w14:paraId="44C53B19" w14:textId="2B93B3EB" w:rsidR="008057A0" w:rsidRDefault="00156876" w:rsidP="001C7ED3">
      <w:pPr>
        <w:pStyle w:val="My-1"/>
      </w:pPr>
      <w:r>
        <w:t>Таким образом, после выполнения инициализационных процессов, обновление показаний на определенных топиках приведет к обновлению значения службы-канала. А команда, переданная на канал-</w:t>
      </w:r>
      <w:proofErr w:type="spellStart"/>
      <w:r>
        <w:t>актуатор</w:t>
      </w:r>
      <w:proofErr w:type="spellEnd"/>
      <w:r>
        <w:t xml:space="preserve"> из </w:t>
      </w:r>
      <w:proofErr w:type="spellStart"/>
      <w:r w:rsidR="00141D33">
        <w:t>userspace</w:t>
      </w:r>
      <w:proofErr w:type="spellEnd"/>
      <w:r>
        <w:t xml:space="preserve"> инициирует запись в указанный в маппинг-таблице топик брокера.</w:t>
      </w:r>
      <w:r w:rsidR="001C7ED3" w:rsidRPr="001C7ED3">
        <w:t xml:space="preserve"> В Приложении №</w:t>
      </w:r>
      <w:r w:rsidR="001C7ED3">
        <w:t>32</w:t>
      </w:r>
      <w:r w:rsidR="001C7ED3" w:rsidRPr="001C7ED3">
        <w:t xml:space="preserve"> представлен фрагмент программного обеспечения модуля</w:t>
      </w:r>
      <w:r w:rsidR="001C7ED3">
        <w:t xml:space="preserve"> </w:t>
      </w:r>
      <w:r w:rsidR="001C7ED3" w:rsidRPr="001C7ED3">
        <w:t>ProxyMQTTClient</w:t>
      </w:r>
      <w:r w:rsidR="001C7ED3">
        <w:t>.</w:t>
      </w:r>
    </w:p>
    <w:p w14:paraId="6CA742AC" w14:textId="04E3A482" w:rsidR="008A5792" w:rsidRDefault="00543F92" w:rsidP="00572CB1">
      <w:pPr>
        <w:pStyle w:val="My-1"/>
        <w:rPr>
          <w:rFonts w:eastAsia="Times New Roman" w:cs="Times New Roman"/>
          <w:color w:val="000000" w:themeColor="text1"/>
          <w:szCs w:val="28"/>
        </w:rPr>
      </w:pPr>
      <w:r>
        <w:t xml:space="preserve">Вывод: </w:t>
      </w:r>
      <w:r w:rsidRPr="008E4435">
        <w:rPr>
          <w:rFonts w:eastAsia="Times New Roman" w:cs="Times New Roman"/>
          <w:color w:val="000000" w:themeColor="text1"/>
          <w:szCs w:val="28"/>
        </w:rPr>
        <w:t xml:space="preserve">разработка </w:t>
      </w:r>
      <w:r>
        <w:rPr>
          <w:rFonts w:eastAsia="Times New Roman" w:cs="Times New Roman"/>
          <w:color w:val="000000" w:themeColor="text1"/>
          <w:szCs w:val="28"/>
        </w:rPr>
        <w:t xml:space="preserve">службы успешно выполнена, требуемые характеристики достигнуты. Тестирование проводилось на следующих аппаратных платформах – </w:t>
      </w:r>
      <w:r>
        <w:rPr>
          <w:rFonts w:eastAsia="Times New Roman" w:cs="Times New Roman"/>
          <w:color w:val="000000" w:themeColor="text1"/>
          <w:szCs w:val="28"/>
          <w:lang w:val="en-US"/>
        </w:rPr>
        <w:t>Raspberry</w:t>
      </w:r>
      <w:r w:rsidRPr="00086652">
        <w:rPr>
          <w:rFonts w:eastAsia="Times New Roman" w:cs="Times New Roman"/>
          <w:color w:val="000000" w:themeColor="text1"/>
          <w:szCs w:val="28"/>
        </w:rPr>
        <w:t xml:space="preserve"> </w:t>
      </w:r>
      <w:r>
        <w:rPr>
          <w:rFonts w:eastAsia="Times New Roman" w:cs="Times New Roman"/>
          <w:color w:val="000000" w:themeColor="text1"/>
          <w:szCs w:val="28"/>
          <w:lang w:val="en-US"/>
        </w:rPr>
        <w:t>Pi</w:t>
      </w:r>
      <w:r w:rsidRPr="00086652">
        <w:rPr>
          <w:rFonts w:eastAsia="Times New Roman" w:cs="Times New Roman"/>
          <w:color w:val="000000" w:themeColor="text1"/>
          <w:szCs w:val="28"/>
        </w:rPr>
        <w:t xml:space="preserve"> </w:t>
      </w:r>
      <w:r w:rsidRPr="00502682">
        <w:rPr>
          <w:rFonts w:eastAsia="Times New Roman" w:cs="Times New Roman"/>
          <w:color w:val="000000" w:themeColor="text1"/>
          <w:szCs w:val="28"/>
        </w:rPr>
        <w:t xml:space="preserve">5 </w:t>
      </w:r>
      <w:r>
        <w:rPr>
          <w:rFonts w:eastAsia="Times New Roman" w:cs="Times New Roman"/>
          <w:color w:val="000000" w:themeColor="text1"/>
          <w:szCs w:val="28"/>
        </w:rPr>
        <w:t xml:space="preserve">и </w:t>
      </w:r>
      <w:r w:rsidRPr="00254848">
        <w:rPr>
          <w:rFonts w:eastAsia="Times New Roman" w:cs="Times New Roman"/>
          <w:color w:val="000000" w:themeColor="text1"/>
          <w:szCs w:val="28"/>
          <w:lang w:val="en-US"/>
        </w:rPr>
        <w:t>Raspberry</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Pi</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Compute</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Module</w:t>
      </w:r>
      <w:r w:rsidRPr="00254848">
        <w:rPr>
          <w:rFonts w:eastAsia="Times New Roman" w:cs="Times New Roman"/>
          <w:color w:val="000000" w:themeColor="text1"/>
          <w:szCs w:val="28"/>
        </w:rPr>
        <w:t xml:space="preserve"> 4</w:t>
      </w:r>
      <w:r>
        <w:rPr>
          <w:rFonts w:eastAsia="Times New Roman" w:cs="Times New Roman"/>
          <w:color w:val="000000" w:themeColor="text1"/>
          <w:szCs w:val="28"/>
        </w:rPr>
        <w:t xml:space="preserve">, обе платформы работали под управлением ОС </w:t>
      </w:r>
      <w:r>
        <w:rPr>
          <w:rFonts w:eastAsia="Times New Roman" w:cs="Times New Roman"/>
          <w:color w:val="000000" w:themeColor="text1"/>
          <w:szCs w:val="28"/>
          <w:lang w:val="en-US"/>
        </w:rPr>
        <w:t>Linux</w:t>
      </w:r>
      <w:r>
        <w:rPr>
          <w:rFonts w:eastAsia="Times New Roman" w:cs="Times New Roman"/>
          <w:color w:val="000000" w:themeColor="text1"/>
          <w:szCs w:val="28"/>
        </w:rPr>
        <w:t>.</w:t>
      </w:r>
      <w:r w:rsidR="008A5792">
        <w:rPr>
          <w:rFonts w:eastAsia="Times New Roman" w:cs="Times New Roman"/>
          <w:color w:val="000000" w:themeColor="text1"/>
          <w:szCs w:val="28"/>
        </w:rPr>
        <w:br w:type="page"/>
      </w:r>
    </w:p>
    <w:p w14:paraId="18CCDECA" w14:textId="43A3784D" w:rsidR="00AD3F64" w:rsidRDefault="001A1FA3" w:rsidP="00572CB1">
      <w:pPr>
        <w:pStyle w:val="My-4"/>
      </w:pPr>
      <w:bookmarkStart w:id="624" w:name="_Toc199179136"/>
      <w:bookmarkStart w:id="625" w:name="_Toc199179267"/>
      <w:bookmarkStart w:id="626" w:name="_Toc199238234"/>
      <w:bookmarkStart w:id="627" w:name="_Toc199239184"/>
      <w:bookmarkStart w:id="628" w:name="_Toc199239256"/>
      <w:bookmarkStart w:id="629" w:name="_Toc199239328"/>
      <w:bookmarkStart w:id="630" w:name="_Toc199239400"/>
      <w:bookmarkStart w:id="631" w:name="_Toc199239861"/>
      <w:bookmarkStart w:id="632" w:name="_Toc199239934"/>
      <w:bookmarkStart w:id="633" w:name="_Toc199240007"/>
      <w:bookmarkStart w:id="634" w:name="_Toc199240268"/>
      <w:bookmarkStart w:id="635" w:name="_Toc199240347"/>
      <w:bookmarkStart w:id="636" w:name="_Toc199255294"/>
      <w:bookmarkStart w:id="637" w:name="_Toc199257729"/>
      <w:bookmarkStart w:id="638" w:name="_Toc199257807"/>
      <w:bookmarkStart w:id="639" w:name="_Toc199257879"/>
      <w:bookmarkStart w:id="640" w:name="_Toc19932340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r>
        <w:lastRenderedPageBreak/>
        <w:t>5.12</w:t>
      </w:r>
      <w:r>
        <w:tab/>
      </w:r>
      <w:bookmarkStart w:id="641" w:name="_Toc199179137"/>
      <w:bookmarkStart w:id="642" w:name="_Toc199179268"/>
      <w:bookmarkStart w:id="643" w:name="_Toc199238235"/>
      <w:bookmarkStart w:id="644" w:name="_Toc199239185"/>
      <w:bookmarkStart w:id="645" w:name="_Toc199239257"/>
      <w:bookmarkStart w:id="646" w:name="_Toc199239329"/>
      <w:bookmarkStart w:id="647" w:name="_Toc199239401"/>
      <w:bookmarkStart w:id="648" w:name="_Toc199239862"/>
      <w:bookmarkStart w:id="649" w:name="_Toc199239935"/>
      <w:bookmarkStart w:id="650" w:name="_Toc199240008"/>
      <w:bookmarkStart w:id="651" w:name="_Toc199240269"/>
      <w:bookmarkStart w:id="652" w:name="_Toc199240348"/>
      <w:bookmarkStart w:id="653" w:name="_Toc199255295"/>
      <w:bookmarkStart w:id="654" w:name="_Toc199257730"/>
      <w:bookmarkStart w:id="655" w:name="_Toc199257808"/>
      <w:bookmarkStart w:id="656" w:name="_Toc199257880"/>
      <w:bookmarkStart w:id="657" w:name="_Toc199239258"/>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r w:rsidR="00AD3F64" w:rsidRPr="004F1BE0">
        <w:t xml:space="preserve">РАЗРАБОТКА </w:t>
      </w:r>
      <w:r w:rsidR="00B6711D" w:rsidRPr="004F1BE0">
        <w:t xml:space="preserve">МОДУЛЯ </w:t>
      </w:r>
      <w:r w:rsidR="001A3A18" w:rsidRPr="004F1BE0">
        <w:rPr>
          <w:lang w:val="en-GB"/>
        </w:rPr>
        <w:t>MQTTGW</w:t>
      </w:r>
      <w:bookmarkEnd w:id="640"/>
      <w:bookmarkEnd w:id="657"/>
    </w:p>
    <w:p w14:paraId="24EA4C7C" w14:textId="066CA250" w:rsidR="00A85CAB" w:rsidRPr="002E61DD" w:rsidRDefault="00A85CAB" w:rsidP="00FB6F3B">
      <w:pPr>
        <w:pStyle w:val="My-1"/>
      </w:pPr>
      <w:bookmarkStart w:id="658" w:name="_Hlk189494046"/>
      <w:r w:rsidRPr="00A85CAB">
        <w:t>В ходе реализации фреймворка "Horizon Automation Server" требовалось разработать службу</w:t>
      </w:r>
      <w:r w:rsidR="00FB6F3B" w:rsidRPr="00FB6F3B">
        <w:t xml:space="preserve"> </w:t>
      </w:r>
      <w:r w:rsidR="00FB6F3B">
        <w:t xml:space="preserve">типа </w:t>
      </w:r>
      <w:r w:rsidR="00FB6F3B">
        <w:rPr>
          <w:lang w:val="en-US"/>
        </w:rPr>
        <w:t>gateway</w:t>
      </w:r>
      <w:r w:rsidRPr="00A85CAB">
        <w:t>, обеспечивающую работу с источником типа MQTT брокер.</w:t>
      </w:r>
    </w:p>
    <w:p w14:paraId="1CE35C7A" w14:textId="22F098E0" w:rsidR="00FE42BF" w:rsidRPr="00174510" w:rsidRDefault="00FE42BF" w:rsidP="00174510">
      <w:pPr>
        <w:pStyle w:val="My-1"/>
      </w:pPr>
      <w:r>
        <w:t xml:space="preserve">Суть служб типа заключается в предоставлении проброса всех или </w:t>
      </w:r>
      <w:r w:rsidR="00EC4372">
        <w:t xml:space="preserve">части информационно-измерительных каналов </w:t>
      </w:r>
      <w:proofErr w:type="gramStart"/>
      <w:r w:rsidR="00EC4372">
        <w:t>на  внеш</w:t>
      </w:r>
      <w:r w:rsidR="006828E0">
        <w:t>нюю</w:t>
      </w:r>
      <w:proofErr w:type="gramEnd"/>
      <w:r w:rsidR="006828E0">
        <w:t xml:space="preserve"> инфор</w:t>
      </w:r>
      <w:r w:rsidR="00062826">
        <w:t xml:space="preserve">мационную-измерительную систему. В данном случае в роли такой службы выступает </w:t>
      </w:r>
      <w:r w:rsidR="00062826">
        <w:rPr>
          <w:lang w:val="en-US"/>
        </w:rPr>
        <w:t>MQTT</w:t>
      </w:r>
      <w:r w:rsidR="00062826" w:rsidRPr="00062826">
        <w:t xml:space="preserve"> </w:t>
      </w:r>
      <w:r w:rsidR="00062826">
        <w:t>брокер</w:t>
      </w:r>
      <w:r w:rsidR="00EA00E4">
        <w:t xml:space="preserve">, а задача службы </w:t>
      </w:r>
      <w:r w:rsidR="00EA00E4">
        <w:rPr>
          <w:lang w:val="en-GB"/>
        </w:rPr>
        <w:t>MQTTGW</w:t>
      </w:r>
      <w:r w:rsidR="00EA00E4">
        <w:t xml:space="preserve"> маппировать </w:t>
      </w:r>
      <w:r w:rsidR="0080533E">
        <w:t xml:space="preserve">значения каналов фреймворка в топики </w:t>
      </w:r>
      <w:r w:rsidR="00174510">
        <w:t xml:space="preserve">брокера. Еще раз </w:t>
      </w:r>
      <w:r w:rsidR="008D1D2E">
        <w:t>подчеркнём</w:t>
      </w:r>
      <w:r w:rsidR="00174510">
        <w:t xml:space="preserve">, службы типа </w:t>
      </w:r>
      <w:r w:rsidR="00174510">
        <w:rPr>
          <w:lang w:val="en-US"/>
        </w:rPr>
        <w:t>gateway</w:t>
      </w:r>
      <w:r w:rsidR="00174510">
        <w:t xml:space="preserve"> работают только "в одну</w:t>
      </w:r>
      <w:r w:rsidR="003E630C">
        <w:t xml:space="preserve"> сторону</w:t>
      </w:r>
      <w:r w:rsidR="00174510">
        <w:t>"</w:t>
      </w:r>
      <w:r w:rsidR="003E630C">
        <w:t xml:space="preserve">, это означает, что они безусловно отображают значения всех или </w:t>
      </w:r>
      <w:r w:rsidR="008D1D2E">
        <w:t>части каналов на стороннюю службу.</w:t>
      </w:r>
    </w:p>
    <w:p w14:paraId="18A8F041" w14:textId="7FB65F52" w:rsidR="00A85CAB" w:rsidRDefault="00687E27" w:rsidP="00516F20">
      <w:pPr>
        <w:pStyle w:val="My-1"/>
      </w:pPr>
      <w:r>
        <w:t xml:space="preserve">Служба </w:t>
      </w:r>
      <w:r w:rsidR="00A85CAB">
        <w:t xml:space="preserve">должна </w:t>
      </w:r>
      <w:r w:rsidR="008219B9">
        <w:t xml:space="preserve">обеспечить возможность </w:t>
      </w:r>
      <w:r w:rsidR="00A85CAB">
        <w:t>публик</w:t>
      </w:r>
      <w:r w:rsidR="008219B9">
        <w:t>ации</w:t>
      </w:r>
      <w:r w:rsidR="00A85CAB">
        <w:t xml:space="preserve"> данные каналов топики</w:t>
      </w:r>
      <w:r w:rsidR="002805C8">
        <w:t xml:space="preserve"> </w:t>
      </w:r>
      <w:r w:rsidR="002805C8">
        <w:rPr>
          <w:lang w:val="en-US"/>
        </w:rPr>
        <w:t>MQTT</w:t>
      </w:r>
      <w:r w:rsidR="002805C8" w:rsidRPr="002805C8">
        <w:t xml:space="preserve"> </w:t>
      </w:r>
      <w:proofErr w:type="spellStart"/>
      <w:r w:rsidR="002805C8">
        <w:t>броке</w:t>
      </w:r>
      <w:proofErr w:type="spellEnd"/>
      <w:r w:rsidR="002805C8">
        <w:t xml:space="preserve"> по протоколам </w:t>
      </w:r>
      <w:proofErr w:type="spellStart"/>
      <w:r w:rsidR="002805C8">
        <w:rPr>
          <w:lang w:val="en-US"/>
        </w:rPr>
        <w:t>mqtt</w:t>
      </w:r>
      <w:proofErr w:type="spellEnd"/>
      <w:r w:rsidR="002805C8" w:rsidRPr="003C5C11">
        <w:t xml:space="preserve"> </w:t>
      </w:r>
      <w:r w:rsidR="002805C8">
        <w:t xml:space="preserve">либо </w:t>
      </w:r>
      <w:proofErr w:type="spellStart"/>
      <w:r w:rsidR="002805C8">
        <w:rPr>
          <w:lang w:val="en-US"/>
        </w:rPr>
        <w:t>mqtt</w:t>
      </w:r>
      <w:proofErr w:type="spellEnd"/>
      <w:r w:rsidR="002805C8" w:rsidRPr="003C5C11">
        <w:t xml:space="preserve"> </w:t>
      </w:r>
      <w:r w:rsidR="002805C8">
        <w:rPr>
          <w:lang w:val="en-US"/>
        </w:rPr>
        <w:t>over</w:t>
      </w:r>
      <w:r w:rsidR="002805C8" w:rsidRPr="003C5C11">
        <w:t xml:space="preserve"> </w:t>
      </w:r>
      <w:proofErr w:type="spellStart"/>
      <w:r w:rsidR="002805C8">
        <w:rPr>
          <w:lang w:val="en-US"/>
        </w:rPr>
        <w:t>ws</w:t>
      </w:r>
      <w:proofErr w:type="spellEnd"/>
      <w:r w:rsidR="002805C8" w:rsidRPr="004D6E24">
        <w:t xml:space="preserve"> (</w:t>
      </w:r>
      <w:proofErr w:type="spellStart"/>
      <w:r w:rsidR="002805C8">
        <w:rPr>
          <w:lang w:val="en-US"/>
        </w:rPr>
        <w:t>mqtt</w:t>
      </w:r>
      <w:proofErr w:type="spellEnd"/>
      <w:r w:rsidR="002805C8" w:rsidRPr="004D6E24">
        <w:t xml:space="preserve"> </w:t>
      </w:r>
      <w:r w:rsidR="002805C8">
        <w:t xml:space="preserve">на основе </w:t>
      </w:r>
      <w:proofErr w:type="spellStart"/>
      <w:r w:rsidR="002805C8">
        <w:rPr>
          <w:lang w:val="en-US"/>
        </w:rPr>
        <w:t>websocket</w:t>
      </w:r>
      <w:proofErr w:type="spellEnd"/>
      <w:r w:rsidR="002805C8" w:rsidRPr="004D6E24">
        <w:t>)</w:t>
      </w:r>
      <w:r w:rsidR="002805C8">
        <w:t>.</w:t>
      </w:r>
      <w:r w:rsidR="00A85CAB">
        <w:t xml:space="preserve"> </w:t>
      </w:r>
      <w:r w:rsidR="008D4BEF">
        <w:t xml:space="preserve"> </w:t>
      </w:r>
      <w:proofErr w:type="gramStart"/>
      <w:r w:rsidR="008D4BEF">
        <w:t>Конфигураци</w:t>
      </w:r>
      <w:r w:rsidR="00483D9D">
        <w:t>я</w:t>
      </w:r>
      <w:proofErr w:type="gramEnd"/>
      <w:r w:rsidR="008D4BEF">
        <w:t xml:space="preserve"> в которой описывается </w:t>
      </w:r>
      <w:r w:rsidR="003D26D9">
        <w:t>сет</w:t>
      </w:r>
      <w:r w:rsidR="004B27D6">
        <w:t>е</w:t>
      </w:r>
      <w:r w:rsidR="003D26D9">
        <w:t xml:space="preserve">вые параметры брокера (доменное имя узла, </w:t>
      </w:r>
      <w:r w:rsidR="003D26D9">
        <w:rPr>
          <w:lang w:val="en-US"/>
        </w:rPr>
        <w:t>IP</w:t>
      </w:r>
      <w:r w:rsidR="003D26D9" w:rsidRPr="003D26D9">
        <w:t xml:space="preserve"> </w:t>
      </w:r>
      <w:r w:rsidR="003D26D9">
        <w:t xml:space="preserve">адрес, </w:t>
      </w:r>
      <w:r w:rsidR="004B27D6">
        <w:t xml:space="preserve">тип протокола по которому необходимо с ним работать и т.п), а также реестр </w:t>
      </w:r>
      <w:proofErr w:type="gramStart"/>
      <w:r w:rsidR="004B27D6">
        <w:t>каналов</w:t>
      </w:r>
      <w:proofErr w:type="gramEnd"/>
      <w:r w:rsidR="004B27D6">
        <w:t xml:space="preserve"> которые </w:t>
      </w:r>
      <w:r w:rsidR="00CD3671">
        <w:t xml:space="preserve">должны быть опубликованы, а также наименование </w:t>
      </w:r>
      <w:r w:rsidR="0096390A">
        <w:t>корневых веток,</w:t>
      </w:r>
      <w:r w:rsidR="00CD3671">
        <w:t xml:space="preserve"> которые должны быть созданы службой</w:t>
      </w:r>
      <w:r w:rsidR="00483D9D">
        <w:t xml:space="preserve"> храниться в БД и предоставляется </w:t>
      </w:r>
      <w:r w:rsidR="002C1333">
        <w:t xml:space="preserve">службой </w:t>
      </w:r>
      <w:r w:rsidR="002C1333">
        <w:rPr>
          <w:lang w:val="en-US"/>
        </w:rPr>
        <w:t>ProviderMD</w:t>
      </w:r>
      <w:r w:rsidR="00777E33">
        <w:rPr>
          <w:lang w:val="en-US"/>
        </w:rPr>
        <w:t>B</w:t>
      </w:r>
      <w:r w:rsidR="00777E33" w:rsidRPr="00777E33">
        <w:t xml:space="preserve"> </w:t>
      </w:r>
      <w:r w:rsidR="00777E33">
        <w:t xml:space="preserve">по запросу </w:t>
      </w:r>
      <w:r w:rsidR="00777E33">
        <w:rPr>
          <w:lang w:val="en-GB"/>
        </w:rPr>
        <w:t>MQTTGW</w:t>
      </w:r>
      <w:r w:rsidR="00777E33">
        <w:t>.</w:t>
      </w:r>
      <w:r w:rsidR="00516F20" w:rsidRPr="00516F20">
        <w:t xml:space="preserve"> В Приложении №</w:t>
      </w:r>
      <w:r w:rsidR="00516F20">
        <w:t>33</w:t>
      </w:r>
      <w:r w:rsidR="00516F20" w:rsidRPr="00516F20">
        <w:t xml:space="preserve"> представлен фрагмент программного обеспечения модуля</w:t>
      </w:r>
      <w:r w:rsidR="00516F20">
        <w:t xml:space="preserve"> </w:t>
      </w:r>
      <w:r w:rsidR="00516F20">
        <w:rPr>
          <w:lang w:val="en-GB"/>
        </w:rPr>
        <w:t>MQTTGW</w:t>
      </w:r>
      <w:r w:rsidR="00516F20">
        <w:t>.</w:t>
      </w:r>
    </w:p>
    <w:p w14:paraId="5D434837" w14:textId="77777777" w:rsidR="00777E33" w:rsidRDefault="00777E33" w:rsidP="00777E33">
      <w:pPr>
        <w:pStyle w:val="My-1"/>
        <w:rPr>
          <w:rFonts w:eastAsia="Times New Roman" w:cs="Times New Roman"/>
          <w:color w:val="000000" w:themeColor="text1"/>
          <w:szCs w:val="28"/>
        </w:rPr>
      </w:pPr>
      <w:r>
        <w:t xml:space="preserve">Вывод: </w:t>
      </w:r>
      <w:r w:rsidRPr="008E4435">
        <w:rPr>
          <w:rFonts w:eastAsia="Times New Roman" w:cs="Times New Roman"/>
          <w:color w:val="000000" w:themeColor="text1"/>
          <w:szCs w:val="28"/>
        </w:rPr>
        <w:t xml:space="preserve">разработка </w:t>
      </w:r>
      <w:r>
        <w:rPr>
          <w:rFonts w:eastAsia="Times New Roman" w:cs="Times New Roman"/>
          <w:color w:val="000000" w:themeColor="text1"/>
          <w:szCs w:val="28"/>
        </w:rPr>
        <w:t xml:space="preserve">службы успешно выполнена, требуемые характеристики достигнуты. Тестирование проводилось на следующих аппаратных платформах – </w:t>
      </w:r>
      <w:r>
        <w:rPr>
          <w:rFonts w:eastAsia="Times New Roman" w:cs="Times New Roman"/>
          <w:color w:val="000000" w:themeColor="text1"/>
          <w:szCs w:val="28"/>
          <w:lang w:val="en-US"/>
        </w:rPr>
        <w:t>Raspberry</w:t>
      </w:r>
      <w:r w:rsidRPr="00086652">
        <w:rPr>
          <w:rFonts w:eastAsia="Times New Roman" w:cs="Times New Roman"/>
          <w:color w:val="000000" w:themeColor="text1"/>
          <w:szCs w:val="28"/>
        </w:rPr>
        <w:t xml:space="preserve"> </w:t>
      </w:r>
      <w:r>
        <w:rPr>
          <w:rFonts w:eastAsia="Times New Roman" w:cs="Times New Roman"/>
          <w:color w:val="000000" w:themeColor="text1"/>
          <w:szCs w:val="28"/>
          <w:lang w:val="en-US"/>
        </w:rPr>
        <w:t>Pi</w:t>
      </w:r>
      <w:r w:rsidRPr="00086652">
        <w:rPr>
          <w:rFonts w:eastAsia="Times New Roman" w:cs="Times New Roman"/>
          <w:color w:val="000000" w:themeColor="text1"/>
          <w:szCs w:val="28"/>
        </w:rPr>
        <w:t xml:space="preserve"> </w:t>
      </w:r>
      <w:r w:rsidRPr="00502682">
        <w:rPr>
          <w:rFonts w:eastAsia="Times New Roman" w:cs="Times New Roman"/>
          <w:color w:val="000000" w:themeColor="text1"/>
          <w:szCs w:val="28"/>
        </w:rPr>
        <w:t xml:space="preserve">5 </w:t>
      </w:r>
      <w:r>
        <w:rPr>
          <w:rFonts w:eastAsia="Times New Roman" w:cs="Times New Roman"/>
          <w:color w:val="000000" w:themeColor="text1"/>
          <w:szCs w:val="28"/>
        </w:rPr>
        <w:t xml:space="preserve">и </w:t>
      </w:r>
      <w:r w:rsidRPr="00254848">
        <w:rPr>
          <w:rFonts w:eastAsia="Times New Roman" w:cs="Times New Roman"/>
          <w:color w:val="000000" w:themeColor="text1"/>
          <w:szCs w:val="28"/>
          <w:lang w:val="en-US"/>
        </w:rPr>
        <w:t>Raspberry</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Pi</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Compute</w:t>
      </w:r>
      <w:r w:rsidRPr="00254848">
        <w:rPr>
          <w:rFonts w:eastAsia="Times New Roman" w:cs="Times New Roman"/>
          <w:color w:val="000000" w:themeColor="text1"/>
          <w:szCs w:val="28"/>
        </w:rPr>
        <w:t xml:space="preserve"> </w:t>
      </w:r>
      <w:r w:rsidRPr="00254848">
        <w:rPr>
          <w:rFonts w:eastAsia="Times New Roman" w:cs="Times New Roman"/>
          <w:color w:val="000000" w:themeColor="text1"/>
          <w:szCs w:val="28"/>
          <w:lang w:val="en-US"/>
        </w:rPr>
        <w:t>Module</w:t>
      </w:r>
      <w:r w:rsidRPr="00254848">
        <w:rPr>
          <w:rFonts w:eastAsia="Times New Roman" w:cs="Times New Roman"/>
          <w:color w:val="000000" w:themeColor="text1"/>
          <w:szCs w:val="28"/>
        </w:rPr>
        <w:t xml:space="preserve"> 4</w:t>
      </w:r>
      <w:r>
        <w:rPr>
          <w:rFonts w:eastAsia="Times New Roman" w:cs="Times New Roman"/>
          <w:color w:val="000000" w:themeColor="text1"/>
          <w:szCs w:val="28"/>
        </w:rPr>
        <w:t xml:space="preserve">, обе платформы работали под управлением ОС </w:t>
      </w:r>
      <w:r>
        <w:rPr>
          <w:rFonts w:eastAsia="Times New Roman" w:cs="Times New Roman"/>
          <w:color w:val="000000" w:themeColor="text1"/>
          <w:szCs w:val="28"/>
          <w:lang w:val="en-US"/>
        </w:rPr>
        <w:t>Linux</w:t>
      </w:r>
      <w:bookmarkEnd w:id="658"/>
      <w:r>
        <w:rPr>
          <w:rFonts w:eastAsia="Times New Roman" w:cs="Times New Roman"/>
          <w:color w:val="000000" w:themeColor="text1"/>
          <w:szCs w:val="28"/>
        </w:rPr>
        <w:t>.</w:t>
      </w:r>
    </w:p>
    <w:p w14:paraId="738B2012" w14:textId="4417274A" w:rsidR="008A5792" w:rsidRDefault="008A5792" w:rsidP="00572CB1">
      <w:pPr>
        <w:pStyle w:val="My-1"/>
      </w:pPr>
      <w:r>
        <w:br w:type="page"/>
      </w:r>
    </w:p>
    <w:p w14:paraId="36DCE145" w14:textId="24CAC085" w:rsidR="00A679B7" w:rsidRPr="00EF783B" w:rsidRDefault="00B6711D" w:rsidP="00572CB1">
      <w:pPr>
        <w:pStyle w:val="My-"/>
        <w:numPr>
          <w:ilvl w:val="0"/>
          <w:numId w:val="123"/>
        </w:numPr>
        <w:ind w:left="568" w:hanging="284"/>
      </w:pPr>
      <w:bookmarkStart w:id="659" w:name="_Toc199179139"/>
      <w:bookmarkStart w:id="660" w:name="_Toc199179270"/>
      <w:bookmarkStart w:id="661" w:name="_Toc199238237"/>
      <w:bookmarkStart w:id="662" w:name="_Toc199239187"/>
      <w:bookmarkStart w:id="663" w:name="_Toc199239259"/>
      <w:bookmarkStart w:id="664" w:name="_Toc199239331"/>
      <w:bookmarkStart w:id="665" w:name="_Toc199239403"/>
      <w:bookmarkStart w:id="666" w:name="_Toc199239864"/>
      <w:bookmarkStart w:id="667" w:name="_Toc199239937"/>
      <w:bookmarkStart w:id="668" w:name="_Toc199240010"/>
      <w:bookmarkStart w:id="669" w:name="_Toc199240271"/>
      <w:bookmarkStart w:id="670" w:name="_Toc199240350"/>
      <w:bookmarkStart w:id="671" w:name="_Toc199255297"/>
      <w:bookmarkStart w:id="672" w:name="_Toc199257732"/>
      <w:bookmarkStart w:id="673" w:name="_Toc199257810"/>
      <w:bookmarkStart w:id="674" w:name="_Toc199257882"/>
      <w:bookmarkStart w:id="675" w:name="_Toc199271152"/>
      <w:bookmarkStart w:id="676" w:name="_Toc199271218"/>
      <w:bookmarkStart w:id="677" w:name="_Toc199239260"/>
      <w:bookmarkStart w:id="678" w:name="_Toc199323404"/>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r w:rsidRPr="00115ACD">
        <w:lastRenderedPageBreak/>
        <w:t>ЗАКЛЮЧЕНИЕ</w:t>
      </w:r>
      <w:bookmarkEnd w:id="677"/>
      <w:bookmarkEnd w:id="678"/>
    </w:p>
    <w:p w14:paraId="1FECCC0C" w14:textId="59C1387B" w:rsidR="00C80DB1" w:rsidRDefault="00C0104A" w:rsidP="00DB7BE2">
      <w:pPr>
        <w:pStyle w:val="My-1"/>
        <w:ind w:firstLine="0"/>
      </w:pPr>
      <w:r>
        <w:t>Вывод</w:t>
      </w:r>
      <w:r w:rsidR="003E4766">
        <w:t xml:space="preserve">ы </w:t>
      </w:r>
      <w:r>
        <w:t>по итогу реализации проекта</w:t>
      </w:r>
      <w:r w:rsidR="003E4766">
        <w:t>.</w:t>
      </w:r>
      <w:r w:rsidR="00E56856">
        <w:t xml:space="preserve"> </w:t>
      </w:r>
      <w:r w:rsidR="003E4766">
        <w:t xml:space="preserve">В результате выполнения проекта </w:t>
      </w:r>
      <w:r w:rsidR="00A6774F">
        <w:t>была спроектирован</w:t>
      </w:r>
      <w:r w:rsidR="00812EDC">
        <w:t>а</w:t>
      </w:r>
      <w:r w:rsidR="00A6774F">
        <w:t xml:space="preserve"> и разработана архитектура:</w:t>
      </w:r>
    </w:p>
    <w:p w14:paraId="6F187F20" w14:textId="136E88A5" w:rsidR="00C80DB1" w:rsidRDefault="00DF2D30" w:rsidP="00023C66">
      <w:pPr>
        <w:pStyle w:val="My-1"/>
        <w:numPr>
          <w:ilvl w:val="0"/>
          <w:numId w:val="15"/>
        </w:numPr>
        <w:jc w:val="left"/>
      </w:pPr>
      <w:r>
        <w:t>Программно</w:t>
      </w:r>
      <w:r w:rsidR="00A6774F">
        <w:t>-технического комплекса</w:t>
      </w:r>
      <w:r>
        <w:t xml:space="preserve"> "</w:t>
      </w:r>
      <w:r>
        <w:rPr>
          <w:lang w:val="en-US"/>
        </w:rPr>
        <w:t>Horizon</w:t>
      </w:r>
      <w:r w:rsidRPr="00F42FF6">
        <w:t xml:space="preserve"> </w:t>
      </w:r>
      <w:r>
        <w:rPr>
          <w:lang w:val="en-US"/>
        </w:rPr>
        <w:t>Automation</w:t>
      </w:r>
      <w:r>
        <w:t>"</w:t>
      </w:r>
      <w:r w:rsidR="00A6774F">
        <w:t xml:space="preserve"> в целом</w:t>
      </w:r>
      <w:r w:rsidR="00C80DB1">
        <w:t>;</w:t>
      </w:r>
    </w:p>
    <w:p w14:paraId="7D0D88A9" w14:textId="4EE298C0" w:rsidR="00186915" w:rsidRPr="00BC35EE" w:rsidRDefault="00186915" w:rsidP="00023C66">
      <w:pPr>
        <w:pStyle w:val="My-1"/>
        <w:numPr>
          <w:ilvl w:val="0"/>
          <w:numId w:val="15"/>
        </w:numPr>
        <w:jc w:val="left"/>
        <w:rPr>
          <w:lang w:val="en-US"/>
        </w:rPr>
      </w:pPr>
      <w:r>
        <w:t>Фреймворка</w:t>
      </w:r>
      <w:r w:rsidR="00812EDC" w:rsidRPr="00BC35EE">
        <w:rPr>
          <w:lang w:val="en-US"/>
        </w:rPr>
        <w:t xml:space="preserve"> </w:t>
      </w:r>
      <w:r w:rsidRPr="00BC35EE">
        <w:rPr>
          <w:lang w:val="en-US"/>
        </w:rPr>
        <w:t>"</w:t>
      </w:r>
      <w:r w:rsidR="00812EDC">
        <w:t>нижнего</w:t>
      </w:r>
      <w:r w:rsidRPr="00BC35EE">
        <w:rPr>
          <w:lang w:val="en-US"/>
        </w:rPr>
        <w:t>"</w:t>
      </w:r>
      <w:r w:rsidR="00812EDC" w:rsidRPr="00BC35EE">
        <w:rPr>
          <w:lang w:val="en-US"/>
        </w:rPr>
        <w:t xml:space="preserve"> </w:t>
      </w:r>
      <w:r w:rsidR="00812EDC">
        <w:t>уровня</w:t>
      </w:r>
      <w:r w:rsidR="00812EDC" w:rsidRPr="00BC35EE">
        <w:rPr>
          <w:lang w:val="en-US"/>
        </w:rPr>
        <w:t xml:space="preserve"> "</w:t>
      </w:r>
      <w:r w:rsidR="00812EDC" w:rsidRPr="00812EDC">
        <w:rPr>
          <w:lang w:val="fr-FR"/>
        </w:rPr>
        <w:t>Horizon</w:t>
      </w:r>
      <w:r w:rsidR="00812EDC" w:rsidRPr="00BC35EE">
        <w:rPr>
          <w:lang w:val="en-US"/>
        </w:rPr>
        <w:t xml:space="preserve"> </w:t>
      </w:r>
      <w:r w:rsidR="00812EDC" w:rsidRPr="00812EDC">
        <w:rPr>
          <w:lang w:val="fr-FR"/>
        </w:rPr>
        <w:t>Automation</w:t>
      </w:r>
      <w:r w:rsidR="00812EDC" w:rsidRPr="00BC35EE">
        <w:rPr>
          <w:lang w:val="en-US"/>
        </w:rPr>
        <w:t xml:space="preserve"> </w:t>
      </w:r>
      <w:r w:rsidR="00812EDC">
        <w:rPr>
          <w:lang w:val="en-US"/>
        </w:rPr>
        <w:t>PLC</w:t>
      </w:r>
      <w:r w:rsidR="00812EDC" w:rsidRPr="00BC35EE">
        <w:rPr>
          <w:lang w:val="en-US"/>
        </w:rPr>
        <w:t>";</w:t>
      </w:r>
    </w:p>
    <w:p w14:paraId="569E9011" w14:textId="762FBB09" w:rsidR="00186915" w:rsidRPr="00572CB1" w:rsidRDefault="00186915" w:rsidP="00023C66">
      <w:pPr>
        <w:pStyle w:val="My-1"/>
        <w:numPr>
          <w:ilvl w:val="0"/>
          <w:numId w:val="15"/>
        </w:numPr>
        <w:jc w:val="left"/>
        <w:rPr>
          <w:lang w:val="en-US"/>
        </w:rPr>
      </w:pPr>
      <w:r>
        <w:t>Фреймворка</w:t>
      </w:r>
      <w:r w:rsidRPr="00065AA2">
        <w:rPr>
          <w:lang w:val="en-US"/>
        </w:rPr>
        <w:t xml:space="preserve"> "</w:t>
      </w:r>
      <w:r>
        <w:t>верхнего</w:t>
      </w:r>
      <w:r w:rsidRPr="00065AA2">
        <w:rPr>
          <w:lang w:val="en-US"/>
        </w:rPr>
        <w:t xml:space="preserve">" </w:t>
      </w:r>
      <w:r>
        <w:t>уровня</w:t>
      </w:r>
      <w:r w:rsidRPr="00065AA2">
        <w:rPr>
          <w:lang w:val="en-US"/>
        </w:rPr>
        <w:t xml:space="preserve"> "</w:t>
      </w:r>
      <w:r w:rsidRPr="00812EDC">
        <w:rPr>
          <w:lang w:val="fr-FR"/>
        </w:rPr>
        <w:t>Horizon</w:t>
      </w:r>
      <w:r w:rsidRPr="00065AA2">
        <w:rPr>
          <w:lang w:val="en-US"/>
        </w:rPr>
        <w:t xml:space="preserve"> </w:t>
      </w:r>
      <w:r w:rsidRPr="00812EDC">
        <w:rPr>
          <w:lang w:val="fr-FR"/>
        </w:rPr>
        <w:t>Automation</w:t>
      </w:r>
      <w:r w:rsidRPr="00065AA2">
        <w:rPr>
          <w:lang w:val="en-US"/>
        </w:rPr>
        <w:t xml:space="preserve"> </w:t>
      </w:r>
      <w:r>
        <w:rPr>
          <w:lang w:val="en-US"/>
        </w:rPr>
        <w:t>Server</w:t>
      </w:r>
      <w:r w:rsidRPr="00065AA2">
        <w:rPr>
          <w:lang w:val="en-US"/>
        </w:rPr>
        <w:t>";</w:t>
      </w:r>
    </w:p>
    <w:p w14:paraId="1A473B42" w14:textId="0BC79E81" w:rsidR="00C45122" w:rsidRPr="00572CB1" w:rsidRDefault="00230A3B" w:rsidP="00572CB1">
      <w:pPr>
        <w:pStyle w:val="My-1"/>
        <w:ind w:firstLine="0"/>
        <w:jc w:val="left"/>
      </w:pPr>
      <w:r>
        <w:t xml:space="preserve">Изготовлены образцы прототипов </w:t>
      </w:r>
      <w:r w:rsidR="00B66836">
        <w:rPr>
          <w:lang w:val="en-US"/>
        </w:rPr>
        <w:t>PLC</w:t>
      </w:r>
      <w:r w:rsidR="00B66836" w:rsidRPr="00572CB1">
        <w:t xml:space="preserve"> </w:t>
      </w:r>
      <w:r w:rsidR="00B66836">
        <w:t>(</w:t>
      </w:r>
      <w:r w:rsidR="00F65225">
        <w:t>контроллеров нижнего уровня</w:t>
      </w:r>
      <w:r w:rsidR="00B66836">
        <w:t xml:space="preserve">) </w:t>
      </w:r>
      <w:r w:rsidR="00F65225">
        <w:t xml:space="preserve">и </w:t>
      </w:r>
      <w:r w:rsidR="00B66836">
        <w:rPr>
          <w:lang w:val="en-US"/>
        </w:rPr>
        <w:t>Hub</w:t>
      </w:r>
      <w:r w:rsidR="00B66836" w:rsidRPr="00572CB1">
        <w:t xml:space="preserve"> </w:t>
      </w:r>
      <w:r w:rsidR="00B66836">
        <w:t>(контроллер верхнего уровня)</w:t>
      </w:r>
    </w:p>
    <w:p w14:paraId="43EB67F5" w14:textId="77777777" w:rsidR="00F23B02" w:rsidRPr="00572CB1" w:rsidRDefault="00F23B02" w:rsidP="008B14C2">
      <w:pPr>
        <w:pStyle w:val="My-1"/>
        <w:ind w:firstLine="0"/>
        <w:jc w:val="left"/>
      </w:pPr>
    </w:p>
    <w:p w14:paraId="1DEB720F" w14:textId="2F7531F2" w:rsidR="00DB7BE2" w:rsidRDefault="00DB7BE2" w:rsidP="00DB7BE2">
      <w:pPr>
        <w:pStyle w:val="My-1"/>
        <w:ind w:firstLine="0"/>
      </w:pPr>
      <w:r>
        <w:t>Результаты работы над программируемым-логическим контроллером и фреймворком "нижнего" уровня "</w:t>
      </w:r>
      <w:r w:rsidRPr="00812EDC">
        <w:rPr>
          <w:lang w:val="fr-FR"/>
        </w:rPr>
        <w:t>Horizon</w:t>
      </w:r>
      <w:r w:rsidRPr="00186915">
        <w:t xml:space="preserve"> </w:t>
      </w:r>
      <w:r w:rsidRPr="00812EDC">
        <w:rPr>
          <w:lang w:val="fr-FR"/>
        </w:rPr>
        <w:t>Automation</w:t>
      </w:r>
      <w:r>
        <w:t xml:space="preserve"> </w:t>
      </w:r>
      <w:r>
        <w:rPr>
          <w:lang w:val="en-US"/>
        </w:rPr>
        <w:t>PLC</w:t>
      </w:r>
      <w:r w:rsidRPr="00186915">
        <w:t>"</w:t>
      </w:r>
      <w:r>
        <w:t>:</w:t>
      </w:r>
    </w:p>
    <w:p w14:paraId="1523EA97" w14:textId="77777777" w:rsidR="00DB7BE2" w:rsidRDefault="00DB7BE2" w:rsidP="00F23B02">
      <w:pPr>
        <w:pStyle w:val="My-1"/>
        <w:ind w:firstLine="0"/>
      </w:pPr>
    </w:p>
    <w:p w14:paraId="393D084E" w14:textId="7798B8AD" w:rsidR="00C80DB1" w:rsidRDefault="008B14C2" w:rsidP="00F23B02">
      <w:pPr>
        <w:pStyle w:val="My-1"/>
        <w:ind w:firstLine="0"/>
      </w:pPr>
      <w:r>
        <w:t xml:space="preserve">С большим </w:t>
      </w:r>
      <w:r w:rsidR="00C73B86">
        <w:t xml:space="preserve">перекрытием </w:t>
      </w:r>
      <w:r w:rsidR="00E63F87">
        <w:t xml:space="preserve">по </w:t>
      </w:r>
      <w:r w:rsidR="006D304F">
        <w:t xml:space="preserve">запланированному количеству драйверов сенсоров и </w:t>
      </w:r>
      <w:r w:rsidR="0073255A">
        <w:t>актуаторов,</w:t>
      </w:r>
      <w:r w:rsidR="006D304F">
        <w:t xml:space="preserve"> а также по объему </w:t>
      </w:r>
      <w:r w:rsidR="00355B97">
        <w:t xml:space="preserve">функций </w:t>
      </w:r>
      <w:r w:rsidR="00B97FCF">
        <w:t xml:space="preserve">и сервисов </w:t>
      </w:r>
      <w:r w:rsidR="00355B97">
        <w:t>реализован</w:t>
      </w:r>
      <w:r w:rsidR="00B97FCF">
        <w:t xml:space="preserve">а </w:t>
      </w:r>
      <w:r w:rsidR="00355B97">
        <w:t>служб</w:t>
      </w:r>
      <w:r w:rsidR="00B97FCF">
        <w:t>а</w:t>
      </w:r>
      <w:r w:rsidR="00355B97">
        <w:t xml:space="preserve"> </w:t>
      </w:r>
      <w:r w:rsidR="00B97FCF">
        <w:t>фр</w:t>
      </w:r>
      <w:r w:rsidR="00C73B86">
        <w:t>еймворка</w:t>
      </w:r>
      <w:r w:rsidR="00355B97">
        <w:t xml:space="preserve"> "</w:t>
      </w:r>
      <w:r w:rsidR="00355B97" w:rsidRPr="00F23B02">
        <w:t>Horizon</w:t>
      </w:r>
      <w:r w:rsidR="00355B97" w:rsidRPr="00186915">
        <w:t xml:space="preserve"> </w:t>
      </w:r>
      <w:r w:rsidR="00355B97" w:rsidRPr="00F23B02">
        <w:t>Automation</w:t>
      </w:r>
      <w:r w:rsidR="00355B97">
        <w:t xml:space="preserve"> </w:t>
      </w:r>
      <w:r w:rsidR="00355B97" w:rsidRPr="00F23B02">
        <w:t>PLC</w:t>
      </w:r>
      <w:r w:rsidR="00355B97" w:rsidRPr="00186915">
        <w:t>"</w:t>
      </w:r>
      <w:r w:rsidR="00DB7BE2">
        <w:t xml:space="preserve"> в соответствии с </w:t>
      </w:r>
      <w:r w:rsidR="00F930CD">
        <w:t xml:space="preserve">определенной </w:t>
      </w:r>
      <w:r w:rsidR="00DB7BE2">
        <w:t xml:space="preserve">архитектурой ПЛК </w:t>
      </w:r>
      <w:r w:rsidR="00EC704E">
        <w:t>в целом</w:t>
      </w:r>
      <w:r w:rsidR="00C73B86">
        <w:t>.</w:t>
      </w:r>
    </w:p>
    <w:p w14:paraId="623F777E" w14:textId="58D06745" w:rsidR="00FF5E47" w:rsidRPr="004548A2" w:rsidRDefault="00FF5E47" w:rsidP="004548A2">
      <w:pPr>
        <w:pStyle w:val="My-1"/>
      </w:pPr>
      <w:r>
        <w:t xml:space="preserve">Проведены сотни различных тестов по определению </w:t>
      </w:r>
      <w:r w:rsidR="00F334AD">
        <w:t>р</w:t>
      </w:r>
      <w:r>
        <w:t xml:space="preserve">аботоспособности </w:t>
      </w:r>
      <w:r w:rsidR="00352DC8">
        <w:t xml:space="preserve">как отдельных </w:t>
      </w:r>
      <w:r w:rsidR="001C3716">
        <w:t xml:space="preserve">частей </w:t>
      </w:r>
      <w:r w:rsidR="00B4691F">
        <w:t>фреймворка,</w:t>
      </w:r>
      <w:r w:rsidR="00352DC8">
        <w:t xml:space="preserve"> так и ПЛК как единицы автоматизации</w:t>
      </w:r>
      <w:r w:rsidR="00A2372B">
        <w:t>.</w:t>
      </w:r>
      <w:r w:rsidR="001C3716">
        <w:t xml:space="preserve"> </w:t>
      </w:r>
      <w:r w:rsidR="00A2372B">
        <w:t>П</w:t>
      </w:r>
      <w:r w:rsidR="00AC768E">
        <w:t xml:space="preserve">олучен </w:t>
      </w:r>
      <w:r w:rsidR="006F4896">
        <w:t xml:space="preserve">колоссальный опыт работы </w:t>
      </w:r>
      <w:r w:rsidR="00A2372B">
        <w:t>с</w:t>
      </w:r>
      <w:r w:rsidR="006F4896">
        <w:t xml:space="preserve"> исполнительной средой</w:t>
      </w:r>
      <w:r w:rsidR="00A2372B">
        <w:t xml:space="preserve"> </w:t>
      </w:r>
      <w:r w:rsidR="00A2372B">
        <w:rPr>
          <w:lang w:val="en-US"/>
        </w:rPr>
        <w:t>Espruino</w:t>
      </w:r>
      <w:r w:rsidR="006F4896">
        <w:t>.</w:t>
      </w:r>
      <w:r w:rsidR="0061592E">
        <w:t xml:space="preserve"> Изучены ее сильные и слабые стороны, проработаны методологии </w:t>
      </w:r>
      <w:r w:rsidR="00AF2DB2">
        <w:t>преодоления</w:t>
      </w:r>
      <w:r w:rsidR="004548A2" w:rsidRPr="004548A2">
        <w:t xml:space="preserve"> </w:t>
      </w:r>
      <w:r w:rsidR="009169DA">
        <w:t xml:space="preserve">"узких" </w:t>
      </w:r>
      <w:r w:rsidR="004548A2">
        <w:t>мест.</w:t>
      </w:r>
    </w:p>
    <w:p w14:paraId="012FCD76" w14:textId="08F038CB" w:rsidR="00AF2DB2" w:rsidRPr="007216AC" w:rsidRDefault="00AF2DB2" w:rsidP="007216AC">
      <w:pPr>
        <w:pStyle w:val="My-1"/>
      </w:pPr>
      <w:r>
        <w:t xml:space="preserve">Полностью подтверждена гипотеза, о </w:t>
      </w:r>
      <w:r w:rsidR="00E856BF">
        <w:t>том,</w:t>
      </w:r>
      <w:r>
        <w:t xml:space="preserve"> что</w:t>
      </w:r>
      <w:r w:rsidR="00DF13D1">
        <w:t xml:space="preserve"> </w:t>
      </w:r>
      <w:proofErr w:type="gramStart"/>
      <w:r w:rsidR="00DF13D1">
        <w:t xml:space="preserve">современный </w:t>
      </w:r>
      <w:r>
        <w:t xml:space="preserve"> </w:t>
      </w:r>
      <w:r w:rsidR="007216AC">
        <w:t>интерпретируемый</w:t>
      </w:r>
      <w:proofErr w:type="gramEnd"/>
      <w:r w:rsidR="007216AC">
        <w:t xml:space="preserve"> язык </w:t>
      </w:r>
      <w:r w:rsidR="00DF13D1">
        <w:t xml:space="preserve">такой </w:t>
      </w:r>
      <w:r w:rsidR="007216AC">
        <w:rPr>
          <w:lang w:val="en-US"/>
        </w:rPr>
        <w:t>JavaScript</w:t>
      </w:r>
      <w:r w:rsidR="007216AC" w:rsidRPr="007216AC">
        <w:t xml:space="preserve"> </w:t>
      </w:r>
      <w:r w:rsidR="007216AC">
        <w:t xml:space="preserve">может быть эффективной основой </w:t>
      </w:r>
      <w:r w:rsidR="00805164">
        <w:t>современных ПЛК, применяемых как в проектах образовательной робототехники, математического моделирования, кибер-физики, информатики.</w:t>
      </w:r>
      <w:r w:rsidR="00DF13D1">
        <w:t xml:space="preserve"> </w:t>
      </w:r>
      <w:r w:rsidR="00E856BF">
        <w:t xml:space="preserve"> Так и в сферах промышленной автоматизации</w:t>
      </w:r>
      <w:r w:rsidR="002E16F3">
        <w:t xml:space="preserve">, системах умный дом, диспетчеризации. </w:t>
      </w:r>
      <w:r w:rsidR="00DF13D1">
        <w:t>П</w:t>
      </w:r>
      <w:r w:rsidR="00397B5A">
        <w:t xml:space="preserve">ри этом </w:t>
      </w:r>
      <w:r w:rsidR="002E16F3">
        <w:t>подтверждено,</w:t>
      </w:r>
      <w:r w:rsidR="00397B5A">
        <w:t xml:space="preserve"> что такое решение изначально дает ряд </w:t>
      </w:r>
      <w:r w:rsidR="00365729">
        <w:t>преимуществ</w:t>
      </w:r>
      <w:r w:rsidR="00397B5A">
        <w:t xml:space="preserve"> </w:t>
      </w:r>
      <w:r w:rsidR="00365729">
        <w:t>теоретически</w:t>
      </w:r>
      <w:r w:rsidR="00397B5A">
        <w:t xml:space="preserve"> недостижимых </w:t>
      </w:r>
      <w:r w:rsidR="00643D99">
        <w:t>с помощью "классических" языков программирования</w:t>
      </w:r>
      <w:r w:rsidR="002E16F3">
        <w:t xml:space="preserve"> С/С++</w:t>
      </w:r>
      <w:r w:rsidR="00ED7DD3">
        <w:t>,</w:t>
      </w:r>
      <w:r w:rsidR="00643D99">
        <w:t xml:space="preserve"> долгое время</w:t>
      </w:r>
      <w:r w:rsidR="00365729">
        <w:t xml:space="preserve"> </w:t>
      </w:r>
      <w:r w:rsidR="00643D99">
        <w:t xml:space="preserve">доминирующих </w:t>
      </w:r>
      <w:r w:rsidR="00ED7DD3">
        <w:t xml:space="preserve">в </w:t>
      </w:r>
      <w:r w:rsidR="00643D99">
        <w:t>ра</w:t>
      </w:r>
      <w:r w:rsidR="004F0020">
        <w:t xml:space="preserve">зработке прикладного обеспечения </w:t>
      </w:r>
      <w:r w:rsidR="00E50D38">
        <w:t>контроллеров,</w:t>
      </w:r>
      <w:r w:rsidR="004F0020">
        <w:t xml:space="preserve"> </w:t>
      </w:r>
      <w:r w:rsidR="00ED7DD3">
        <w:t>предназначенных для</w:t>
      </w:r>
      <w:r w:rsidR="00365729">
        <w:t xml:space="preserve"> </w:t>
      </w:r>
      <w:r w:rsidR="00ED7DD3">
        <w:t xml:space="preserve">различных сфер </w:t>
      </w:r>
      <w:r w:rsidR="00365729">
        <w:t>автоматизации.</w:t>
      </w:r>
    </w:p>
    <w:p w14:paraId="3F050D7A" w14:textId="17AFE68F" w:rsidR="003E4766" w:rsidRPr="00170619" w:rsidRDefault="00E1715D" w:rsidP="00170619">
      <w:pPr>
        <w:pStyle w:val="My-1"/>
      </w:pPr>
      <w:r>
        <w:t>Р</w:t>
      </w:r>
      <w:r w:rsidR="003E4766" w:rsidRPr="00C80DB1">
        <w:t>иски</w:t>
      </w:r>
      <w:r>
        <w:t xml:space="preserve"> реализации фреймворка "нижнего"</w:t>
      </w:r>
      <w:r w:rsidR="00BE0650">
        <w:t xml:space="preserve"> уровня</w:t>
      </w:r>
      <w:r w:rsidR="003E4766" w:rsidRPr="00C80DB1">
        <w:t xml:space="preserve">, </w:t>
      </w:r>
      <w:r>
        <w:t xml:space="preserve">перечисленные в </w:t>
      </w:r>
      <w:proofErr w:type="gramStart"/>
      <w:r>
        <w:t>соответ</w:t>
      </w:r>
      <w:r w:rsidR="00BE0650">
        <w:t>ствующем  разделе</w:t>
      </w:r>
      <w:proofErr w:type="gramEnd"/>
      <w:r w:rsidR="00BE0650">
        <w:t xml:space="preserve">, </w:t>
      </w:r>
      <w:r w:rsidR="003E4766" w:rsidRPr="00C80DB1">
        <w:t xml:space="preserve">были </w:t>
      </w:r>
      <w:r w:rsidR="00BE0650">
        <w:t>идентифицированы</w:t>
      </w:r>
      <w:r w:rsidR="00A40D80">
        <w:t xml:space="preserve">, </w:t>
      </w:r>
      <w:r w:rsidR="00111F80">
        <w:t>после чего</w:t>
      </w:r>
      <w:r w:rsidR="00FE2FBF">
        <w:t xml:space="preserve"> </w:t>
      </w:r>
      <w:r w:rsidR="00111F80">
        <w:t xml:space="preserve">были выработаны </w:t>
      </w:r>
      <w:r w:rsidR="00FE2FBF">
        <w:t>мероприятия,</w:t>
      </w:r>
      <w:r w:rsidR="00A40D80">
        <w:t xml:space="preserve"> которые их </w:t>
      </w:r>
      <w:r w:rsidR="003E4766" w:rsidRPr="00C80DB1">
        <w:t>нивелиров</w:t>
      </w:r>
      <w:r w:rsidR="00A40D80">
        <w:t>али, что подтверди</w:t>
      </w:r>
      <w:r w:rsidR="007271A9">
        <w:t>лось тестами</w:t>
      </w:r>
      <w:r w:rsidR="003E4766" w:rsidRPr="00C80DB1">
        <w:t>.</w:t>
      </w:r>
      <w:r w:rsidR="00913C09">
        <w:t xml:space="preserve"> </w:t>
      </w:r>
      <w:r w:rsidR="00613FD5">
        <w:t xml:space="preserve">Запланировано мероприятие по предотвращению появления </w:t>
      </w:r>
      <w:r w:rsidR="006B1630">
        <w:t xml:space="preserve">  </w:t>
      </w:r>
      <w:r w:rsidR="00B53864">
        <w:t>рисков,</w:t>
      </w:r>
      <w:r w:rsidR="006B1630">
        <w:t xml:space="preserve"> связанных с потенциальной нехваткой памяти </w:t>
      </w:r>
      <w:r w:rsidR="00075E49">
        <w:t xml:space="preserve">при реализации на </w:t>
      </w:r>
      <w:proofErr w:type="gramStart"/>
      <w:r w:rsidR="00075E49">
        <w:t xml:space="preserve">ПЛК </w:t>
      </w:r>
      <w:r w:rsidR="006B1630">
        <w:t xml:space="preserve"> больших</w:t>
      </w:r>
      <w:proofErr w:type="gramEnd"/>
      <w:r w:rsidR="006B1630">
        <w:t xml:space="preserve"> прикладных проектов</w:t>
      </w:r>
      <w:r w:rsidR="00075E49">
        <w:t xml:space="preserve">. Оно заключается в работе по модификации исполнительной </w:t>
      </w:r>
      <w:r w:rsidR="00546DF5">
        <w:t xml:space="preserve">среды с </w:t>
      </w:r>
      <w:r w:rsidR="00B53864">
        <w:t>тем,</w:t>
      </w:r>
      <w:r w:rsidR="00546DF5">
        <w:t xml:space="preserve"> чтобы в проектах на микроконтроллерах </w:t>
      </w:r>
      <w:r w:rsidR="00170619">
        <w:rPr>
          <w:lang w:val="en-US"/>
        </w:rPr>
        <w:t>ARM</w:t>
      </w:r>
      <w:r w:rsidR="00170619" w:rsidRPr="00170619">
        <w:t xml:space="preserve"> </w:t>
      </w:r>
      <w:r w:rsidR="00170619">
        <w:t xml:space="preserve">и </w:t>
      </w:r>
      <w:r w:rsidR="00170619">
        <w:rPr>
          <w:lang w:val="en-US"/>
        </w:rPr>
        <w:t>ESP</w:t>
      </w:r>
      <w:r w:rsidR="00170619" w:rsidRPr="00170619">
        <w:t xml:space="preserve">32 </w:t>
      </w:r>
      <w:r w:rsidR="00170619">
        <w:t xml:space="preserve">можно было задействовать современную </w:t>
      </w:r>
      <w:proofErr w:type="gramStart"/>
      <w:r w:rsidR="00170619">
        <w:t xml:space="preserve">внешнюю </w:t>
      </w:r>
      <w:r w:rsidR="006B1630">
        <w:t xml:space="preserve"> </w:t>
      </w:r>
      <w:r w:rsidR="00170619">
        <w:t>псевдо</w:t>
      </w:r>
      <w:proofErr w:type="gramEnd"/>
      <w:r w:rsidR="00170619">
        <w:t xml:space="preserve">-статическую память </w:t>
      </w:r>
      <w:r w:rsidR="00170619">
        <w:rPr>
          <w:lang w:val="en-US"/>
        </w:rPr>
        <w:t>PSRAM</w:t>
      </w:r>
      <w:r w:rsidR="00170619">
        <w:t>.</w:t>
      </w:r>
    </w:p>
    <w:p w14:paraId="2D3B6CE0" w14:textId="77777777" w:rsidR="00E56856" w:rsidRDefault="00FE2FBF" w:rsidP="00860E28">
      <w:pPr>
        <w:pStyle w:val="My-1"/>
      </w:pPr>
      <w:r>
        <w:t xml:space="preserve">Множественные тесты ПЛК под </w:t>
      </w:r>
      <w:r w:rsidR="00E56856">
        <w:t>управлением, с одной стороны,</w:t>
      </w:r>
      <w:r>
        <w:t xml:space="preserve"> показали работоспособность и функциональность </w:t>
      </w:r>
      <w:r w:rsidR="002B2752">
        <w:t>фреймворка "</w:t>
      </w:r>
      <w:r w:rsidR="002B2752" w:rsidRPr="00812EDC">
        <w:rPr>
          <w:lang w:val="fr-FR"/>
        </w:rPr>
        <w:t>Horizon</w:t>
      </w:r>
      <w:r w:rsidR="002B2752" w:rsidRPr="00186915">
        <w:t xml:space="preserve"> </w:t>
      </w:r>
      <w:r w:rsidR="002B2752" w:rsidRPr="00812EDC">
        <w:rPr>
          <w:lang w:val="fr-FR"/>
        </w:rPr>
        <w:t>Automation</w:t>
      </w:r>
      <w:r w:rsidR="002B2752">
        <w:t xml:space="preserve"> </w:t>
      </w:r>
      <w:r w:rsidR="002B2752">
        <w:rPr>
          <w:lang w:val="en-US"/>
        </w:rPr>
        <w:t>PLC</w:t>
      </w:r>
      <w:r w:rsidR="002B2752" w:rsidRPr="00186915">
        <w:t>"</w:t>
      </w:r>
      <w:r w:rsidR="002B2752">
        <w:t>, соответствующую ТЗ, но также показало направление дальнейшего развития</w:t>
      </w:r>
      <w:r w:rsidR="00C309D9">
        <w:t>.</w:t>
      </w:r>
    </w:p>
    <w:p w14:paraId="28EBE165" w14:textId="38F1C008" w:rsidR="00FE2FBF" w:rsidRPr="00860E28" w:rsidRDefault="00C309D9" w:rsidP="00DF1F4F">
      <w:pPr>
        <w:pStyle w:val="My-1"/>
      </w:pPr>
      <w:r>
        <w:lastRenderedPageBreak/>
        <w:t xml:space="preserve">Команда вплотную подобралась к </w:t>
      </w:r>
      <w:r w:rsidR="002E624B">
        <w:t xml:space="preserve">пониманию внутренних механизмов работы исполнительной среды </w:t>
      </w:r>
      <w:r w:rsidR="002E624B">
        <w:rPr>
          <w:lang w:val="en-US"/>
        </w:rPr>
        <w:t>Espruino</w:t>
      </w:r>
      <w:r w:rsidR="00DA55E0">
        <w:t xml:space="preserve">, и ее ограничений. Намечен план </w:t>
      </w:r>
      <w:r w:rsidR="00860E28">
        <w:t xml:space="preserve">создания своего форка проекта </w:t>
      </w:r>
      <w:r w:rsidR="00860E28">
        <w:rPr>
          <w:lang w:val="en-US"/>
        </w:rPr>
        <w:t>Espruino</w:t>
      </w:r>
      <w:r w:rsidR="00860E28">
        <w:t xml:space="preserve">, с тем чтобы устранить имеющиеся у нее недостатки, наделить новым функционалом, не зависеть от </w:t>
      </w:r>
      <w:r w:rsidR="00717BA0">
        <w:t>графика выхода обновлени</w:t>
      </w:r>
      <w:r w:rsidR="00DF1F4F">
        <w:t>й</w:t>
      </w:r>
      <w:r w:rsidR="00717BA0">
        <w:t>.</w:t>
      </w:r>
    </w:p>
    <w:p w14:paraId="3CC38568" w14:textId="77777777" w:rsidR="00E56856" w:rsidRDefault="00E56856" w:rsidP="003B28D0">
      <w:pPr>
        <w:pStyle w:val="My-1"/>
        <w:ind w:firstLine="0"/>
      </w:pPr>
    </w:p>
    <w:p w14:paraId="3D632F70" w14:textId="2D60BE10" w:rsidR="00235578" w:rsidRDefault="00235578" w:rsidP="00B53864">
      <w:pPr>
        <w:pStyle w:val="My-1"/>
        <w:ind w:firstLine="0"/>
      </w:pPr>
      <w:r>
        <w:t xml:space="preserve">Результаты работы над концентратором </w:t>
      </w:r>
      <w:r>
        <w:rPr>
          <w:lang w:val="en-US"/>
        </w:rPr>
        <w:t>Hub</w:t>
      </w:r>
      <w:r>
        <w:t xml:space="preserve"> и фреймворком "</w:t>
      </w:r>
      <w:r w:rsidR="005506B7">
        <w:t>верхнего</w:t>
      </w:r>
      <w:r>
        <w:t>" уровня "</w:t>
      </w:r>
      <w:r w:rsidRPr="00812EDC">
        <w:rPr>
          <w:lang w:val="fr-FR"/>
        </w:rPr>
        <w:t>Horizon</w:t>
      </w:r>
      <w:r w:rsidRPr="00186915">
        <w:t xml:space="preserve"> </w:t>
      </w:r>
      <w:r w:rsidRPr="00812EDC">
        <w:rPr>
          <w:lang w:val="fr-FR"/>
        </w:rPr>
        <w:t>Automation</w:t>
      </w:r>
      <w:r>
        <w:t xml:space="preserve"> </w:t>
      </w:r>
      <w:r w:rsidR="00B53864">
        <w:rPr>
          <w:lang w:val="en-US"/>
        </w:rPr>
        <w:t>Server</w:t>
      </w:r>
      <w:r w:rsidRPr="00186915">
        <w:t>"</w:t>
      </w:r>
      <w:r>
        <w:t>:</w:t>
      </w:r>
    </w:p>
    <w:p w14:paraId="585E86B8" w14:textId="77777777" w:rsidR="00235578" w:rsidRDefault="00235578" w:rsidP="003B28D0">
      <w:pPr>
        <w:pStyle w:val="My-1"/>
        <w:ind w:firstLine="0"/>
      </w:pPr>
    </w:p>
    <w:p w14:paraId="0AC217FA" w14:textId="56820B27" w:rsidR="006E26F0" w:rsidRDefault="00C02273" w:rsidP="006E26F0">
      <w:pPr>
        <w:pStyle w:val="My-1"/>
        <w:ind w:firstLine="0"/>
      </w:pPr>
      <w:r>
        <w:t xml:space="preserve">Объем реализованной работы над </w:t>
      </w:r>
      <w:r w:rsidR="002359C1">
        <w:t>фреймворком "</w:t>
      </w:r>
      <w:r w:rsidR="002E5F18">
        <w:t>верх</w:t>
      </w:r>
      <w:r w:rsidR="00303C5D">
        <w:t>не</w:t>
      </w:r>
      <w:r w:rsidR="002E5F18">
        <w:t xml:space="preserve">го" </w:t>
      </w:r>
      <w:r w:rsidR="00376CEC">
        <w:t xml:space="preserve">уровня </w:t>
      </w:r>
      <w:r w:rsidR="006E26F0">
        <w:t>"</w:t>
      </w:r>
      <w:r w:rsidR="006E26F0" w:rsidRPr="00812EDC">
        <w:rPr>
          <w:lang w:val="fr-FR"/>
        </w:rPr>
        <w:t>Horizon</w:t>
      </w:r>
      <w:r w:rsidR="006E26F0" w:rsidRPr="00186915">
        <w:t xml:space="preserve"> </w:t>
      </w:r>
      <w:r w:rsidR="006E26F0" w:rsidRPr="00812EDC">
        <w:rPr>
          <w:lang w:val="fr-FR"/>
        </w:rPr>
        <w:t>Automation</w:t>
      </w:r>
      <w:r w:rsidR="006E26F0">
        <w:t xml:space="preserve"> </w:t>
      </w:r>
      <w:r w:rsidR="006E26F0">
        <w:rPr>
          <w:lang w:val="en-US"/>
        </w:rPr>
        <w:t>Server</w:t>
      </w:r>
      <w:r w:rsidR="006E26F0" w:rsidRPr="006E26F0">
        <w:t>"</w:t>
      </w:r>
      <w:r w:rsidR="006E26F0">
        <w:t xml:space="preserve"> </w:t>
      </w:r>
      <w:r w:rsidR="000571C9">
        <w:t xml:space="preserve">так </w:t>
      </w:r>
      <w:r w:rsidR="00C861CA">
        <w:t>же,</w:t>
      </w:r>
      <w:r w:rsidR="007766C0">
        <w:t xml:space="preserve"> </w:t>
      </w:r>
      <w:r w:rsidR="005F7628">
        <w:t xml:space="preserve">как и над фреймворком "нижнего" </w:t>
      </w:r>
      <w:r w:rsidR="00E96220">
        <w:t xml:space="preserve">можно </w:t>
      </w:r>
      <w:r w:rsidR="00D736A8">
        <w:t>охарактеризовать</w:t>
      </w:r>
      <w:r w:rsidR="00E96220">
        <w:t xml:space="preserve"> как огромный</w:t>
      </w:r>
      <w:r w:rsidR="006E26F0">
        <w:t>.</w:t>
      </w:r>
    </w:p>
    <w:p w14:paraId="2FD4D6B2" w14:textId="7261E02A" w:rsidR="000F6DCC" w:rsidRDefault="000F14FF" w:rsidP="00C02B5C">
      <w:pPr>
        <w:pStyle w:val="My-1"/>
      </w:pPr>
      <w:r>
        <w:t xml:space="preserve">В ходе реализации верхнего уровня были отобраны десятки образцов </w:t>
      </w:r>
      <w:r w:rsidR="00376CEC">
        <w:t>микрокомпьютеров,</w:t>
      </w:r>
      <w:r w:rsidR="00467107">
        <w:t xml:space="preserve"> </w:t>
      </w:r>
      <w:r w:rsidR="00820437">
        <w:t>производимые различными компаниями</w:t>
      </w:r>
      <w:r w:rsidR="00C02B5C">
        <w:t xml:space="preserve"> на мировом рынке. Исследовались </w:t>
      </w:r>
      <w:r w:rsidR="00376CEC">
        <w:t>платформы,</w:t>
      </w:r>
      <w:r w:rsidR="00C02B5C">
        <w:t xml:space="preserve"> </w:t>
      </w:r>
      <w:r w:rsidR="00467107">
        <w:t>которые потенциально могли бы выполнить роль</w:t>
      </w:r>
      <w:r w:rsidR="0047314F">
        <w:t xml:space="preserve"> – </w:t>
      </w:r>
      <w:r w:rsidR="0047314F">
        <w:rPr>
          <w:lang w:val="en-US"/>
        </w:rPr>
        <w:t>Hub</w:t>
      </w:r>
      <w:r w:rsidR="00C02B5C" w:rsidRPr="00C02B5C">
        <w:t xml:space="preserve">, </w:t>
      </w:r>
      <w:proofErr w:type="gramStart"/>
      <w:r w:rsidR="0047314F">
        <w:t>т.е.</w:t>
      </w:r>
      <w:proofErr w:type="gramEnd"/>
      <w:r w:rsidR="0047314F">
        <w:t xml:space="preserve"> </w:t>
      </w:r>
      <w:r w:rsidR="00471C76">
        <w:t>аппаратной платформы</w:t>
      </w:r>
      <w:r w:rsidR="00C02B5C">
        <w:t>-носителя</w:t>
      </w:r>
      <w:r w:rsidR="00471C76">
        <w:t xml:space="preserve"> </w:t>
      </w:r>
      <w:r w:rsidR="00467107">
        <w:t xml:space="preserve">фреймворка </w:t>
      </w:r>
      <w:r w:rsidR="0047314F">
        <w:t>"вер</w:t>
      </w:r>
      <w:r w:rsidR="000F6DCC">
        <w:t>х</w:t>
      </w:r>
      <w:r w:rsidR="0047314F">
        <w:t>него" уровня</w:t>
      </w:r>
      <w:r w:rsidR="00471C76">
        <w:t>.</w:t>
      </w:r>
    </w:p>
    <w:p w14:paraId="638EA765" w14:textId="51D47EE4" w:rsidR="006E26F0" w:rsidRDefault="00511175" w:rsidP="000F6DCC">
      <w:pPr>
        <w:pStyle w:val="My-1"/>
      </w:pPr>
      <w:r>
        <w:t>С каждым образцом проводилась работа по изучению его аппаратного состава</w:t>
      </w:r>
      <w:r w:rsidR="00302E8D">
        <w:t xml:space="preserve"> </w:t>
      </w:r>
      <w:r w:rsidR="000F6DCC">
        <w:t>вплоть</w:t>
      </w:r>
      <w:r w:rsidR="00302E8D">
        <w:t xml:space="preserve"> до версии </w:t>
      </w:r>
      <w:r w:rsidR="00302E8D">
        <w:rPr>
          <w:lang w:val="en-US"/>
        </w:rPr>
        <w:t>ARM</w:t>
      </w:r>
      <w:r w:rsidR="00302E8D">
        <w:t xml:space="preserve"> ядра</w:t>
      </w:r>
      <w:r w:rsidR="00496C69">
        <w:t xml:space="preserve"> центрального процессора и набора инструкций который он поддерживает</w:t>
      </w:r>
      <w:r w:rsidR="00302E8D">
        <w:t>, сборки операционной среды</w:t>
      </w:r>
      <w:r w:rsidR="000F6DCC">
        <w:t xml:space="preserve"> и наполненности ее репозиториев</w:t>
      </w:r>
      <w:r w:rsidR="00302E8D">
        <w:t xml:space="preserve">, </w:t>
      </w:r>
      <w:r w:rsidR="00496C69">
        <w:t xml:space="preserve">коммуникационных возможностей, </w:t>
      </w:r>
      <w:r w:rsidR="00CC5D3E">
        <w:t xml:space="preserve">видов физических интерфейсов на плате, существующие на рынке корпуса и платы расширения для </w:t>
      </w:r>
      <w:r w:rsidR="00BB5B1A">
        <w:t>него, и это далеко не полный перечень мероприятий которые выполнялись с каждым микрокомпьютером.</w:t>
      </w:r>
    </w:p>
    <w:p w14:paraId="174883F6" w14:textId="7B277D42" w:rsidR="00FC5B5A" w:rsidRDefault="00FC5B5A" w:rsidP="00542B68">
      <w:pPr>
        <w:pStyle w:val="My-1"/>
      </w:pPr>
      <w:r>
        <w:t>После отбора очередного кандидата на не</w:t>
      </w:r>
      <w:r w:rsidR="00844C42">
        <w:t>м</w:t>
      </w:r>
      <w:r>
        <w:t xml:space="preserve"> разворачивалась вс</w:t>
      </w:r>
      <w:r w:rsidR="00844C42">
        <w:t>я</w:t>
      </w:r>
      <w:r>
        <w:t xml:space="preserve"> </w:t>
      </w:r>
      <w:r w:rsidR="00542B68">
        <w:t xml:space="preserve">системная </w:t>
      </w:r>
      <w:r>
        <w:t xml:space="preserve">инфраструктура </w:t>
      </w:r>
      <w:r w:rsidR="00542B68">
        <w:rPr>
          <w:lang w:val="en-US"/>
        </w:rPr>
        <w:t>Hub</w:t>
      </w:r>
      <w:r w:rsidR="00542B68">
        <w:t>, а после устанавливал</w:t>
      </w:r>
      <w:r w:rsidR="00844C42">
        <w:t>ся</w:t>
      </w:r>
      <w:r w:rsidR="00542B68">
        <w:t xml:space="preserve"> фреймворк и начиналось тестирование </w:t>
      </w:r>
      <w:r w:rsidR="00571B33">
        <w:t>работы нашего программного комплекса на данной аппаратной платформ</w:t>
      </w:r>
      <w:r w:rsidR="00844C42">
        <w:t>е.</w:t>
      </w:r>
    </w:p>
    <w:p w14:paraId="0A3217D2" w14:textId="0BE7FA49" w:rsidR="0012440E" w:rsidRDefault="00C828CC" w:rsidP="0012440E">
      <w:pPr>
        <w:pStyle w:val="My-1"/>
      </w:pPr>
      <w:r>
        <w:t>Мы исп</w:t>
      </w:r>
      <w:r w:rsidR="00224CCF">
        <w:t xml:space="preserve">ытали </w:t>
      </w:r>
      <w:r>
        <w:t xml:space="preserve">образцы </w:t>
      </w:r>
      <w:r w:rsidR="00A22A22">
        <w:t>выпускаемые</w:t>
      </w:r>
      <w:r w:rsidR="00230D32" w:rsidRPr="00230D32">
        <w:t>:</w:t>
      </w:r>
      <w:r w:rsidR="00A22A22">
        <w:t xml:space="preserve"> </w:t>
      </w:r>
      <w:r>
        <w:t>китайскими производителями</w:t>
      </w:r>
      <w:r w:rsidR="00A22A22">
        <w:t xml:space="preserve"> (</w:t>
      </w:r>
      <w:r w:rsidR="00A22A22">
        <w:rPr>
          <w:lang w:val="en-US"/>
        </w:rPr>
        <w:t>Orange</w:t>
      </w:r>
      <w:r w:rsidR="00A22A22" w:rsidRPr="00A22A22">
        <w:t xml:space="preserve"> </w:t>
      </w:r>
      <w:r w:rsidR="00A22A22">
        <w:rPr>
          <w:lang w:val="en-US"/>
        </w:rPr>
        <w:t>Pi</w:t>
      </w:r>
      <w:r w:rsidR="00A22A22" w:rsidRPr="00A22A22">
        <w:t xml:space="preserve">, </w:t>
      </w:r>
      <w:r w:rsidR="00A22A22">
        <w:rPr>
          <w:lang w:val="en-US"/>
        </w:rPr>
        <w:t>Banana</w:t>
      </w:r>
      <w:r w:rsidR="00A22A22" w:rsidRPr="00A22A22">
        <w:t xml:space="preserve"> </w:t>
      </w:r>
      <w:r w:rsidR="00A22A22">
        <w:rPr>
          <w:lang w:val="en-US"/>
        </w:rPr>
        <w:t>Pi</w:t>
      </w:r>
      <w:r w:rsidR="0009738A" w:rsidRPr="0009738A">
        <w:t xml:space="preserve">, </w:t>
      </w:r>
      <w:r w:rsidR="005446C9">
        <w:rPr>
          <w:lang w:val="en-US"/>
        </w:rPr>
        <w:t>Mango</w:t>
      </w:r>
      <w:r w:rsidR="005446C9" w:rsidRPr="005446C9">
        <w:t xml:space="preserve"> </w:t>
      </w:r>
      <w:r w:rsidR="005446C9">
        <w:rPr>
          <w:lang w:val="en-US"/>
        </w:rPr>
        <w:t>Pi</w:t>
      </w:r>
      <w:r w:rsidR="005446C9" w:rsidRPr="005446C9">
        <w:t xml:space="preserve">, </w:t>
      </w:r>
      <w:proofErr w:type="spellStart"/>
      <w:r w:rsidR="00834908" w:rsidRPr="00834908">
        <w:rPr>
          <w:lang w:val="en-US"/>
        </w:rPr>
        <w:t>Radxa</w:t>
      </w:r>
      <w:proofErr w:type="spellEnd"/>
      <w:r w:rsidR="0009738A" w:rsidRPr="0009738A">
        <w:t>)</w:t>
      </w:r>
      <w:r w:rsidR="00A22A22">
        <w:t>, европейскими</w:t>
      </w:r>
      <w:r w:rsidR="00834908" w:rsidRPr="00834908">
        <w:t xml:space="preserve"> (</w:t>
      </w:r>
      <w:r w:rsidR="00834908">
        <w:rPr>
          <w:lang w:val="en-US"/>
        </w:rPr>
        <w:t>Raspberry</w:t>
      </w:r>
      <w:r w:rsidR="00834908" w:rsidRPr="00834908">
        <w:t xml:space="preserve"> </w:t>
      </w:r>
      <w:r w:rsidR="00834908">
        <w:rPr>
          <w:lang w:val="en-US"/>
        </w:rPr>
        <w:t>Pi</w:t>
      </w:r>
      <w:r w:rsidR="00834908" w:rsidRPr="00834908">
        <w:t>)</w:t>
      </w:r>
      <w:r w:rsidR="00A22A22">
        <w:t>, американскими</w:t>
      </w:r>
      <w:r w:rsidR="00834908" w:rsidRPr="00834908">
        <w:t xml:space="preserve"> (</w:t>
      </w:r>
      <w:r w:rsidR="00834908">
        <w:rPr>
          <w:lang w:val="en-US"/>
        </w:rPr>
        <w:t>Nvidia</w:t>
      </w:r>
      <w:r w:rsidR="00834908" w:rsidRPr="00834908">
        <w:t>)</w:t>
      </w:r>
      <w:r w:rsidR="00A22A22">
        <w:t>.</w:t>
      </w:r>
      <w:r>
        <w:t xml:space="preserve"> </w:t>
      </w:r>
      <w:r w:rsidR="00C40D17">
        <w:t xml:space="preserve">В ходе тестов выяснилось, доступность китайских образцов самая высокая, при этом стоимость как правило ниже </w:t>
      </w:r>
      <w:r w:rsidR="00E51030">
        <w:t xml:space="preserve">европейских и </w:t>
      </w:r>
      <w:r w:rsidR="00224CCF">
        <w:t>американских</w:t>
      </w:r>
      <w:r w:rsidR="00E51030">
        <w:t xml:space="preserve">, но качество прошивок, системного софта, поддержки, </w:t>
      </w:r>
      <w:r w:rsidR="00224CCF">
        <w:t xml:space="preserve">наличие русскоговорящего </w:t>
      </w:r>
      <w:r w:rsidR="00F40033">
        <w:t>комьюнити</w:t>
      </w:r>
      <w:r w:rsidR="00562689">
        <w:t xml:space="preserve"> – </w:t>
      </w:r>
      <w:r w:rsidR="00224CCF">
        <w:t>не удовлетворительное</w:t>
      </w:r>
      <w:r w:rsidR="00562689">
        <w:t>.</w:t>
      </w:r>
    </w:p>
    <w:p w14:paraId="38165F2E" w14:textId="406EEB21" w:rsidR="000F0B4A" w:rsidRDefault="00562689" w:rsidP="00AB6AC9">
      <w:pPr>
        <w:pStyle w:val="My-1"/>
      </w:pPr>
      <w:r>
        <w:t xml:space="preserve">Качество и </w:t>
      </w:r>
      <w:r w:rsidR="00224CCF">
        <w:t>аппаратного</w:t>
      </w:r>
      <w:r>
        <w:t xml:space="preserve"> и </w:t>
      </w:r>
      <w:r w:rsidR="00224CCF">
        <w:t>программного</w:t>
      </w:r>
      <w:r>
        <w:t xml:space="preserve"> обеспечения европейских и американских производителей </w:t>
      </w:r>
      <w:r w:rsidR="000F0B4A">
        <w:t>высокое</w:t>
      </w:r>
      <w:r w:rsidR="0089521A">
        <w:t>. Но есть проблемы с доступность</w:t>
      </w:r>
      <w:r w:rsidR="00D81EE4">
        <w:t>ю</w:t>
      </w:r>
      <w:r w:rsidR="0089521A">
        <w:t xml:space="preserve">, </w:t>
      </w:r>
      <w:r w:rsidR="000F0B4A">
        <w:t>из-за</w:t>
      </w:r>
      <w:r w:rsidR="0089521A">
        <w:t xml:space="preserve"> санкций </w:t>
      </w:r>
      <w:r w:rsidR="00D81EE4">
        <w:t>полагаться</w:t>
      </w:r>
      <w:r w:rsidR="0089521A">
        <w:t xml:space="preserve"> на серийное производство на базе американских плат, в </w:t>
      </w:r>
      <w:r w:rsidR="00D81EE4">
        <w:t>частности</w:t>
      </w:r>
      <w:r w:rsidR="0089521A">
        <w:t xml:space="preserve"> </w:t>
      </w:r>
      <w:r w:rsidR="0089521A">
        <w:rPr>
          <w:lang w:val="en-US"/>
        </w:rPr>
        <w:t>Nvidia</w:t>
      </w:r>
      <w:r w:rsidR="0089521A" w:rsidRPr="0089521A">
        <w:t xml:space="preserve"> </w:t>
      </w:r>
      <w:r w:rsidR="0089521A">
        <w:t>у которых великолепный функционал и большой запас по производительности</w:t>
      </w:r>
      <w:r>
        <w:t xml:space="preserve"> </w:t>
      </w:r>
      <w:r w:rsidR="00AB6AC9">
        <w:t>невозможно</w:t>
      </w:r>
      <w:r w:rsidR="00D81EE4">
        <w:t xml:space="preserve">. </w:t>
      </w:r>
      <w:r w:rsidR="000F0B4A">
        <w:t>Наилучшие</w:t>
      </w:r>
      <w:r w:rsidR="00DB1E68">
        <w:t xml:space="preserve"> результаты тестов были получены на </w:t>
      </w:r>
      <w:r w:rsidR="00DB1E68">
        <w:rPr>
          <w:lang w:val="en-US"/>
        </w:rPr>
        <w:t>Raspberry</w:t>
      </w:r>
      <w:r w:rsidR="00DB1E68" w:rsidRPr="00DB1E68">
        <w:t xml:space="preserve"> </w:t>
      </w:r>
      <w:r w:rsidR="00DB1E68">
        <w:rPr>
          <w:lang w:val="en-US"/>
        </w:rPr>
        <w:t>Pi</w:t>
      </w:r>
      <w:r w:rsidR="00DB1E68" w:rsidRPr="00DB1E68">
        <w:t xml:space="preserve"> </w:t>
      </w:r>
      <w:r w:rsidR="00DB1E68">
        <w:t xml:space="preserve">версий </w:t>
      </w:r>
      <w:r w:rsidR="00AB6AC9">
        <w:rPr>
          <w:lang w:val="en-US"/>
        </w:rPr>
        <w:t>R</w:t>
      </w:r>
      <w:r w:rsidR="00DC626D">
        <w:rPr>
          <w:lang w:val="en-US"/>
        </w:rPr>
        <w:t>Pi</w:t>
      </w:r>
      <w:r w:rsidR="00DC626D" w:rsidRPr="00DC626D">
        <w:t xml:space="preserve"> 5, </w:t>
      </w:r>
      <w:r w:rsidR="00DC626D">
        <w:rPr>
          <w:lang w:val="en-US"/>
        </w:rPr>
        <w:t>RPi</w:t>
      </w:r>
      <w:proofErr w:type="gramStart"/>
      <w:r w:rsidR="00DC626D" w:rsidRPr="00DC626D">
        <w:t xml:space="preserve">4,  </w:t>
      </w:r>
      <w:r w:rsidR="00AB6AC9">
        <w:rPr>
          <w:lang w:val="en-US"/>
        </w:rPr>
        <w:t>R</w:t>
      </w:r>
      <w:r w:rsidR="00DC626D">
        <w:rPr>
          <w:lang w:val="en-US"/>
        </w:rPr>
        <w:t>Pi</w:t>
      </w:r>
      <w:proofErr w:type="gramEnd"/>
      <w:r w:rsidR="00DC626D" w:rsidRPr="00DC626D">
        <w:t xml:space="preserve"> </w:t>
      </w:r>
      <w:r w:rsidR="00DC626D">
        <w:rPr>
          <w:lang w:val="en-US"/>
        </w:rPr>
        <w:t>CM</w:t>
      </w:r>
      <w:r w:rsidR="00DC626D" w:rsidRPr="00DC626D">
        <w:t xml:space="preserve"> 4</w:t>
      </w:r>
      <w:r w:rsidR="00105C87">
        <w:t>.</w:t>
      </w:r>
    </w:p>
    <w:p w14:paraId="72EC0167" w14:textId="7A3F192E" w:rsidR="00FE2FBF" w:rsidRDefault="00105C87" w:rsidP="000F0B4A">
      <w:pPr>
        <w:pStyle w:val="My-1"/>
      </w:pPr>
      <w:r>
        <w:t xml:space="preserve">При умеренных ценах на образцы с большим объемом </w:t>
      </w:r>
      <w:r w:rsidR="004B66EB">
        <w:t xml:space="preserve">оперативной и </w:t>
      </w:r>
      <w:r w:rsidR="004B66EB">
        <w:rPr>
          <w:lang w:val="en-US"/>
        </w:rPr>
        <w:t>flash</w:t>
      </w:r>
      <w:r w:rsidR="004B66EB" w:rsidRPr="004B66EB">
        <w:t xml:space="preserve"> </w:t>
      </w:r>
      <w:r>
        <w:t>памяти</w:t>
      </w:r>
      <w:r w:rsidR="00CB684D">
        <w:t xml:space="preserve"> мы получали очень хорошую производительность, продуманную сборку ОС </w:t>
      </w:r>
      <w:r w:rsidR="00CB684D">
        <w:rPr>
          <w:lang w:val="en-US"/>
        </w:rPr>
        <w:t>Linux</w:t>
      </w:r>
      <w:r w:rsidR="00CB684D">
        <w:t>, наличие развитых вари</w:t>
      </w:r>
      <w:r w:rsidR="0022648C">
        <w:t xml:space="preserve">антов в формате </w:t>
      </w:r>
      <w:r w:rsidR="0022648C">
        <w:rPr>
          <w:lang w:val="en-US"/>
        </w:rPr>
        <w:t>Compute</w:t>
      </w:r>
      <w:r w:rsidR="0022648C" w:rsidRPr="0022648C">
        <w:t xml:space="preserve"> </w:t>
      </w:r>
      <w:r w:rsidR="0022648C">
        <w:rPr>
          <w:lang w:val="en-US"/>
        </w:rPr>
        <w:t>Module</w:t>
      </w:r>
      <w:r w:rsidR="0022648C">
        <w:t xml:space="preserve">, что очень важно для нашего проекта так как </w:t>
      </w:r>
      <w:r w:rsidR="009871F8">
        <w:t xml:space="preserve">для сектора промышленной автоматизации </w:t>
      </w:r>
      <w:r w:rsidR="008B2C0F">
        <w:t xml:space="preserve">нам требовалось найти подходящий вариант и </w:t>
      </w:r>
      <w:r w:rsidR="00AB6AC9">
        <w:t>модуля,</w:t>
      </w:r>
      <w:r w:rsidR="008B2C0F">
        <w:t xml:space="preserve"> и </w:t>
      </w:r>
      <w:r w:rsidR="008B2C0F">
        <w:lastRenderedPageBreak/>
        <w:t xml:space="preserve">корпуса </w:t>
      </w:r>
      <w:r w:rsidR="008B2C0F">
        <w:rPr>
          <w:lang w:val="en-US"/>
        </w:rPr>
        <w:t>Hub</w:t>
      </w:r>
      <w:r w:rsidR="008B2C0F">
        <w:t xml:space="preserve">. В случае с </w:t>
      </w:r>
      <w:r w:rsidR="008B2C0F">
        <w:rPr>
          <w:lang w:val="en-US"/>
        </w:rPr>
        <w:t>Raspberry</w:t>
      </w:r>
      <w:r w:rsidR="008B2C0F" w:rsidRPr="008B2C0F">
        <w:t xml:space="preserve"> </w:t>
      </w:r>
      <w:r w:rsidR="008B2C0F">
        <w:rPr>
          <w:lang w:val="en-US"/>
        </w:rPr>
        <w:t>Pi</w:t>
      </w:r>
      <w:r w:rsidR="008B2C0F" w:rsidRPr="008B2C0F">
        <w:t xml:space="preserve"> </w:t>
      </w:r>
      <w:r w:rsidR="008B2C0F">
        <w:t>все это доступно и развито. Также выявле</w:t>
      </w:r>
      <w:r w:rsidR="0012440E">
        <w:t xml:space="preserve">но не высокое тепловыделение, даже при значительной нагрузке на </w:t>
      </w:r>
      <w:r w:rsidR="0012440E">
        <w:rPr>
          <w:lang w:val="en-US"/>
        </w:rPr>
        <w:t>Hub</w:t>
      </w:r>
      <w:r w:rsidR="0012440E">
        <w:t>.</w:t>
      </w:r>
      <w:r w:rsidR="009871F8">
        <w:t xml:space="preserve"> </w:t>
      </w:r>
    </w:p>
    <w:p w14:paraId="76DA14D8" w14:textId="1A6FD825" w:rsidR="000F0B4A" w:rsidRDefault="000F0B4A" w:rsidP="00A61808">
      <w:pPr>
        <w:pStyle w:val="My-1"/>
      </w:pPr>
      <w:r>
        <w:t xml:space="preserve">Таким образом </w:t>
      </w:r>
      <w:r w:rsidR="00B90DAB">
        <w:t xml:space="preserve">в качестве аппаратной платформы </w:t>
      </w:r>
      <w:r w:rsidR="00B90DAB">
        <w:rPr>
          <w:lang w:val="en-US"/>
        </w:rPr>
        <w:t>Hub</w:t>
      </w:r>
      <w:r w:rsidR="00B90DAB">
        <w:t xml:space="preserve"> </w:t>
      </w:r>
      <w:proofErr w:type="gramStart"/>
      <w:r w:rsidR="00B90DAB">
        <w:t>на текущий момент</w:t>
      </w:r>
      <w:proofErr w:type="gramEnd"/>
      <w:r w:rsidR="00B90DAB">
        <w:t xml:space="preserve"> </w:t>
      </w:r>
      <w:r w:rsidR="00D17E67">
        <w:t xml:space="preserve">выбор </w:t>
      </w:r>
      <w:proofErr w:type="gramStart"/>
      <w:r w:rsidR="00D17E67">
        <w:t>аппаратной  платформой</w:t>
      </w:r>
      <w:proofErr w:type="gramEnd"/>
      <w:r w:rsidR="00D17E67">
        <w:t xml:space="preserve"> </w:t>
      </w:r>
      <w:r w:rsidR="00A61808">
        <w:t xml:space="preserve">для </w:t>
      </w:r>
      <w:r w:rsidR="00A61808">
        <w:rPr>
          <w:lang w:val="en-US"/>
        </w:rPr>
        <w:t>Hub</w:t>
      </w:r>
      <w:r w:rsidR="00A61808">
        <w:t xml:space="preserve"> пал </w:t>
      </w:r>
      <w:r w:rsidR="00B90DAB">
        <w:t>на модул</w:t>
      </w:r>
      <w:r w:rsidR="00A61808">
        <w:t>и</w:t>
      </w:r>
      <w:r w:rsidR="00B90DAB">
        <w:t xml:space="preserve"> </w:t>
      </w:r>
      <w:r w:rsidR="00B90DAB">
        <w:rPr>
          <w:lang w:val="en-US"/>
        </w:rPr>
        <w:t>Raspberry</w:t>
      </w:r>
      <w:r w:rsidR="00B90DAB" w:rsidRPr="00B90DAB">
        <w:t xml:space="preserve"> </w:t>
      </w:r>
      <w:r w:rsidR="00B90DAB">
        <w:rPr>
          <w:lang w:val="en-US"/>
        </w:rPr>
        <w:t>Pi</w:t>
      </w:r>
      <w:r w:rsidR="00B90DAB" w:rsidRPr="00B90DAB">
        <w:t xml:space="preserve"> </w:t>
      </w:r>
      <w:r w:rsidR="00B90DAB">
        <w:t xml:space="preserve">версии </w:t>
      </w:r>
      <w:r w:rsidR="00803595">
        <w:t>4 и 5. Исполнение модулей – самодостаточная плата с распаянными разъемами (</w:t>
      </w:r>
      <w:r w:rsidR="00803595">
        <w:rPr>
          <w:lang w:val="en-US"/>
        </w:rPr>
        <w:t>Raspberry</w:t>
      </w:r>
      <w:r w:rsidR="00803595" w:rsidRPr="00803595">
        <w:t xml:space="preserve"> </w:t>
      </w:r>
      <w:r w:rsidR="00803595">
        <w:rPr>
          <w:lang w:val="en-US"/>
        </w:rPr>
        <w:t>Pi</w:t>
      </w:r>
      <w:r w:rsidR="00803595" w:rsidRPr="00803595">
        <w:t xml:space="preserve"> 5) </w:t>
      </w:r>
      <w:r w:rsidR="00803595">
        <w:t xml:space="preserve">и </w:t>
      </w:r>
      <w:r w:rsidR="00513FB6">
        <w:t>вариант с мезонинными модулями (</w:t>
      </w:r>
      <w:r w:rsidR="00513FB6">
        <w:rPr>
          <w:lang w:val="en-US"/>
        </w:rPr>
        <w:t>Raspberry</w:t>
      </w:r>
      <w:r w:rsidR="00513FB6" w:rsidRPr="00513FB6">
        <w:t xml:space="preserve"> </w:t>
      </w:r>
      <w:r w:rsidR="00513FB6">
        <w:rPr>
          <w:lang w:val="en-US"/>
        </w:rPr>
        <w:t>Pi</w:t>
      </w:r>
      <w:r w:rsidR="00513FB6" w:rsidRPr="00513FB6">
        <w:t xml:space="preserve"> </w:t>
      </w:r>
      <w:r w:rsidR="00513FB6">
        <w:rPr>
          <w:lang w:val="en-US"/>
        </w:rPr>
        <w:t>Compute</w:t>
      </w:r>
      <w:r w:rsidR="00513FB6" w:rsidRPr="00513FB6">
        <w:t xml:space="preserve"> </w:t>
      </w:r>
      <w:r w:rsidR="00513FB6">
        <w:rPr>
          <w:lang w:val="en-US"/>
        </w:rPr>
        <w:t>Module</w:t>
      </w:r>
      <w:r w:rsidR="00513FB6" w:rsidRPr="00513FB6">
        <w:t xml:space="preserve"> 4)</w:t>
      </w:r>
      <w:r w:rsidR="00513FB6">
        <w:t xml:space="preserve">. С </w:t>
      </w:r>
      <w:r w:rsidR="009B0DF6">
        <w:t>объёмом</w:t>
      </w:r>
      <w:r w:rsidR="00513FB6">
        <w:t xml:space="preserve"> оперативной памяти от 4 до 8 Гб и </w:t>
      </w:r>
      <w:r w:rsidR="009B0DF6">
        <w:t xml:space="preserve">объемом </w:t>
      </w:r>
      <w:r w:rsidR="009B0DF6">
        <w:rPr>
          <w:lang w:val="en-US"/>
        </w:rPr>
        <w:t>eMMC</w:t>
      </w:r>
      <w:r w:rsidR="009B0DF6" w:rsidRPr="009B0DF6">
        <w:t xml:space="preserve"> </w:t>
      </w:r>
      <w:r w:rsidR="009B0DF6">
        <w:rPr>
          <w:lang w:val="en-US"/>
        </w:rPr>
        <w:t>flash</w:t>
      </w:r>
      <w:r w:rsidR="009B0DF6" w:rsidRPr="009B0DF6">
        <w:t xml:space="preserve"> </w:t>
      </w:r>
      <w:r w:rsidR="009B0DF6">
        <w:t>памяти от 16 до 32 Гб.</w:t>
      </w:r>
    </w:p>
    <w:p w14:paraId="56311409" w14:textId="4FC3B50B" w:rsidR="00081E70" w:rsidRDefault="00081E70" w:rsidP="00D3293A">
      <w:pPr>
        <w:pStyle w:val="My-1"/>
      </w:pPr>
      <w:r>
        <w:t xml:space="preserve">На базе отобранных модулей в дальнейшем была проведена большая работа </w:t>
      </w:r>
      <w:r>
        <w:rPr>
          <w:lang w:val="en-US"/>
        </w:rPr>
        <w:t>DevOps</w:t>
      </w:r>
      <w:r w:rsidRPr="00081E70">
        <w:t xml:space="preserve"> </w:t>
      </w:r>
      <w:r>
        <w:t>инженеров по к</w:t>
      </w:r>
      <w:r w:rsidR="00D3293A">
        <w:t>а</w:t>
      </w:r>
      <w:r>
        <w:t xml:space="preserve">стомизации </w:t>
      </w:r>
      <w:r w:rsidR="00D3293A">
        <w:t xml:space="preserve">информационно-измерительных систем, баз данных, сервисных утилит, которые вместе с серверным фреймворком составляют программную платформу </w:t>
      </w:r>
      <w:r w:rsidR="00D3293A">
        <w:rPr>
          <w:lang w:val="en-US"/>
        </w:rPr>
        <w:t>Hub</w:t>
      </w:r>
      <w:r w:rsidR="00D3293A">
        <w:t>.</w:t>
      </w:r>
    </w:p>
    <w:p w14:paraId="5107F5E1" w14:textId="77777777" w:rsidR="002B3C16" w:rsidRDefault="003A1E12" w:rsidP="0011072E">
      <w:pPr>
        <w:pStyle w:val="My-1"/>
      </w:pPr>
      <w:r>
        <w:t xml:space="preserve">Стараниями наших специалистов удалось не только скомпоновать серверные компоненты </w:t>
      </w:r>
      <w:r w:rsidR="00E60885">
        <w:t xml:space="preserve">необходимые для работы </w:t>
      </w:r>
      <w:r w:rsidR="0011072E">
        <w:t>платформы,</w:t>
      </w:r>
      <w:r w:rsidR="00E60885">
        <w:t xml:space="preserve"> но и найти, скомпилировать и установить </w:t>
      </w:r>
      <w:r w:rsidR="00E60885">
        <w:rPr>
          <w:lang w:val="en-US"/>
        </w:rPr>
        <w:t>web</w:t>
      </w:r>
      <w:r w:rsidR="00E60885" w:rsidRPr="00E60885">
        <w:t xml:space="preserve"> </w:t>
      </w:r>
      <w:r w:rsidR="00E60885">
        <w:t xml:space="preserve">интерфейсы для большинства </w:t>
      </w:r>
      <w:r w:rsidR="00680B27">
        <w:t>установленных</w:t>
      </w:r>
      <w:r w:rsidR="00B64977">
        <w:t xml:space="preserve"> серверных </w:t>
      </w:r>
      <w:r w:rsidR="00486636">
        <w:t xml:space="preserve">систем. Это делает наш комплекс </w:t>
      </w:r>
      <w:r w:rsidR="00680B27">
        <w:t>чрезвычайно</w:t>
      </w:r>
      <w:r w:rsidR="00486636">
        <w:t xml:space="preserve"> удобным как при </w:t>
      </w:r>
      <w:r w:rsidR="002B3C16">
        <w:t>разработке,</w:t>
      </w:r>
      <w:r w:rsidR="00486636">
        <w:t xml:space="preserve"> </w:t>
      </w:r>
      <w:r w:rsidR="00680B27">
        <w:t>так и при эксплуатации.</w:t>
      </w:r>
    </w:p>
    <w:p w14:paraId="77B790A2" w14:textId="2D720CE2" w:rsidR="003A1E12" w:rsidRPr="002E61DD" w:rsidRDefault="00680B27" w:rsidP="004A4E0A">
      <w:pPr>
        <w:pStyle w:val="My-1"/>
      </w:pPr>
      <w:r>
        <w:t xml:space="preserve">Пользователю не нужно </w:t>
      </w:r>
      <w:r w:rsidR="002B3C16">
        <w:t>искать "толстые" клиенты,</w:t>
      </w:r>
      <w:r>
        <w:t xml:space="preserve"> </w:t>
      </w:r>
      <w:r w:rsidR="002B3C16">
        <w:t xml:space="preserve">и устанавливать их на свои </w:t>
      </w:r>
      <w:r w:rsidR="00107290">
        <w:t>рабочие ПК</w:t>
      </w:r>
      <w:r w:rsidR="00C65E6B">
        <w:t xml:space="preserve">. Благодаря продуманному выбору </w:t>
      </w:r>
      <w:r w:rsidR="004923F1">
        <w:t>используемых</w:t>
      </w:r>
      <w:r w:rsidR="005F2C96">
        <w:t xml:space="preserve"> в проекте информационно-измерительным системам, большая часть из них</w:t>
      </w:r>
      <w:r w:rsidR="00107290">
        <w:t xml:space="preserve"> </w:t>
      </w:r>
      <w:proofErr w:type="gramStart"/>
      <w:r w:rsidR="00107290">
        <w:t xml:space="preserve">уже </w:t>
      </w:r>
      <w:r w:rsidR="005F2C96">
        <w:t xml:space="preserve"> имеет</w:t>
      </w:r>
      <w:proofErr w:type="gramEnd"/>
      <w:r w:rsidR="005F2C96">
        <w:t xml:space="preserve"> </w:t>
      </w:r>
      <w:r w:rsidR="003A508F">
        <w:t xml:space="preserve">настроенный нами </w:t>
      </w:r>
      <w:r w:rsidR="003A508F">
        <w:rPr>
          <w:lang w:val="en-US"/>
        </w:rPr>
        <w:t>web</w:t>
      </w:r>
      <w:r w:rsidR="003A508F" w:rsidRPr="003A508F">
        <w:t xml:space="preserve"> </w:t>
      </w:r>
      <w:r w:rsidR="003A508F">
        <w:t xml:space="preserve">интерфейс, </w:t>
      </w:r>
      <w:r w:rsidR="00A634A2">
        <w:t xml:space="preserve">и для подключения </w:t>
      </w:r>
      <w:r w:rsidR="00107290">
        <w:t xml:space="preserve">к ним </w:t>
      </w:r>
      <w:r w:rsidR="00A634A2">
        <w:t xml:space="preserve">достаточно </w:t>
      </w:r>
      <w:r w:rsidR="00A634A2">
        <w:rPr>
          <w:lang w:val="en-US"/>
        </w:rPr>
        <w:t>web</w:t>
      </w:r>
      <w:r w:rsidR="00A634A2" w:rsidRPr="00A634A2">
        <w:t xml:space="preserve"> </w:t>
      </w:r>
      <w:r w:rsidR="00A634A2">
        <w:t xml:space="preserve">браузера. </w:t>
      </w:r>
      <w:r w:rsidR="000E11A9">
        <w:t>Для т</w:t>
      </w:r>
      <w:r w:rsidR="004923F1">
        <w:t>е</w:t>
      </w:r>
      <w:r w:rsidR="000E11A9">
        <w:t>х</w:t>
      </w:r>
      <w:r w:rsidR="004923F1">
        <w:t xml:space="preserve"> компонент</w:t>
      </w:r>
      <w:r w:rsidR="000E11A9">
        <w:t>ов</w:t>
      </w:r>
      <w:r w:rsidR="004923F1">
        <w:t>,</w:t>
      </w:r>
      <w:r w:rsidR="00A634A2">
        <w:t xml:space="preserve"> которые </w:t>
      </w:r>
      <w:r w:rsidR="00521350">
        <w:t xml:space="preserve">"генетически" не имеют своего </w:t>
      </w:r>
      <w:r w:rsidR="00521350">
        <w:rPr>
          <w:lang w:val="en-US"/>
        </w:rPr>
        <w:t>web</w:t>
      </w:r>
      <w:r w:rsidR="00521350" w:rsidRPr="004923F1">
        <w:t xml:space="preserve"> </w:t>
      </w:r>
      <w:r w:rsidR="004A4E0A">
        <w:t>интерфейса, например</w:t>
      </w:r>
      <w:r w:rsidR="004923F1">
        <w:t xml:space="preserve"> </w:t>
      </w:r>
      <w:r w:rsidR="004923F1">
        <w:rPr>
          <w:lang w:val="en-US"/>
        </w:rPr>
        <w:t>MQTT</w:t>
      </w:r>
      <w:r w:rsidR="004923F1" w:rsidRPr="004923F1">
        <w:t xml:space="preserve"> </w:t>
      </w:r>
      <w:r w:rsidR="004923F1">
        <w:t xml:space="preserve">брокер </w:t>
      </w:r>
      <w:proofErr w:type="spellStart"/>
      <w:r w:rsidR="004A4E0A">
        <w:rPr>
          <w:lang w:val="en-US"/>
        </w:rPr>
        <w:t>Mosquitto</w:t>
      </w:r>
      <w:proofErr w:type="spellEnd"/>
      <w:r w:rsidR="004923F1">
        <w:t xml:space="preserve">, но при этом это очень важный и </w:t>
      </w:r>
      <w:r w:rsidR="000E11A9">
        <w:t>распространённый</w:t>
      </w:r>
      <w:r w:rsidR="004923F1">
        <w:t xml:space="preserve"> во всех типов проектов </w:t>
      </w:r>
      <w:r w:rsidR="004A7E98">
        <w:t>компонент</w:t>
      </w:r>
      <w:r w:rsidR="000E11A9">
        <w:t xml:space="preserve">, </w:t>
      </w:r>
      <w:r w:rsidR="004A7E98">
        <w:t xml:space="preserve">для таких компонентов мы постарались найти </w:t>
      </w:r>
      <w:r w:rsidR="004A7E98">
        <w:rPr>
          <w:lang w:val="en-US"/>
        </w:rPr>
        <w:t>open</w:t>
      </w:r>
      <w:r w:rsidR="004A7E98" w:rsidRPr="004A7E98">
        <w:t xml:space="preserve"> </w:t>
      </w:r>
      <w:r w:rsidR="004A7E98">
        <w:rPr>
          <w:lang w:val="en-US"/>
        </w:rPr>
        <w:t>so</w:t>
      </w:r>
      <w:r w:rsidR="00F563AA">
        <w:rPr>
          <w:lang w:val="en-US"/>
        </w:rPr>
        <w:t>urce</w:t>
      </w:r>
      <w:r w:rsidR="00F563AA">
        <w:t xml:space="preserve"> </w:t>
      </w:r>
      <w:r w:rsidR="004A7E98">
        <w:t>проекты</w:t>
      </w:r>
      <w:r w:rsidR="00F563AA" w:rsidRPr="00F563AA">
        <w:t xml:space="preserve"> </w:t>
      </w:r>
      <w:r w:rsidR="00F563AA">
        <w:t xml:space="preserve">клиентов с </w:t>
      </w:r>
      <w:r w:rsidR="00F563AA">
        <w:rPr>
          <w:lang w:val="en-US"/>
        </w:rPr>
        <w:t>web</w:t>
      </w:r>
      <w:r w:rsidR="00F563AA" w:rsidRPr="00F563AA">
        <w:t xml:space="preserve"> </w:t>
      </w:r>
      <w:r w:rsidR="00F563AA">
        <w:t xml:space="preserve">интерфейсом, которые мы </w:t>
      </w:r>
      <w:r w:rsidR="0011072E">
        <w:t xml:space="preserve">в ходе работ кастомизировали и установили на платформу </w:t>
      </w:r>
      <w:r w:rsidR="0011072E">
        <w:rPr>
          <w:lang w:val="en-US"/>
        </w:rPr>
        <w:t>Hub</w:t>
      </w:r>
      <w:r w:rsidR="0011072E">
        <w:t>.</w:t>
      </w:r>
    </w:p>
    <w:p w14:paraId="0464E949" w14:textId="1C3D8F2F" w:rsidR="002E5789" w:rsidRDefault="002E5789" w:rsidP="002E5789">
      <w:pPr>
        <w:pStyle w:val="My-1"/>
      </w:pPr>
      <w:r>
        <w:t xml:space="preserve">Результат работы непосредственно над </w:t>
      </w:r>
      <w:r w:rsidR="00582DFE">
        <w:t xml:space="preserve">программной реализацией фреймворка мы считаем весьма успешной. Здесь </w:t>
      </w:r>
      <w:r w:rsidR="00A061AA">
        <w:t>нам т</w:t>
      </w:r>
      <w:r w:rsidR="00582DFE">
        <w:t>акже</w:t>
      </w:r>
      <w:r w:rsidR="00A061AA">
        <w:t xml:space="preserve"> </w:t>
      </w:r>
      <w:proofErr w:type="gramStart"/>
      <w:r w:rsidR="00A061AA">
        <w:t xml:space="preserve">удалось </w:t>
      </w:r>
      <w:r w:rsidR="00582DFE">
        <w:t xml:space="preserve"> реализо</w:t>
      </w:r>
      <w:r w:rsidR="00A061AA">
        <w:t>вать</w:t>
      </w:r>
      <w:proofErr w:type="gramEnd"/>
      <w:r w:rsidR="00582DFE">
        <w:t xml:space="preserve"> существенно больший функционал, </w:t>
      </w:r>
      <w:r w:rsidR="00A061AA">
        <w:t xml:space="preserve">чем тот </w:t>
      </w:r>
      <w:r w:rsidR="00582DFE">
        <w:t>который был изначально определен в ТЗ проекта.</w:t>
      </w:r>
    </w:p>
    <w:p w14:paraId="1E3D24CA" w14:textId="649CF080" w:rsidR="00E41507" w:rsidRDefault="0037395F" w:rsidP="002E5789">
      <w:pPr>
        <w:pStyle w:val="My-1"/>
      </w:pPr>
      <w:r>
        <w:t>В</w:t>
      </w:r>
      <w:r w:rsidR="00E41507">
        <w:t xml:space="preserve"> </w:t>
      </w:r>
      <w:r>
        <w:t>очередной</w:t>
      </w:r>
      <w:r w:rsidR="00E41507">
        <w:t xml:space="preserve"> раз мы убедились в правильности </w:t>
      </w:r>
      <w:r w:rsidR="00401DB1">
        <w:t>архитектурных решений,</w:t>
      </w:r>
      <w:r w:rsidR="00E41507">
        <w:t xml:space="preserve"> которые были приняты на самом начальном этапе</w:t>
      </w:r>
      <w:r w:rsidR="001216E8">
        <w:t xml:space="preserve"> проекта</w:t>
      </w:r>
      <w:r w:rsidR="00E41507">
        <w:t xml:space="preserve">. При </w:t>
      </w:r>
      <w:r>
        <w:t>разработке</w:t>
      </w:r>
      <w:r w:rsidR="00040EE9">
        <w:t xml:space="preserve"> служб серверного фреймворка мы </w:t>
      </w:r>
      <w:r w:rsidR="00D330E0">
        <w:t xml:space="preserve">использовали </w:t>
      </w:r>
      <w:r w:rsidR="001216E8">
        <w:t>подходы,</w:t>
      </w:r>
      <w:r w:rsidR="00D330E0">
        <w:t xml:space="preserve"> которые наработали при реализации фреймворка ПЛК, это было не </w:t>
      </w:r>
      <w:r w:rsidR="00D35EFA">
        <w:t xml:space="preserve">приятными стечениями обстоятельств, а </w:t>
      </w:r>
      <w:r w:rsidR="00401DB1">
        <w:t>именно</w:t>
      </w:r>
      <w:r w:rsidR="00D35EFA">
        <w:t xml:space="preserve"> благодаря заранее продуманной архитектуре и </w:t>
      </w:r>
      <w:r w:rsidR="00401DB1">
        <w:t>техническими решениями стыковки двух фреймворков.</w:t>
      </w:r>
    </w:p>
    <w:p w14:paraId="2063AF34" w14:textId="77777777" w:rsidR="002255E8" w:rsidRDefault="002140D4" w:rsidP="00671EBA">
      <w:pPr>
        <w:pStyle w:val="My-1"/>
      </w:pPr>
      <w:r>
        <w:t xml:space="preserve">В результате продуманного подхода к реализации ПЛК, </w:t>
      </w:r>
      <w:r>
        <w:rPr>
          <w:lang w:val="en-US"/>
        </w:rPr>
        <w:t>Hub</w:t>
      </w:r>
      <w:r>
        <w:t xml:space="preserve"> и ПТК в целом, нам удалось </w:t>
      </w:r>
      <w:r w:rsidR="006274D0">
        <w:t>получить на выходе уникальную технологию построения систем автоматизации на ее базе. В резул</w:t>
      </w:r>
      <w:r w:rsidR="00432812">
        <w:t xml:space="preserve">ьтате специально заложенных решений в архитектуру системы, </w:t>
      </w:r>
      <w:r w:rsidR="00D95323">
        <w:t>наши компоненты можно использовать в довольно большом количестве комбинаций.</w:t>
      </w:r>
    </w:p>
    <w:p w14:paraId="646E6B4F" w14:textId="55F2C46A" w:rsidR="002140D4" w:rsidRDefault="002255E8" w:rsidP="00671EBA">
      <w:pPr>
        <w:pStyle w:val="My-1"/>
      </w:pPr>
      <w:r>
        <w:t xml:space="preserve">Вот первый вариант построения систем автоматизации </w:t>
      </w:r>
      <w:r w:rsidR="006906B4">
        <w:t xml:space="preserve">только на ПЛК, </w:t>
      </w:r>
      <w:r>
        <w:t xml:space="preserve">это </w:t>
      </w:r>
      <w:r w:rsidR="001408C2">
        <w:t>проекты,</w:t>
      </w:r>
      <w:r>
        <w:t xml:space="preserve"> </w:t>
      </w:r>
      <w:r w:rsidR="006906B4">
        <w:t xml:space="preserve">где компонент </w:t>
      </w:r>
      <w:r w:rsidR="006906B4">
        <w:rPr>
          <w:lang w:val="en-US"/>
        </w:rPr>
        <w:t>Hub</w:t>
      </w:r>
      <w:r w:rsidR="006906B4">
        <w:t xml:space="preserve"> отсутствует</w:t>
      </w:r>
      <w:r>
        <w:t xml:space="preserve"> физически</w:t>
      </w:r>
      <w:r w:rsidR="00C95B85">
        <w:t xml:space="preserve">. В этом случае весь </w:t>
      </w:r>
      <w:r w:rsidR="00C95B85">
        <w:lastRenderedPageBreak/>
        <w:t xml:space="preserve">прикладной код работает </w:t>
      </w:r>
      <w:r w:rsidR="00671EBA">
        <w:t xml:space="preserve">только на ПЛК. Причем в проекте может быть </w:t>
      </w:r>
      <w:proofErr w:type="gramStart"/>
      <w:r w:rsidR="00671EBA">
        <w:t>сколь  угодно</w:t>
      </w:r>
      <w:proofErr w:type="gramEnd"/>
      <w:r w:rsidR="00671EBA">
        <w:t xml:space="preserve"> много географически </w:t>
      </w:r>
      <w:r w:rsidR="002F6942">
        <w:t>распределенных</w:t>
      </w:r>
      <w:r w:rsidR="00671EBA">
        <w:t xml:space="preserve"> ПЛК модулей. Которые при необходимости могут обмениваться </w:t>
      </w:r>
      <w:r w:rsidR="003C72E0">
        <w:t xml:space="preserve">данными своих измерительных </w:t>
      </w:r>
      <w:r w:rsidR="002F6942">
        <w:t>каналов,</w:t>
      </w:r>
      <w:r w:rsidR="003C72E0">
        <w:t xml:space="preserve"> </w:t>
      </w:r>
      <w:r w:rsidR="002F6942">
        <w:t xml:space="preserve">или работать </w:t>
      </w:r>
      <w:r w:rsidR="003C72E0">
        <w:t>совершенно автономно.</w:t>
      </w:r>
    </w:p>
    <w:p w14:paraId="3201504C" w14:textId="22054A47" w:rsidR="009C7EF3" w:rsidRDefault="002255E8" w:rsidP="004A0019">
      <w:pPr>
        <w:pStyle w:val="My-1"/>
      </w:pPr>
      <w:r>
        <w:t>В</w:t>
      </w:r>
      <w:r w:rsidR="0087286E">
        <w:t xml:space="preserve">торой вариант построения систем автоматизации на базе наших </w:t>
      </w:r>
      <w:r w:rsidR="000E0127">
        <w:t xml:space="preserve">компонентов. В этом варианте используются и ПЛК и </w:t>
      </w:r>
      <w:r w:rsidR="000E0127">
        <w:rPr>
          <w:lang w:val="en-US"/>
        </w:rPr>
        <w:t>Hub</w:t>
      </w:r>
      <w:r w:rsidR="000E0127">
        <w:t>. Это самая мощная по функционалу система</w:t>
      </w:r>
      <w:r w:rsidR="001E1E64">
        <w:t xml:space="preserve">. Здесь в проекте </w:t>
      </w:r>
      <w:r w:rsidR="00593FCA">
        <w:t>по-прежнему, может быть,</w:t>
      </w:r>
      <w:r w:rsidR="001E1E64">
        <w:t xml:space="preserve"> большое число ПЛК обслуживаемых одним </w:t>
      </w:r>
      <w:r w:rsidR="001E1E64">
        <w:rPr>
          <w:lang w:val="en-US"/>
        </w:rPr>
        <w:t>Hub</w:t>
      </w:r>
      <w:r w:rsidR="001E1E64">
        <w:t xml:space="preserve">, ограничения здесь закладываются лицензионные, а не технические. </w:t>
      </w:r>
      <w:r w:rsidR="00A03B2A">
        <w:t xml:space="preserve">В данном варианте возможно </w:t>
      </w:r>
      <w:r w:rsidR="002B11F1">
        <w:t>построение</w:t>
      </w:r>
      <w:r w:rsidR="00A03B2A">
        <w:t xml:space="preserve"> самых разнообразных систем с графическим интерфейсом на базе </w:t>
      </w:r>
      <w:r w:rsidR="00A03B2A">
        <w:rPr>
          <w:lang w:val="en-US"/>
        </w:rPr>
        <w:t>web</w:t>
      </w:r>
      <w:r w:rsidR="00A03B2A" w:rsidRPr="00A03B2A">
        <w:t xml:space="preserve"> </w:t>
      </w:r>
      <w:r w:rsidR="00A03B2A">
        <w:t xml:space="preserve">технологии. </w:t>
      </w:r>
      <w:r w:rsidR="001F7138">
        <w:t xml:space="preserve">Пользователю доступен оперативный сбор и реакция контроллера </w:t>
      </w:r>
      <w:proofErr w:type="gramStart"/>
      <w:r w:rsidR="001F7138">
        <w:t>ПЛК</w:t>
      </w:r>
      <w:proofErr w:type="gramEnd"/>
      <w:r w:rsidR="001F7138">
        <w:t xml:space="preserve"> и мощь серверной обработки </w:t>
      </w:r>
      <w:r w:rsidR="001F7138">
        <w:rPr>
          <w:lang w:val="en-US"/>
        </w:rPr>
        <w:t>Hub</w:t>
      </w:r>
      <w:r w:rsidR="001F7138">
        <w:t>.</w:t>
      </w:r>
      <w:r w:rsidR="004A0019">
        <w:tab/>
      </w:r>
      <w:r w:rsidR="004A0019">
        <w:br/>
      </w:r>
      <w:r w:rsidR="002B11F1">
        <w:t>Пользователю доступно, фактически н</w:t>
      </w:r>
      <w:r w:rsidR="00AC42AC">
        <w:t xml:space="preserve">еограниченное количество </w:t>
      </w:r>
      <w:r w:rsidR="002B11F1">
        <w:t>дашбордов</w:t>
      </w:r>
      <w:r w:rsidR="00AC42AC">
        <w:t xml:space="preserve"> в системе потокового программирования </w:t>
      </w:r>
      <w:r w:rsidR="00EE0098">
        <w:t xml:space="preserve">– </w:t>
      </w:r>
      <w:r w:rsidR="00AC42AC">
        <w:rPr>
          <w:lang w:val="en-US"/>
        </w:rPr>
        <w:t>Node</w:t>
      </w:r>
      <w:r w:rsidR="00AC42AC" w:rsidRPr="00AC42AC">
        <w:t>-</w:t>
      </w:r>
      <w:r w:rsidR="00AC42AC">
        <w:rPr>
          <w:lang w:val="en-US"/>
        </w:rPr>
        <w:t>Red</w:t>
      </w:r>
      <w:r w:rsidR="00AC42AC">
        <w:t xml:space="preserve">, дашборды метрик в сервере </w:t>
      </w:r>
      <w:r w:rsidR="00AF3C42">
        <w:t>логирован</w:t>
      </w:r>
      <w:r w:rsidR="00AC42AC">
        <w:t xml:space="preserve">ия </w:t>
      </w:r>
      <w:r w:rsidR="00EE0098">
        <w:t xml:space="preserve">– </w:t>
      </w:r>
      <w:r w:rsidR="00AC42AC">
        <w:rPr>
          <w:lang w:val="en-US"/>
        </w:rPr>
        <w:t>Graylog</w:t>
      </w:r>
      <w:r w:rsidR="00AC42AC">
        <w:t xml:space="preserve">, </w:t>
      </w:r>
      <w:r w:rsidR="00EE0098">
        <w:t xml:space="preserve">дашборды </w:t>
      </w:r>
      <w:proofErr w:type="gramStart"/>
      <w:r w:rsidR="00EE0098">
        <w:t>в мошной</w:t>
      </w:r>
      <w:proofErr w:type="gramEnd"/>
      <w:r w:rsidR="00EE0098">
        <w:t xml:space="preserve"> промышленной системе сбора метрик и алертов – </w:t>
      </w:r>
      <w:r w:rsidR="00EE0098">
        <w:rPr>
          <w:lang w:val="en-US"/>
        </w:rPr>
        <w:t>Grafana</w:t>
      </w:r>
      <w:r w:rsidR="00EE0098">
        <w:t>.</w:t>
      </w:r>
      <w:r w:rsidR="004A0019">
        <w:tab/>
      </w:r>
      <w:r w:rsidR="004A0019">
        <w:br/>
      </w:r>
      <w:r w:rsidR="00576DCC">
        <w:t xml:space="preserve">Также в этом случае пользователю доступна вся мощь </w:t>
      </w:r>
      <w:r w:rsidR="00576DCC">
        <w:rPr>
          <w:lang w:val="en-US"/>
        </w:rPr>
        <w:t>NoSQL</w:t>
      </w:r>
      <w:r w:rsidR="00576DCC" w:rsidRPr="00576DCC">
        <w:t xml:space="preserve"> </w:t>
      </w:r>
      <w:r w:rsidR="00576DCC">
        <w:t xml:space="preserve">базы данных </w:t>
      </w:r>
      <w:r w:rsidR="00576DCC">
        <w:rPr>
          <w:lang w:val="en-US"/>
        </w:rPr>
        <w:t>MongoDB</w:t>
      </w:r>
      <w:r w:rsidR="00576DCC">
        <w:t>.</w:t>
      </w:r>
      <w:r w:rsidR="00832A33">
        <w:t xml:space="preserve"> Все собранные ПЛК данные будут сохраняться в БД</w:t>
      </w:r>
      <w:r w:rsidR="00593FCA">
        <w:t>.</w:t>
      </w:r>
      <w:r w:rsidR="004A0019">
        <w:br/>
      </w:r>
      <w:r w:rsidR="009C7EF3">
        <w:t xml:space="preserve">И нужно </w:t>
      </w:r>
      <w:r w:rsidR="007D6D24">
        <w:t>помнить,</w:t>
      </w:r>
      <w:r w:rsidR="009C7EF3">
        <w:t xml:space="preserve"> что в данном случае, сам </w:t>
      </w:r>
      <w:r w:rsidR="009C7EF3">
        <w:rPr>
          <w:lang w:val="en-US"/>
        </w:rPr>
        <w:t>Hub</w:t>
      </w:r>
      <w:r w:rsidR="009C7EF3" w:rsidRPr="009C7EF3">
        <w:t xml:space="preserve"> </w:t>
      </w:r>
      <w:r w:rsidR="009C7EF3">
        <w:t xml:space="preserve">также выступает </w:t>
      </w:r>
      <w:r w:rsidR="00494621">
        <w:t>генератором измерительных каналов, которые никак не связаны с ПЛК, так как он может забирать данные большим числом способов из сторонних информационно-измерительных систем.</w:t>
      </w:r>
    </w:p>
    <w:p w14:paraId="41A7F898" w14:textId="1B86F705" w:rsidR="004A0019" w:rsidRPr="007A113F" w:rsidRDefault="004A0019" w:rsidP="00976104">
      <w:pPr>
        <w:pStyle w:val="My-1"/>
      </w:pPr>
      <w:proofErr w:type="gramStart"/>
      <w:r>
        <w:t>Т</w:t>
      </w:r>
      <w:r w:rsidR="00A976C2">
        <w:t xml:space="preserve">ретий </w:t>
      </w:r>
      <w:r>
        <w:t xml:space="preserve"> вариант</w:t>
      </w:r>
      <w:proofErr w:type="gramEnd"/>
      <w:r>
        <w:t xml:space="preserve"> подразумевает</w:t>
      </w:r>
      <w:r w:rsidR="007D6D24">
        <w:t>,</w:t>
      </w:r>
      <w:r>
        <w:t xml:space="preserve"> что источники </w:t>
      </w:r>
      <w:r w:rsidR="00A976C2">
        <w:t xml:space="preserve">первичной информации для </w:t>
      </w:r>
      <w:r w:rsidR="00ED666A">
        <w:t xml:space="preserve">разрабатываемой </w:t>
      </w:r>
      <w:r w:rsidR="00A976C2">
        <w:t xml:space="preserve">системы автоматизации уже достаточно интеллектуальные и сами могут тем или иным протоколом отдать данные. </w:t>
      </w:r>
      <w:r w:rsidR="007A113F">
        <w:t>Типовым примером так</w:t>
      </w:r>
      <w:r w:rsidR="00443961">
        <w:t xml:space="preserve">ой ситуации являются компоненты современных систем типа умный дом. Здесь датчики </w:t>
      </w:r>
      <w:r w:rsidR="00ED666A">
        <w:t>являются</w:t>
      </w:r>
      <w:r w:rsidR="00443961">
        <w:t xml:space="preserve"> полностью самодостаточными </w:t>
      </w:r>
      <w:r w:rsidR="00976104">
        <w:t xml:space="preserve">элементами и </w:t>
      </w:r>
      <w:r w:rsidR="00976104">
        <w:rPr>
          <w:lang w:val="en-US"/>
        </w:rPr>
        <w:t>Hub</w:t>
      </w:r>
      <w:r w:rsidR="00976104" w:rsidRPr="00976104">
        <w:t xml:space="preserve"> </w:t>
      </w:r>
      <w:r w:rsidR="00976104">
        <w:t xml:space="preserve">может общаться с ними по тому или иному протоколу непосредственно, без </w:t>
      </w:r>
      <w:r w:rsidR="00ED666A">
        <w:t xml:space="preserve">участия ПЛК. </w:t>
      </w:r>
      <w:r w:rsidR="00A976C2">
        <w:t xml:space="preserve">В таких проектах можно полностью обойтись без ПЛК, так на самом </w:t>
      </w:r>
      <w:r w:rsidR="00A976C2">
        <w:rPr>
          <w:lang w:val="en-US"/>
        </w:rPr>
        <w:t>Hub</w:t>
      </w:r>
      <w:r w:rsidR="005D0A75">
        <w:t xml:space="preserve"> </w:t>
      </w:r>
      <w:r w:rsidR="00A976C2">
        <w:t xml:space="preserve">есть механизмы создания </w:t>
      </w:r>
      <w:r w:rsidR="005D0A75">
        <w:t>измерительных каналов без физической основы непосредственно подключенных сенсоров</w:t>
      </w:r>
      <w:r w:rsidR="00ED666A">
        <w:t xml:space="preserve"> (</w:t>
      </w:r>
      <w:r w:rsidR="007914FB">
        <w:t>реализованная в нашем проекте так называемая концепция виртуальных устройств)</w:t>
      </w:r>
      <w:r w:rsidR="005D0A75">
        <w:t>.</w:t>
      </w:r>
      <w:r w:rsidR="007D6D24">
        <w:t xml:space="preserve"> В этом случае вся работа пользователя </w:t>
      </w:r>
      <w:r w:rsidR="007A113F">
        <w:t xml:space="preserve">в части прикладного проекта будет выполняться непосредственно в </w:t>
      </w:r>
      <w:r w:rsidR="007A113F">
        <w:rPr>
          <w:lang w:val="en-US"/>
        </w:rPr>
        <w:t>Hub</w:t>
      </w:r>
      <w:r w:rsidR="007A113F">
        <w:t xml:space="preserve">, а результат может </w:t>
      </w:r>
      <w:r w:rsidR="00BE1F19">
        <w:t>передаваться</w:t>
      </w:r>
      <w:r w:rsidR="007A113F">
        <w:t xml:space="preserve"> </w:t>
      </w:r>
      <w:r w:rsidR="00BE1F19">
        <w:t>на</w:t>
      </w:r>
      <w:r w:rsidR="007A113F">
        <w:t xml:space="preserve"> любые внешние системы если того требует реализация проекта.</w:t>
      </w:r>
    </w:p>
    <w:p w14:paraId="4BE44D3F" w14:textId="5D65E9E7" w:rsidR="004A0019" w:rsidRPr="009C7EF3" w:rsidRDefault="00BE1F19" w:rsidP="009C7EF3">
      <w:pPr>
        <w:pStyle w:val="My-1"/>
      </w:pPr>
      <w:r>
        <w:t xml:space="preserve">Были показаны только три базовых </w:t>
      </w:r>
      <w:r w:rsidR="001C5FBE">
        <w:t>варианта</w:t>
      </w:r>
      <w:r>
        <w:t xml:space="preserve"> </w:t>
      </w:r>
      <w:r w:rsidR="001C5FBE">
        <w:t>примен</w:t>
      </w:r>
      <w:r w:rsidR="00880E65">
        <w:t xml:space="preserve">ения </w:t>
      </w:r>
      <w:r>
        <w:t xml:space="preserve">нашей платформы </w:t>
      </w:r>
      <w:r w:rsidR="00880E65">
        <w:t>в проектах,</w:t>
      </w:r>
      <w:r>
        <w:t xml:space="preserve"> связанных с автоматизацией, </w:t>
      </w:r>
      <w:r w:rsidR="00AC0D10">
        <w:t xml:space="preserve">реализацией образовательных стендов и </w:t>
      </w:r>
      <w:r w:rsidR="00880E65">
        <w:t>программ</w:t>
      </w:r>
      <w:r w:rsidR="00AC0D10">
        <w:t xml:space="preserve">. Далее пользователю доступно множество </w:t>
      </w:r>
      <w:r w:rsidR="00880E65">
        <w:t>комбинаций,</w:t>
      </w:r>
      <w:r w:rsidR="001C5FBE">
        <w:t xml:space="preserve"> состоящих их этих трех базовых вариантов.</w:t>
      </w:r>
    </w:p>
    <w:p w14:paraId="6CD14921" w14:textId="77777777" w:rsidR="00593FCA" w:rsidRPr="002E5789" w:rsidRDefault="00593FCA" w:rsidP="00593FCA">
      <w:pPr>
        <w:pStyle w:val="My-1"/>
      </w:pPr>
    </w:p>
    <w:p w14:paraId="5B27455E" w14:textId="0E0BD140" w:rsidR="002C0062" w:rsidRDefault="003E4766" w:rsidP="007D3141">
      <w:pPr>
        <w:pStyle w:val="My-1"/>
      </w:pPr>
      <w:r w:rsidRPr="00D302ED">
        <w:t xml:space="preserve">Помимо технических достижений, команде проекта есть чем гордится и в области продвижения продукта на рынок. </w:t>
      </w:r>
      <w:r w:rsidR="007D3141" w:rsidRPr="00D302ED">
        <w:t>На данный момент ООО "Горизонт"</w:t>
      </w:r>
      <w:r w:rsidR="00C66C6B" w:rsidRPr="00572CB1">
        <w:t xml:space="preserve"> осуществило поставку комплектов оборудования для проведения лабораторных работ по физике на базе разработанных фреймворков</w:t>
      </w:r>
      <w:r w:rsidR="00D118AA" w:rsidRPr="00572CB1">
        <w:t>, а также</w:t>
      </w:r>
      <w:r w:rsidR="006C6BCD" w:rsidRPr="00572CB1">
        <w:t xml:space="preserve"> </w:t>
      </w:r>
      <w:r w:rsidR="006C6BCD" w:rsidRPr="00572CB1">
        <w:lastRenderedPageBreak/>
        <w:t xml:space="preserve">оснащение класса для занятий по направлению кибер-физика специально подготовленного варианта нашей платформы – "Horizon Automation </w:t>
      </w:r>
      <w:r w:rsidR="006C6BCD" w:rsidRPr="00572CB1">
        <w:rPr>
          <w:lang w:val="en-US"/>
        </w:rPr>
        <w:t>Cyber</w:t>
      </w:r>
      <w:r w:rsidR="006C6BCD" w:rsidRPr="00572CB1">
        <w:t xml:space="preserve"> </w:t>
      </w:r>
      <w:r w:rsidR="006C6BCD" w:rsidRPr="00572CB1">
        <w:rPr>
          <w:lang w:val="en-US"/>
        </w:rPr>
        <w:t>Physics</w:t>
      </w:r>
      <w:r w:rsidR="006C6BCD" w:rsidRPr="00572CB1">
        <w:t>"</w:t>
      </w:r>
      <w:r w:rsidR="003B39F7" w:rsidRPr="00572CB1">
        <w:t xml:space="preserve"> в</w:t>
      </w:r>
      <w:r w:rsidR="006C6BCD" w:rsidRPr="00572CB1">
        <w:t xml:space="preserve"> </w:t>
      </w:r>
      <w:r w:rsidR="00C66C6B" w:rsidRPr="00572CB1">
        <w:t>ФГБОУ ВО «Самарский государственный технический университет»</w:t>
      </w:r>
      <w:r w:rsidR="00C135C3" w:rsidRPr="00572CB1">
        <w:t>.</w:t>
      </w:r>
      <w:r w:rsidR="00C66C6B" w:rsidRPr="00572CB1">
        <w:t xml:space="preserve"> </w:t>
      </w:r>
      <w:r w:rsidR="008D3FD4" w:rsidRPr="00D302ED">
        <w:t xml:space="preserve">Реализация </w:t>
      </w:r>
      <w:r w:rsidR="009A3610" w:rsidRPr="00D302ED">
        <w:t xml:space="preserve">внедрения </w:t>
      </w:r>
      <w:r w:rsidR="000211D5" w:rsidRPr="00D302ED">
        <w:t xml:space="preserve">платформы </w:t>
      </w:r>
      <w:r w:rsidR="008D3FD4" w:rsidRPr="00D302ED">
        <w:t>ведется совместно с Домом Научной Коллаборации</w:t>
      </w:r>
      <w:r w:rsidR="00F25128" w:rsidRPr="00D302ED">
        <w:t xml:space="preserve"> имени </w:t>
      </w:r>
      <w:proofErr w:type="gramStart"/>
      <w:r w:rsidR="00F25128" w:rsidRPr="00D302ED">
        <w:t>Н.Н.</w:t>
      </w:r>
      <w:proofErr w:type="gramEnd"/>
      <w:r w:rsidR="00F25128" w:rsidRPr="00D302ED">
        <w:t xml:space="preserve"> Семенова</w:t>
      </w:r>
      <w:r w:rsidR="00875F96" w:rsidRPr="00D302ED">
        <w:t xml:space="preserve"> при Самарском Государственном Техническом Университете</w:t>
      </w:r>
      <w:r w:rsidR="00994768" w:rsidRPr="00D302ED">
        <w:t>.</w:t>
      </w:r>
    </w:p>
    <w:p w14:paraId="627C0FC9" w14:textId="77777777" w:rsidR="002C0062" w:rsidRDefault="002C0062">
      <w:r>
        <w:br w:type="page"/>
      </w:r>
    </w:p>
    <w:p w14:paraId="53BFDDE3" w14:textId="76673001" w:rsidR="004021E7" w:rsidRPr="00A96776" w:rsidRDefault="00DF017F" w:rsidP="002F0273">
      <w:pPr>
        <w:pStyle w:val="My-"/>
      </w:pPr>
      <w:bookmarkStart w:id="679" w:name="_Toc199239261"/>
      <w:bookmarkStart w:id="680" w:name="_Toc199323405"/>
      <w:r w:rsidRPr="00F97099">
        <w:lastRenderedPageBreak/>
        <w:t>КРАТКИЕ ВЫВОДЫ ПО РЕЗУЛЬТАТАМ ВЫПОЛНЕНИЯ НИОКР</w:t>
      </w:r>
      <w:bookmarkStart w:id="681" w:name="_Toc199239262"/>
      <w:bookmarkEnd w:id="679"/>
      <w:bookmarkEnd w:id="680"/>
      <w:bookmarkEnd w:id="681"/>
    </w:p>
    <w:p w14:paraId="4B239351" w14:textId="57B7A9D3" w:rsidR="00B012EC" w:rsidRPr="00D074B8" w:rsidRDefault="00DC0469" w:rsidP="00DC0469">
      <w:pPr>
        <w:pStyle w:val="My-4"/>
      </w:pPr>
      <w:bookmarkStart w:id="682" w:name="_Toc199239263"/>
      <w:bookmarkStart w:id="683" w:name="_Toc199323406"/>
      <w:r w:rsidRPr="00572CB1">
        <w:t>7</w:t>
      </w:r>
      <w:r>
        <w:t>.1</w:t>
      </w:r>
      <w:r>
        <w:tab/>
      </w:r>
      <w:r w:rsidR="00CC4759" w:rsidRPr="00105FE2">
        <w:t xml:space="preserve">Разработана </w:t>
      </w:r>
      <w:r w:rsidR="00CC4759" w:rsidRPr="00D13A16">
        <w:t>архитектура</w:t>
      </w:r>
      <w:r w:rsidR="00CC4759" w:rsidRPr="00105FE2">
        <w:t xml:space="preserve"> ПТК "Horizon </w:t>
      </w:r>
      <w:r w:rsidR="005261C5">
        <w:rPr>
          <w:lang w:val="en-US"/>
        </w:rPr>
        <w:t>A</w:t>
      </w:r>
      <w:r w:rsidR="00CC4759" w:rsidRPr="00105FE2">
        <w:t>utomation</w:t>
      </w:r>
      <w:r w:rsidR="000540C2" w:rsidRPr="009164AB">
        <w:t>"</w:t>
      </w:r>
      <w:bookmarkStart w:id="684" w:name="_Toc199239264"/>
      <w:bookmarkEnd w:id="682"/>
      <w:bookmarkEnd w:id="683"/>
      <w:bookmarkEnd w:id="684"/>
    </w:p>
    <w:p w14:paraId="016CD122" w14:textId="77777777" w:rsidR="009B313C" w:rsidRDefault="009B313C" w:rsidP="004F1BE0">
      <w:pPr>
        <w:pStyle w:val="My-1"/>
        <w:jc w:val="both"/>
      </w:pPr>
      <w:r>
        <w:t>Созданы два фреймворка</w:t>
      </w:r>
      <w:r w:rsidR="00D074B8" w:rsidRPr="00D074B8">
        <w:t>:</w:t>
      </w:r>
    </w:p>
    <w:p w14:paraId="38D5CEEE" w14:textId="3F5092C0" w:rsidR="00CE4FF2" w:rsidRDefault="00CC4759" w:rsidP="004F1BE0">
      <w:pPr>
        <w:pStyle w:val="My-1"/>
        <w:numPr>
          <w:ilvl w:val="0"/>
          <w:numId w:val="124"/>
        </w:numPr>
        <w:ind w:left="1418" w:hanging="284"/>
        <w:jc w:val="both"/>
      </w:pPr>
      <w:r w:rsidRPr="00105FE2">
        <w:t>"Horizon Automation PLC"</w:t>
      </w:r>
      <w:r w:rsidRPr="00EB1719">
        <w:t xml:space="preserve"> для управления ПЛК на базе микроконтроллеров (ARM, Tensilica Xtensa) с использованием JavaScript (Espruino</w:t>
      </w:r>
      <w:r w:rsidR="009606B0">
        <w:t>)</w:t>
      </w:r>
      <w:r w:rsidR="009606B0" w:rsidRPr="00105FE2">
        <w:t>;</w:t>
      </w:r>
    </w:p>
    <w:p w14:paraId="7636D29E" w14:textId="7B6035C2" w:rsidR="0026185B" w:rsidRDefault="00CC4759" w:rsidP="004F1BE0">
      <w:pPr>
        <w:pStyle w:val="My-1"/>
        <w:numPr>
          <w:ilvl w:val="0"/>
          <w:numId w:val="124"/>
        </w:numPr>
        <w:ind w:left="1418" w:hanging="284"/>
        <w:jc w:val="both"/>
      </w:pPr>
      <w:r w:rsidRPr="00105FE2">
        <w:t>"Horizon Automation Server"</w:t>
      </w:r>
      <w:r w:rsidRPr="00EB1719">
        <w:t xml:space="preserve"> для управления Hub на базе микрокомпьютеров (</w:t>
      </w:r>
      <w:proofErr w:type="spellStart"/>
      <w:r w:rsidRPr="00EB1719">
        <w:t>Raspberry</w:t>
      </w:r>
      <w:proofErr w:type="spellEnd"/>
      <w:r w:rsidRPr="00EB1719">
        <w:t xml:space="preserve"> </w:t>
      </w:r>
      <w:proofErr w:type="spellStart"/>
      <w:r w:rsidRPr="00EB1719">
        <w:t>Pi</w:t>
      </w:r>
      <w:proofErr w:type="spellEnd"/>
      <w:r w:rsidRPr="00EB1719">
        <w:t>, x86/ARM) под управлением Linux</w:t>
      </w:r>
      <w:r w:rsidR="009606B0" w:rsidRPr="00105FE2">
        <w:t>;</w:t>
      </w:r>
    </w:p>
    <w:p w14:paraId="2CEA6354" w14:textId="6FA9998F" w:rsidR="00CC4759" w:rsidRDefault="00CC4759" w:rsidP="004F1BE0">
      <w:pPr>
        <w:pStyle w:val="My-1"/>
        <w:numPr>
          <w:ilvl w:val="0"/>
          <w:numId w:val="124"/>
        </w:numPr>
        <w:ind w:left="1418" w:hanging="284"/>
        <w:jc w:val="both"/>
      </w:pPr>
      <w:r w:rsidRPr="00EB1719">
        <w:t>Реализована микросервисная архитектура, обеспечивающая гибкость и масштабируемость.</w:t>
      </w:r>
    </w:p>
    <w:p w14:paraId="2F938178" w14:textId="77777777" w:rsidR="004F1BE0" w:rsidRPr="00EB1719" w:rsidRDefault="004F1BE0" w:rsidP="004F1BE0">
      <w:pPr>
        <w:pStyle w:val="My-1"/>
        <w:ind w:left="1418" w:firstLine="0"/>
        <w:jc w:val="both"/>
      </w:pPr>
    </w:p>
    <w:p w14:paraId="36F15573" w14:textId="0D6DC132" w:rsidR="00CC4759" w:rsidRDefault="00417C74" w:rsidP="004F1BE0">
      <w:pPr>
        <w:pStyle w:val="My-4"/>
        <w:jc w:val="both"/>
      </w:pPr>
      <w:bookmarkStart w:id="685" w:name="_Toc199239265"/>
      <w:bookmarkStart w:id="686" w:name="_Toc199323407"/>
      <w:r>
        <w:t>7.2</w:t>
      </w:r>
      <w:r>
        <w:tab/>
      </w:r>
      <w:r w:rsidR="00CC4759" w:rsidRPr="00105FE2">
        <w:t>Ключевые достижения</w:t>
      </w:r>
      <w:bookmarkEnd w:id="685"/>
      <w:bookmarkEnd w:id="686"/>
    </w:p>
    <w:p w14:paraId="04BD10EE" w14:textId="5B9B1479" w:rsidR="00187C00" w:rsidRDefault="00CC4759" w:rsidP="004F1BE0">
      <w:pPr>
        <w:pStyle w:val="My-1"/>
        <w:numPr>
          <w:ilvl w:val="0"/>
          <w:numId w:val="125"/>
        </w:numPr>
        <w:ind w:left="1418" w:hanging="284"/>
        <w:jc w:val="both"/>
      </w:pPr>
      <w:r w:rsidRPr="00EB1719">
        <w:t>Успешно преодолены основные риски</w:t>
      </w:r>
      <w:r w:rsidR="00BD7BA7">
        <w:t xml:space="preserve"> </w:t>
      </w:r>
      <w:r w:rsidR="00187C00">
        <w:t>–</w:t>
      </w:r>
      <w:r w:rsidR="00BD7BA7">
        <w:t xml:space="preserve"> потен</w:t>
      </w:r>
      <w:r w:rsidR="00187C00">
        <w:t xml:space="preserve">циальная </w:t>
      </w:r>
      <w:r w:rsidR="00BD7BA7">
        <w:t>н</w:t>
      </w:r>
      <w:r w:rsidRPr="00EB1719">
        <w:t>ехватка ОЗУ</w:t>
      </w:r>
      <w:r w:rsidR="00187C00">
        <w:t>;</w:t>
      </w:r>
    </w:p>
    <w:p w14:paraId="43863A47" w14:textId="2F1456A0" w:rsidR="00187C00" w:rsidRDefault="00CC4759" w:rsidP="004F1BE0">
      <w:pPr>
        <w:pStyle w:val="My-1"/>
        <w:numPr>
          <w:ilvl w:val="0"/>
          <w:numId w:val="125"/>
        </w:numPr>
        <w:ind w:left="1418" w:hanging="284"/>
        <w:jc w:val="both"/>
      </w:pPr>
      <w:r w:rsidRPr="00EB1719">
        <w:t>на ПЛК: оптимизация кода, тестирование на реальных устройствах (STM32, ESP32)</w:t>
      </w:r>
      <w:r w:rsidR="00187C00" w:rsidRPr="00105FE2">
        <w:t>;</w:t>
      </w:r>
    </w:p>
    <w:p w14:paraId="3ADB1AC3" w14:textId="128CAB4F" w:rsidR="00187C00" w:rsidRDefault="00CC4759" w:rsidP="004F1BE0">
      <w:pPr>
        <w:pStyle w:val="My-1"/>
        <w:numPr>
          <w:ilvl w:val="0"/>
          <w:numId w:val="125"/>
        </w:numPr>
        <w:ind w:left="1418" w:hanging="284"/>
        <w:jc w:val="both"/>
      </w:pPr>
      <w:r w:rsidRPr="00EB1719">
        <w:t>Ограничения сетевых соединений: реализация протокола LHP, интеграция MQTT и WebSocket</w:t>
      </w:r>
      <w:r w:rsidR="00187C00" w:rsidRPr="00105FE2">
        <w:t>;</w:t>
      </w:r>
    </w:p>
    <w:p w14:paraId="5A5E3A00" w14:textId="666C4DCF" w:rsidR="00187C00" w:rsidRDefault="00CC4759" w:rsidP="004F1BE0">
      <w:pPr>
        <w:pStyle w:val="My-1"/>
        <w:numPr>
          <w:ilvl w:val="0"/>
          <w:numId w:val="125"/>
        </w:numPr>
        <w:ind w:left="1418" w:hanging="284"/>
        <w:jc w:val="both"/>
      </w:pPr>
      <w:r w:rsidRPr="00EB1719">
        <w:t>Перехват управления REPL: создание службы RouteREPL для удаленного доступа</w:t>
      </w:r>
      <w:r w:rsidR="00187C00" w:rsidRPr="00105FE2">
        <w:t>;</w:t>
      </w:r>
    </w:p>
    <w:p w14:paraId="2B0D36A1" w14:textId="1BB90F57" w:rsidR="00187C00" w:rsidRDefault="00CC4759" w:rsidP="004F1BE0">
      <w:pPr>
        <w:pStyle w:val="My-1"/>
        <w:numPr>
          <w:ilvl w:val="0"/>
          <w:numId w:val="125"/>
        </w:numPr>
        <w:ind w:left="1418" w:hanging="284"/>
        <w:jc w:val="both"/>
      </w:pPr>
      <w:r w:rsidRPr="00EB1719">
        <w:t>Разработаны модули для взаимодействия с сенсорами</w:t>
      </w:r>
      <w:r w:rsidR="0007453A" w:rsidRPr="00105FE2">
        <w:t xml:space="preserve">, </w:t>
      </w:r>
      <w:r w:rsidRPr="00EB1719">
        <w:t>актуаторами, MQTT-брокерами, WebSocket-серверами</w:t>
      </w:r>
      <w:r w:rsidR="0007453A" w:rsidRPr="00105FE2">
        <w:t>;</w:t>
      </w:r>
    </w:p>
    <w:p w14:paraId="7B47AB37" w14:textId="58750540" w:rsidR="00CC4759" w:rsidRDefault="00CC4759" w:rsidP="004F1BE0">
      <w:pPr>
        <w:pStyle w:val="My-1"/>
        <w:numPr>
          <w:ilvl w:val="0"/>
          <w:numId w:val="125"/>
        </w:numPr>
        <w:ind w:left="1418" w:hanging="284"/>
        <w:jc w:val="both"/>
      </w:pPr>
      <w:r w:rsidRPr="00EB1719">
        <w:t xml:space="preserve">Внедрена концепция цифровых двойников для </w:t>
      </w:r>
      <w:r w:rsidR="0007453A">
        <w:t>сенсоров и актуаторов</w:t>
      </w:r>
      <w:r w:rsidR="00A72381">
        <w:t>, которая позволила вывести работу пользователей с системами автоматизации на новый уровень</w:t>
      </w:r>
      <w:r w:rsidR="004D4AA8">
        <w:t>.</w:t>
      </w:r>
    </w:p>
    <w:p w14:paraId="0E0F2F95" w14:textId="77777777" w:rsidR="0061157C" w:rsidRPr="00EB1719" w:rsidRDefault="0061157C" w:rsidP="00572CB1">
      <w:pPr>
        <w:pStyle w:val="My-1"/>
        <w:ind w:firstLine="0"/>
        <w:jc w:val="left"/>
      </w:pPr>
    </w:p>
    <w:p w14:paraId="07804C41" w14:textId="43F01ABA" w:rsidR="00CC4759" w:rsidRPr="00EB1719" w:rsidRDefault="0061157C" w:rsidP="00D13A16">
      <w:pPr>
        <w:pStyle w:val="My-4"/>
      </w:pPr>
      <w:bookmarkStart w:id="687" w:name="_Toc199239266"/>
      <w:bookmarkStart w:id="688" w:name="_Toc199323408"/>
      <w:r>
        <w:t>7.3</w:t>
      </w:r>
      <w:r>
        <w:tab/>
      </w:r>
      <w:r w:rsidR="00CC4759" w:rsidRPr="00C14F2B">
        <w:t xml:space="preserve">Тестирование и </w:t>
      </w:r>
      <w:r w:rsidR="00CC4759" w:rsidRPr="00D13A16">
        <w:t>валидация</w:t>
      </w:r>
      <w:bookmarkEnd w:id="687"/>
      <w:bookmarkEnd w:id="688"/>
    </w:p>
    <w:p w14:paraId="5FFA030C" w14:textId="1843C31E" w:rsidR="00CC4759" w:rsidRPr="004958B4" w:rsidRDefault="00CC4759" w:rsidP="004F1BE0">
      <w:pPr>
        <w:pStyle w:val="My-1"/>
        <w:numPr>
          <w:ilvl w:val="0"/>
          <w:numId w:val="60"/>
        </w:numPr>
        <w:ind w:left="1418" w:hanging="284"/>
        <w:jc w:val="both"/>
      </w:pPr>
      <w:r w:rsidRPr="00EB1719">
        <w:t>ПЛК протестирован</w:t>
      </w:r>
      <w:r w:rsidR="001F6620">
        <w:t xml:space="preserve"> </w:t>
      </w:r>
      <w:r w:rsidRPr="00EB1719">
        <w:t>на платформах</w:t>
      </w:r>
      <w:r w:rsidR="004958B4" w:rsidRPr="00105FE2">
        <w:t>:</w:t>
      </w:r>
      <w:r w:rsidRPr="00EB1719">
        <w:t xml:space="preserve"> ARM (STM32) и Tensilica Xtensa (ESP32)</w:t>
      </w:r>
      <w:r w:rsidR="004958B4">
        <w:t>;</w:t>
      </w:r>
    </w:p>
    <w:p w14:paraId="36CF319B" w14:textId="1ACFABDD" w:rsidR="00EB7FD7" w:rsidRPr="00105FE2" w:rsidRDefault="00CC4759" w:rsidP="004F1BE0">
      <w:pPr>
        <w:pStyle w:val="My-1"/>
        <w:numPr>
          <w:ilvl w:val="0"/>
          <w:numId w:val="60"/>
        </w:numPr>
        <w:ind w:left="1418" w:hanging="284"/>
        <w:jc w:val="both"/>
      </w:pPr>
      <w:r w:rsidRPr="00EB7FD7">
        <w:t>Hub</w:t>
      </w:r>
      <w:r w:rsidRPr="001F6620">
        <w:t xml:space="preserve"> </w:t>
      </w:r>
      <w:r w:rsidR="001F6620" w:rsidRPr="00EB1719">
        <w:t>протестирован</w:t>
      </w:r>
      <w:r w:rsidR="001F6620">
        <w:t xml:space="preserve"> </w:t>
      </w:r>
      <w:r w:rsidR="001F6620" w:rsidRPr="00EB1719">
        <w:t>на платформах</w:t>
      </w:r>
      <w:r w:rsidR="001F6620" w:rsidRPr="00105FE2">
        <w:t>:</w:t>
      </w:r>
      <w:r w:rsidRPr="001F6620">
        <w:t xml:space="preserve"> </w:t>
      </w:r>
      <w:proofErr w:type="spellStart"/>
      <w:r w:rsidRPr="00EB7FD7">
        <w:t>Raspberry</w:t>
      </w:r>
      <w:proofErr w:type="spellEnd"/>
      <w:r w:rsidRPr="001F6620">
        <w:t xml:space="preserve"> </w:t>
      </w:r>
      <w:proofErr w:type="spellStart"/>
      <w:r w:rsidRPr="00EB7FD7">
        <w:t>Pi</w:t>
      </w:r>
      <w:proofErr w:type="spellEnd"/>
      <w:r w:rsidRPr="001F6620">
        <w:t xml:space="preserve"> 4/5 </w:t>
      </w:r>
      <w:r w:rsidRPr="00EB1719">
        <w:t>и</w:t>
      </w:r>
      <w:r w:rsidRPr="001F6620">
        <w:t xml:space="preserve"> </w:t>
      </w:r>
      <w:proofErr w:type="spellStart"/>
      <w:r w:rsidRPr="00EB7FD7">
        <w:t>Compute</w:t>
      </w:r>
      <w:proofErr w:type="spellEnd"/>
      <w:r w:rsidRPr="001F6620">
        <w:t xml:space="preserve"> </w:t>
      </w:r>
      <w:proofErr w:type="spellStart"/>
      <w:r w:rsidRPr="00EB7FD7">
        <w:t>Module</w:t>
      </w:r>
      <w:proofErr w:type="spellEnd"/>
      <w:r w:rsidRPr="001F6620">
        <w:t xml:space="preserve"> 4</w:t>
      </w:r>
      <w:r w:rsidR="00EB7FD7" w:rsidRPr="00105FE2">
        <w:t>;</w:t>
      </w:r>
    </w:p>
    <w:p w14:paraId="4B206195" w14:textId="1819F4C0" w:rsidR="00CC4759" w:rsidRDefault="00CC4759" w:rsidP="004F1BE0">
      <w:pPr>
        <w:pStyle w:val="My-1"/>
        <w:numPr>
          <w:ilvl w:val="0"/>
          <w:numId w:val="60"/>
        </w:numPr>
        <w:ind w:left="1418" w:hanging="284"/>
        <w:jc w:val="both"/>
      </w:pPr>
      <w:r w:rsidRPr="00EB1719">
        <w:t>Подтверждена работоспособность</w:t>
      </w:r>
      <w:r w:rsidR="00EB7FD7" w:rsidRPr="00105FE2">
        <w:t>:</w:t>
      </w:r>
      <w:r w:rsidRPr="00EB1719">
        <w:t xml:space="preserve"> протокола LHP, интеграция с </w:t>
      </w:r>
      <w:proofErr w:type="spellStart"/>
      <w:r w:rsidRPr="00EB1719">
        <w:t>Grafana</w:t>
      </w:r>
      <w:proofErr w:type="spellEnd"/>
      <w:r w:rsidRPr="00EB1719">
        <w:t xml:space="preserve">, </w:t>
      </w:r>
      <w:proofErr w:type="spellStart"/>
      <w:r w:rsidRPr="00EB1719">
        <w:t>Graylog</w:t>
      </w:r>
      <w:proofErr w:type="spellEnd"/>
      <w:r w:rsidRPr="00EB1719">
        <w:t xml:space="preserve">, </w:t>
      </w:r>
      <w:proofErr w:type="spellStart"/>
      <w:r w:rsidRPr="00EB1719">
        <w:t>MongoDB</w:t>
      </w:r>
      <w:proofErr w:type="spellEnd"/>
      <w:r w:rsidRPr="00EB1719">
        <w:t xml:space="preserve">, </w:t>
      </w:r>
      <w:proofErr w:type="spellStart"/>
      <w:r w:rsidRPr="00EB1719">
        <w:t>Node</w:t>
      </w:r>
      <w:proofErr w:type="spellEnd"/>
      <w:r w:rsidRPr="00EB1719">
        <w:t>-Red.</w:t>
      </w:r>
    </w:p>
    <w:p w14:paraId="76DB7360" w14:textId="39A6517D" w:rsidR="00D815D8" w:rsidRDefault="00D815D8">
      <w:pPr>
        <w:rPr>
          <w:ins w:id="689" w:author="Иван Кукушкин" w:date="2025-05-27T20:57:00Z" w16du:dateUtc="2025-05-27T16:57:00Z"/>
          <w:rFonts w:ascii="Times New Roman" w:hAnsi="Times New Roman"/>
          <w:sz w:val="28"/>
        </w:rPr>
      </w:pPr>
      <w:ins w:id="690" w:author="Иван Кукушкин" w:date="2025-05-27T20:57:00Z" w16du:dateUtc="2025-05-27T16:57:00Z">
        <w:r>
          <w:br w:type="page"/>
        </w:r>
      </w:ins>
    </w:p>
    <w:p w14:paraId="3C90FB5B" w14:textId="77777777" w:rsidR="00C35977" w:rsidRPr="00EB1719" w:rsidRDefault="00C35977" w:rsidP="00572CB1">
      <w:pPr>
        <w:pStyle w:val="My-1"/>
        <w:ind w:firstLine="0"/>
        <w:jc w:val="left"/>
      </w:pPr>
    </w:p>
    <w:p w14:paraId="344C79E1" w14:textId="6CCBB07C" w:rsidR="00CC4759" w:rsidRPr="00EB1719" w:rsidRDefault="0061157C" w:rsidP="00105FE2">
      <w:pPr>
        <w:pStyle w:val="My-4"/>
      </w:pPr>
      <w:bookmarkStart w:id="691" w:name="_Toc199239267"/>
      <w:bookmarkStart w:id="692" w:name="_Toc199323409"/>
      <w:r>
        <w:t>7.4</w:t>
      </w:r>
      <w:r>
        <w:tab/>
      </w:r>
      <w:r w:rsidR="00CC4759" w:rsidRPr="00105FE2">
        <w:t>Практическая значимость</w:t>
      </w:r>
      <w:bookmarkEnd w:id="691"/>
      <w:bookmarkEnd w:id="692"/>
    </w:p>
    <w:p w14:paraId="671DBBB3" w14:textId="09C168DB" w:rsidR="00FE326A" w:rsidRPr="00FE326A" w:rsidRDefault="00CC4759" w:rsidP="004F1BE0">
      <w:pPr>
        <w:pStyle w:val="My-1"/>
        <w:jc w:val="both"/>
      </w:pPr>
      <w:r w:rsidRPr="00EB1719">
        <w:t>Платформа поддерживает три сценария использования:</w:t>
      </w:r>
    </w:p>
    <w:p w14:paraId="1D3D3563" w14:textId="3ACE229B" w:rsidR="00FE326A" w:rsidRDefault="006E7E27" w:rsidP="004F1BE0">
      <w:pPr>
        <w:pStyle w:val="My-1"/>
        <w:numPr>
          <w:ilvl w:val="6"/>
          <w:numId w:val="4"/>
        </w:numPr>
        <w:ind w:left="1418" w:hanging="284"/>
        <w:jc w:val="both"/>
      </w:pPr>
      <w:r>
        <w:t>А</w:t>
      </w:r>
      <w:r w:rsidR="00CC4759" w:rsidRPr="00EB1719">
        <w:t>втономн</w:t>
      </w:r>
      <w:r>
        <w:t xml:space="preserve">ое применение </w:t>
      </w:r>
      <w:r w:rsidR="00CC4759" w:rsidRPr="00EB1719">
        <w:t>ПЛК</w:t>
      </w:r>
      <w:r w:rsidR="00955EB9">
        <w:t xml:space="preserve"> (</w:t>
      </w:r>
      <w:r w:rsidR="00955EB9" w:rsidRPr="00EB1719">
        <w:t>промышленная автоматизация</w:t>
      </w:r>
      <w:r w:rsidR="00FE326A">
        <w:t>;</w:t>
      </w:r>
    </w:p>
    <w:p w14:paraId="4F761F9F" w14:textId="31FAFAE1" w:rsidR="00FE326A" w:rsidRDefault="00CC4759" w:rsidP="004F1BE0">
      <w:pPr>
        <w:pStyle w:val="My-1"/>
        <w:numPr>
          <w:ilvl w:val="6"/>
          <w:numId w:val="4"/>
        </w:numPr>
        <w:ind w:left="1418" w:hanging="284"/>
        <w:jc w:val="both"/>
      </w:pPr>
      <w:r w:rsidRPr="00EB1719">
        <w:t>Комбинация ПЛК + Hub (промышленная автоматизация, сбор данных)</w:t>
      </w:r>
      <w:r w:rsidR="00FE326A">
        <w:t>;</w:t>
      </w:r>
    </w:p>
    <w:p w14:paraId="53C8D599" w14:textId="3DBB248E" w:rsidR="00CC4759" w:rsidRPr="00EB1719" w:rsidRDefault="00CC4759" w:rsidP="004F1BE0">
      <w:pPr>
        <w:pStyle w:val="My-1"/>
        <w:numPr>
          <w:ilvl w:val="6"/>
          <w:numId w:val="4"/>
        </w:numPr>
        <w:ind w:left="1418" w:hanging="284"/>
        <w:jc w:val="both"/>
      </w:pPr>
      <w:r w:rsidRPr="00EB1719">
        <w:t>Работа только с Hub (виртуальные устройства, интеграция с IoT).</w:t>
      </w:r>
    </w:p>
    <w:p w14:paraId="5AB71EFB" w14:textId="48E8F2CE" w:rsidR="00CC4759" w:rsidRDefault="00CC4759" w:rsidP="004F1BE0">
      <w:pPr>
        <w:pStyle w:val="My-1"/>
        <w:jc w:val="both"/>
      </w:pPr>
      <w:r w:rsidRPr="00EB1719">
        <w:t>Реализован</w:t>
      </w:r>
      <w:r w:rsidR="00732327">
        <w:t xml:space="preserve">а коммерческая поставка разработанного продукта </w:t>
      </w:r>
      <w:r w:rsidR="00CF40AB">
        <w:t xml:space="preserve">и </w:t>
      </w:r>
      <w:r w:rsidR="00CF40AB" w:rsidRPr="001779B3">
        <w:rPr>
          <w:rFonts w:cs="Times New Roman"/>
          <w:szCs w:val="28"/>
        </w:rPr>
        <w:t xml:space="preserve">комплектов оборудования для образовательных программ в ФГБОУ ВО «Самарский </w:t>
      </w:r>
      <w:r w:rsidR="00CF40AB" w:rsidRPr="00572CB1">
        <w:t>государственный</w:t>
      </w:r>
      <w:r w:rsidR="00CF40AB" w:rsidRPr="001779B3">
        <w:rPr>
          <w:rFonts w:cs="Times New Roman"/>
          <w:szCs w:val="28"/>
        </w:rPr>
        <w:t xml:space="preserve"> технический университет»</w:t>
      </w:r>
      <w:r w:rsidR="00CF40AB">
        <w:rPr>
          <w:rFonts w:cs="Times New Roman"/>
          <w:szCs w:val="28"/>
        </w:rPr>
        <w:t>,</w:t>
      </w:r>
      <w:r w:rsidR="00E52370">
        <w:rPr>
          <w:rFonts w:cs="Times New Roman"/>
          <w:szCs w:val="28"/>
        </w:rPr>
        <w:t xml:space="preserve"> а также</w:t>
      </w:r>
      <w:r w:rsidRPr="00EB1719">
        <w:t xml:space="preserve"> внедрение в образовательные программы (Дом Научной Коллаборации при СамГТУ).</w:t>
      </w:r>
    </w:p>
    <w:p w14:paraId="651F8147" w14:textId="77777777" w:rsidR="00262087" w:rsidRPr="00EB1719" w:rsidRDefault="00262087" w:rsidP="00572CB1">
      <w:pPr>
        <w:pStyle w:val="My-1"/>
        <w:ind w:firstLine="0"/>
      </w:pPr>
    </w:p>
    <w:p w14:paraId="3E2C5934" w14:textId="5292B079" w:rsidR="00CC4759" w:rsidRPr="00EB1719" w:rsidRDefault="00C35977" w:rsidP="00572CB1">
      <w:pPr>
        <w:pStyle w:val="My-4"/>
      </w:pPr>
      <w:bookmarkStart w:id="693" w:name="_Toc199239268"/>
      <w:bookmarkStart w:id="694" w:name="_Toc199323410"/>
      <w:r>
        <w:t>7.5</w:t>
      </w:r>
      <w:r>
        <w:tab/>
      </w:r>
      <w:r w:rsidR="00CC4759" w:rsidRPr="00572CB1">
        <w:t>Дальнейшие направления:</w:t>
      </w:r>
      <w:bookmarkEnd w:id="693"/>
      <w:bookmarkEnd w:id="694"/>
    </w:p>
    <w:p w14:paraId="4666E772" w14:textId="77777777" w:rsidR="00CC4759" w:rsidRPr="00EB1719" w:rsidRDefault="00CC4759" w:rsidP="004F1BE0">
      <w:pPr>
        <w:pStyle w:val="My-1"/>
        <w:numPr>
          <w:ilvl w:val="0"/>
          <w:numId w:val="63"/>
        </w:numPr>
        <w:ind w:left="1418" w:hanging="284"/>
        <w:jc w:val="both"/>
      </w:pPr>
      <w:r w:rsidRPr="00EB1719">
        <w:t>Адаптация фреймворка под архитектуру RISC-V.</w:t>
      </w:r>
    </w:p>
    <w:p w14:paraId="74C9EC28" w14:textId="77777777" w:rsidR="00CC4759" w:rsidRPr="00EB1719" w:rsidRDefault="00CC4759" w:rsidP="004F1BE0">
      <w:pPr>
        <w:pStyle w:val="My-1"/>
        <w:numPr>
          <w:ilvl w:val="0"/>
          <w:numId w:val="63"/>
        </w:numPr>
        <w:ind w:left="1418" w:hanging="284"/>
        <w:jc w:val="both"/>
      </w:pPr>
      <w:r w:rsidRPr="00EB1719">
        <w:t>Разработка форка Espruino для устранения ограничений интерпретатора.</w:t>
      </w:r>
    </w:p>
    <w:p w14:paraId="0175C261" w14:textId="77777777" w:rsidR="00CC4759" w:rsidRPr="00EB1719" w:rsidRDefault="00CC4759" w:rsidP="004F1BE0">
      <w:pPr>
        <w:pStyle w:val="My-1"/>
        <w:numPr>
          <w:ilvl w:val="0"/>
          <w:numId w:val="63"/>
        </w:numPr>
        <w:ind w:left="1418" w:hanging="284"/>
        <w:jc w:val="both"/>
      </w:pPr>
      <w:r w:rsidRPr="00EB1719">
        <w:t>Расширение списка поддерживаемых устройств и протоколов.</w:t>
      </w:r>
    </w:p>
    <w:p w14:paraId="1DAEC2DB" w14:textId="77777777" w:rsidR="00CC4759" w:rsidRPr="00EB1719" w:rsidRDefault="00CC4759" w:rsidP="004F1BE0">
      <w:pPr>
        <w:spacing w:after="0"/>
        <w:jc w:val="both"/>
        <w:rPr>
          <w:rFonts w:ascii="Times New Roman" w:hAnsi="Times New Roman"/>
          <w:sz w:val="28"/>
        </w:rPr>
      </w:pPr>
      <w:r w:rsidRPr="00572CB1">
        <w:rPr>
          <w:rFonts w:ascii="Times New Roman" w:hAnsi="Times New Roman"/>
          <w:sz w:val="28"/>
        </w:rPr>
        <w:t>Итог:</w:t>
      </w:r>
      <w:r w:rsidRPr="00EB1719">
        <w:rPr>
          <w:rFonts w:ascii="Times New Roman" w:hAnsi="Times New Roman"/>
          <w:sz w:val="28"/>
        </w:rPr>
        <w:t xml:space="preserve"> Проект успешно выполнен. Созданная платформа демонстрирует высокую гибкость, соответствие требованиям промышленной и образовательной автоматизации, а также потенциал для масштабирования.</w:t>
      </w:r>
    </w:p>
    <w:p w14:paraId="1A122C71" w14:textId="1E48AE98" w:rsidR="00E52370" w:rsidRDefault="00E52370" w:rsidP="00572CB1">
      <w:pPr>
        <w:pStyle w:val="My-1"/>
      </w:pPr>
      <w:r>
        <w:br w:type="page"/>
      </w:r>
    </w:p>
    <w:p w14:paraId="3F135365" w14:textId="04775160" w:rsidR="00C57CFB" w:rsidRPr="005937CD" w:rsidRDefault="002C0062" w:rsidP="00572CB1">
      <w:pPr>
        <w:pStyle w:val="My-"/>
      </w:pPr>
      <w:bookmarkStart w:id="695" w:name="_Toc199239269"/>
      <w:bookmarkStart w:id="696" w:name="_Toc199323411"/>
      <w:r w:rsidRPr="005937CD">
        <w:lastRenderedPageBreak/>
        <w:t xml:space="preserve">ОЦЕНКА ПОЛНОТЫ </w:t>
      </w:r>
      <w:r w:rsidRPr="00FD6A5D">
        <w:t>ВЫПОЛНЕНИЯ</w:t>
      </w:r>
      <w:r w:rsidRPr="005937CD">
        <w:t xml:space="preserve"> ПОСТАВЛЕННЫХ ЗАДАЧ</w:t>
      </w:r>
      <w:bookmarkEnd w:id="695"/>
      <w:bookmarkEnd w:id="696"/>
      <w:r w:rsidRPr="005937CD">
        <w:t xml:space="preserve"> </w:t>
      </w:r>
    </w:p>
    <w:p w14:paraId="5004EE29" w14:textId="707975DC" w:rsidR="00C57CFB" w:rsidRPr="00572CB1" w:rsidRDefault="00C57CFB" w:rsidP="004F1BE0">
      <w:pPr>
        <w:pStyle w:val="My-1"/>
        <w:jc w:val="both"/>
        <w:rPr>
          <w:i/>
          <w:iCs/>
        </w:rPr>
      </w:pPr>
      <w:r w:rsidRPr="00572CB1">
        <w:rPr>
          <w:i/>
          <w:iCs/>
        </w:rPr>
        <w:t xml:space="preserve">Выполненные </w:t>
      </w:r>
      <w:r w:rsidR="00B51D78" w:rsidRPr="00572CB1">
        <w:rPr>
          <w:i/>
          <w:iCs/>
        </w:rPr>
        <w:t xml:space="preserve">архитектурные </w:t>
      </w:r>
      <w:r w:rsidRPr="00572CB1">
        <w:rPr>
          <w:i/>
          <w:iCs/>
        </w:rPr>
        <w:t>задачи:</w:t>
      </w:r>
    </w:p>
    <w:p w14:paraId="68317328" w14:textId="7EAB7CA4" w:rsidR="00C57CFB" w:rsidRDefault="00C57CFB" w:rsidP="004F1BE0">
      <w:pPr>
        <w:pStyle w:val="My-1"/>
        <w:numPr>
          <w:ilvl w:val="0"/>
          <w:numId w:val="67"/>
        </w:numPr>
        <w:jc w:val="both"/>
      </w:pPr>
      <w:r w:rsidRPr="00355116">
        <w:t>Архитектура классов поддержки датчиков и актуаторов</w:t>
      </w:r>
      <w:r w:rsidR="00561457">
        <w:t>;</w:t>
      </w:r>
    </w:p>
    <w:p w14:paraId="4C1BC4AF" w14:textId="669D2B7F" w:rsidR="00C57CFB" w:rsidRDefault="00C57CFB" w:rsidP="004F1BE0">
      <w:pPr>
        <w:pStyle w:val="My-1"/>
        <w:numPr>
          <w:ilvl w:val="0"/>
          <w:numId w:val="67"/>
        </w:numPr>
        <w:jc w:val="both"/>
      </w:pPr>
      <w:r w:rsidRPr="00355116">
        <w:t xml:space="preserve">Разработан модуль DeviceManager, обеспечивающий </w:t>
      </w:r>
      <w:r w:rsidR="00783EF6">
        <w:t xml:space="preserve">единое </w:t>
      </w:r>
      <w:r w:rsidRPr="00355116">
        <w:t>управление сенсорами и актуаторами, включая их регистрацию, сбор данных и управление.</w:t>
      </w:r>
    </w:p>
    <w:p w14:paraId="605550C7" w14:textId="77777777" w:rsidR="00C57CFB" w:rsidRDefault="00C57CFB" w:rsidP="004F1BE0">
      <w:pPr>
        <w:pStyle w:val="My-1"/>
        <w:jc w:val="both"/>
      </w:pPr>
      <w:r w:rsidRPr="00355116">
        <w:t>Соответствие ТЗ: Полное.</w:t>
      </w:r>
    </w:p>
    <w:p w14:paraId="4408CF04" w14:textId="77777777" w:rsidR="00C57CFB" w:rsidRDefault="00C57CFB" w:rsidP="004F1BE0">
      <w:pPr>
        <w:spacing w:after="0" w:line="360" w:lineRule="exact"/>
        <w:ind w:left="720"/>
        <w:jc w:val="both"/>
        <w:rPr>
          <w:rFonts w:ascii="Times New Roman" w:hAnsi="Times New Roman" w:cs="Times New Roman"/>
          <w:sz w:val="28"/>
          <w:szCs w:val="28"/>
        </w:rPr>
      </w:pPr>
    </w:p>
    <w:p w14:paraId="2FC03140" w14:textId="359FD2E7" w:rsidR="00B51D78" w:rsidRPr="00572CB1" w:rsidRDefault="00CC5E61" w:rsidP="004F1BE0">
      <w:pPr>
        <w:pStyle w:val="My-1"/>
        <w:jc w:val="both"/>
        <w:rPr>
          <w:i/>
          <w:iCs/>
        </w:rPr>
      </w:pPr>
      <w:r w:rsidRPr="00572CB1">
        <w:rPr>
          <w:i/>
          <w:iCs/>
        </w:rPr>
        <w:t>Выполненные з</w:t>
      </w:r>
      <w:r w:rsidR="00CE7275" w:rsidRPr="00572CB1">
        <w:rPr>
          <w:i/>
          <w:iCs/>
        </w:rPr>
        <w:t>адачи,</w:t>
      </w:r>
      <w:r w:rsidR="00BF3B48" w:rsidRPr="00572CB1">
        <w:rPr>
          <w:i/>
          <w:iCs/>
        </w:rPr>
        <w:t xml:space="preserve"> связанные с подсистемой </w:t>
      </w:r>
      <w:r w:rsidR="0022367C" w:rsidRPr="00572CB1">
        <w:rPr>
          <w:i/>
          <w:iCs/>
          <w:lang w:val="en-US"/>
        </w:rPr>
        <w:t>REPL</w:t>
      </w:r>
      <w:r w:rsidR="00B51D78" w:rsidRPr="00572CB1">
        <w:rPr>
          <w:i/>
          <w:iCs/>
        </w:rPr>
        <w:t>:</w:t>
      </w:r>
    </w:p>
    <w:p w14:paraId="20FA956F" w14:textId="13D9AC5F" w:rsidR="00C57CFB" w:rsidRPr="00572CB1" w:rsidRDefault="00C57CFB" w:rsidP="004F1BE0">
      <w:pPr>
        <w:pStyle w:val="My-1"/>
        <w:numPr>
          <w:ilvl w:val="0"/>
          <w:numId w:val="67"/>
        </w:numPr>
        <w:jc w:val="both"/>
      </w:pPr>
      <w:r w:rsidRPr="00572CB1">
        <w:t>ПО подсистемы перехвата среды REPL Espruino</w:t>
      </w:r>
      <w:r w:rsidR="00CC5E61">
        <w:t>;</w:t>
      </w:r>
    </w:p>
    <w:p w14:paraId="48439A04" w14:textId="20B677AE" w:rsidR="00C57CFB" w:rsidRPr="00572CB1" w:rsidRDefault="00C57CFB" w:rsidP="004F1BE0">
      <w:pPr>
        <w:pStyle w:val="My-1"/>
        <w:numPr>
          <w:ilvl w:val="0"/>
          <w:numId w:val="67"/>
        </w:numPr>
        <w:jc w:val="both"/>
      </w:pPr>
      <w:r w:rsidRPr="00572CB1">
        <w:t>Создан модуль RouteREPL, реализующий удаленный доступ к REPL через</w:t>
      </w:r>
      <w:r w:rsidR="00D076C5">
        <w:t xml:space="preserve">: любой из существующих </w:t>
      </w:r>
      <w:r w:rsidR="00D076C5">
        <w:rPr>
          <w:lang w:val="en-US"/>
        </w:rPr>
        <w:t>COM</w:t>
      </w:r>
      <w:r w:rsidR="00D076C5" w:rsidRPr="00572CB1">
        <w:t xml:space="preserve"> </w:t>
      </w:r>
      <w:r w:rsidR="00D076C5">
        <w:t>портов ПЛК</w:t>
      </w:r>
      <w:r w:rsidR="002861BD">
        <w:t xml:space="preserve">, </w:t>
      </w:r>
      <w:r w:rsidR="002861BD">
        <w:rPr>
          <w:lang w:val="en-US"/>
        </w:rPr>
        <w:t>USB</w:t>
      </w:r>
      <w:r w:rsidR="002861BD" w:rsidRPr="00572CB1">
        <w:t xml:space="preserve"> </w:t>
      </w:r>
      <w:r w:rsidR="00BC3627">
        <w:t>порт,</w:t>
      </w:r>
      <w:r w:rsidRPr="00572CB1">
        <w:t xml:space="preserve"> TCP</w:t>
      </w:r>
      <w:r w:rsidR="00BC3627">
        <w:t xml:space="preserve"> </w:t>
      </w:r>
      <w:proofErr w:type="gramStart"/>
      <w:r w:rsidR="00BC3627">
        <w:t>соединение</w:t>
      </w:r>
      <w:r w:rsidR="00CE7275" w:rsidRPr="00572CB1">
        <w:t xml:space="preserve"> </w:t>
      </w:r>
      <w:r w:rsidRPr="00572CB1">
        <w:t>.</w:t>
      </w:r>
      <w:proofErr w:type="gramEnd"/>
    </w:p>
    <w:p w14:paraId="64786B5C" w14:textId="77777777" w:rsidR="00C57CFB" w:rsidRDefault="00C57CFB" w:rsidP="004F1BE0">
      <w:pPr>
        <w:pStyle w:val="My-1"/>
        <w:jc w:val="both"/>
      </w:pPr>
      <w:r w:rsidRPr="00355116">
        <w:t>Соответствие ТЗ: Полное.</w:t>
      </w:r>
    </w:p>
    <w:p w14:paraId="7ABB9570" w14:textId="77777777" w:rsidR="00C57CFB" w:rsidRPr="00355116" w:rsidRDefault="00C57CFB" w:rsidP="004F1BE0">
      <w:pPr>
        <w:pStyle w:val="My-1"/>
        <w:jc w:val="both"/>
      </w:pPr>
    </w:p>
    <w:p w14:paraId="67A02EA3" w14:textId="7AD880CF" w:rsidR="00C57CFB" w:rsidRPr="00572CB1" w:rsidRDefault="00CC5E61" w:rsidP="004F1BE0">
      <w:pPr>
        <w:pStyle w:val="My-1"/>
        <w:jc w:val="both"/>
        <w:rPr>
          <w:rFonts w:cs="Times New Roman"/>
          <w:i/>
          <w:iCs/>
          <w:szCs w:val="28"/>
        </w:rPr>
      </w:pPr>
      <w:r w:rsidRPr="00572CB1">
        <w:rPr>
          <w:i/>
          <w:iCs/>
        </w:rPr>
        <w:t xml:space="preserve">Выполненные задачи </w:t>
      </w:r>
      <w:r w:rsidR="00BD06DB" w:rsidRPr="00572CB1">
        <w:rPr>
          <w:i/>
          <w:iCs/>
        </w:rPr>
        <w:t>по разработке ПО</w:t>
      </w:r>
      <w:r w:rsidR="00C57CFB" w:rsidRPr="00572CB1">
        <w:rPr>
          <w:i/>
          <w:iCs/>
        </w:rPr>
        <w:t xml:space="preserve"> обмена данными по</w:t>
      </w:r>
      <w:r w:rsidR="00BD06DB" w:rsidRPr="00572CB1">
        <w:rPr>
          <w:i/>
          <w:iCs/>
        </w:rPr>
        <w:t xml:space="preserve"> протоколам</w:t>
      </w:r>
      <w:r w:rsidR="00C57CFB" w:rsidRPr="00572CB1">
        <w:rPr>
          <w:i/>
          <w:iCs/>
        </w:rPr>
        <w:t xml:space="preserve"> WebSocket и MQTT.</w:t>
      </w:r>
      <w:r w:rsidR="00BD06DB" w:rsidRPr="00572CB1">
        <w:rPr>
          <w:rFonts w:cs="Times New Roman"/>
          <w:i/>
          <w:iCs/>
          <w:szCs w:val="28"/>
        </w:rPr>
        <w:t xml:space="preserve"> </w:t>
      </w:r>
      <w:r w:rsidR="00C57CFB" w:rsidRPr="00572CB1">
        <w:rPr>
          <w:rFonts w:cs="Times New Roman"/>
          <w:i/>
          <w:iCs/>
          <w:szCs w:val="28"/>
        </w:rPr>
        <w:t>Разработаны модули:</w:t>
      </w:r>
    </w:p>
    <w:p w14:paraId="072A1290" w14:textId="5ED27FA1" w:rsidR="00C57CFB" w:rsidRPr="00572CB1" w:rsidRDefault="00C57CFB" w:rsidP="004F1BE0">
      <w:pPr>
        <w:pStyle w:val="My-1"/>
        <w:numPr>
          <w:ilvl w:val="0"/>
          <w:numId w:val="67"/>
        </w:numPr>
        <w:jc w:val="both"/>
      </w:pPr>
      <w:proofErr w:type="spellStart"/>
      <w:r w:rsidRPr="00572CB1">
        <w:t>WSServer</w:t>
      </w:r>
      <w:proofErr w:type="spellEnd"/>
      <w:r w:rsidRPr="00572CB1">
        <w:t xml:space="preserve"> (</w:t>
      </w:r>
      <w:proofErr w:type="spellStart"/>
      <w:r w:rsidRPr="00572CB1">
        <w:t>WebSocket</w:t>
      </w:r>
      <w:proofErr w:type="spellEnd"/>
      <w:r w:rsidRPr="00572CB1">
        <w:t>-сервер)</w:t>
      </w:r>
      <w:r w:rsidR="00BD06DB">
        <w:t>;</w:t>
      </w:r>
    </w:p>
    <w:p w14:paraId="7416CEA3" w14:textId="4C773C33" w:rsidR="00C57CFB" w:rsidRPr="00572CB1" w:rsidRDefault="00C57CFB" w:rsidP="004F1BE0">
      <w:pPr>
        <w:pStyle w:val="My-1"/>
        <w:numPr>
          <w:ilvl w:val="0"/>
          <w:numId w:val="67"/>
        </w:numPr>
        <w:jc w:val="both"/>
      </w:pPr>
      <w:r w:rsidRPr="00572CB1">
        <w:t>MQTTGW (MQTT-шлюз</w:t>
      </w:r>
      <w:proofErr w:type="gramStart"/>
      <w:r w:rsidRPr="00572CB1">
        <w:t>)</w:t>
      </w:r>
      <w:r w:rsidR="00BD06DB" w:rsidRPr="00BD06DB">
        <w:t xml:space="preserve"> </w:t>
      </w:r>
      <w:r w:rsidR="00BD06DB">
        <w:t>;</w:t>
      </w:r>
      <w:proofErr w:type="gramEnd"/>
    </w:p>
    <w:p w14:paraId="2A02497D" w14:textId="154D3BE8" w:rsidR="00C57CFB" w:rsidRPr="00572CB1" w:rsidRDefault="00C57CFB" w:rsidP="004F1BE0">
      <w:pPr>
        <w:pStyle w:val="My-1"/>
        <w:numPr>
          <w:ilvl w:val="0"/>
          <w:numId w:val="67"/>
        </w:numPr>
        <w:jc w:val="both"/>
      </w:pPr>
      <w:proofErr w:type="spellStart"/>
      <w:r w:rsidRPr="00572CB1">
        <w:t>ProxyWS</w:t>
      </w:r>
      <w:proofErr w:type="spellEnd"/>
      <w:r w:rsidRPr="00572CB1">
        <w:t>/</w:t>
      </w:r>
      <w:proofErr w:type="spellStart"/>
      <w:r w:rsidRPr="00572CB1">
        <w:t>ProxyMQTT</w:t>
      </w:r>
      <w:proofErr w:type="spellEnd"/>
      <w:r w:rsidRPr="00572CB1">
        <w:t xml:space="preserve"> (прокси-службы для интеграции с ядром фреймворка)</w:t>
      </w:r>
      <w:r w:rsidR="00BD06DB">
        <w:t>;</w:t>
      </w:r>
    </w:p>
    <w:p w14:paraId="34CA0712" w14:textId="77777777" w:rsidR="00C57CFB" w:rsidRPr="00572CB1" w:rsidRDefault="00C57CFB" w:rsidP="004F1BE0">
      <w:pPr>
        <w:pStyle w:val="My-1"/>
        <w:numPr>
          <w:ilvl w:val="0"/>
          <w:numId w:val="67"/>
        </w:numPr>
        <w:jc w:val="both"/>
      </w:pPr>
      <w:r w:rsidRPr="00572CB1">
        <w:t>Проведены тесты на ARM и TENSILICA XTENSA.</w:t>
      </w:r>
    </w:p>
    <w:p w14:paraId="457DFC07" w14:textId="35953F42" w:rsidR="00C57CFB" w:rsidRDefault="00C57CFB" w:rsidP="004F1BE0">
      <w:pPr>
        <w:pStyle w:val="My-1"/>
        <w:jc w:val="both"/>
      </w:pPr>
      <w:r w:rsidRPr="00572CB1">
        <w:t>Соответствие ТЗ: Полное.</w:t>
      </w:r>
    </w:p>
    <w:p w14:paraId="2F656F6E" w14:textId="77777777" w:rsidR="00B3150A" w:rsidRPr="00572CB1" w:rsidRDefault="00B3150A" w:rsidP="004F1BE0">
      <w:pPr>
        <w:pStyle w:val="My-1"/>
        <w:jc w:val="both"/>
      </w:pPr>
    </w:p>
    <w:p w14:paraId="0D3A851E" w14:textId="59BAA84D" w:rsidR="00C57CFB" w:rsidRPr="00572CB1" w:rsidRDefault="008E58E1" w:rsidP="004F1BE0">
      <w:pPr>
        <w:pStyle w:val="My-1"/>
        <w:jc w:val="both"/>
        <w:rPr>
          <w:i/>
          <w:iCs/>
        </w:rPr>
      </w:pPr>
      <w:r w:rsidRPr="00572CB1">
        <w:rPr>
          <w:i/>
          <w:iCs/>
        </w:rPr>
        <w:t>Выполненные</w:t>
      </w:r>
      <w:r w:rsidR="00B3150A" w:rsidRPr="00572CB1">
        <w:rPr>
          <w:i/>
          <w:iCs/>
        </w:rPr>
        <w:t xml:space="preserve"> задачи по </w:t>
      </w:r>
      <w:r w:rsidRPr="00572CB1">
        <w:rPr>
          <w:i/>
          <w:iCs/>
        </w:rPr>
        <w:t xml:space="preserve">разработке и отладке оригинального протокола </w:t>
      </w:r>
      <w:r w:rsidR="00C57CFB" w:rsidRPr="00572CB1">
        <w:rPr>
          <w:i/>
          <w:iCs/>
        </w:rPr>
        <w:t>обмена данными LHP</w:t>
      </w:r>
      <w:r w:rsidRPr="00572CB1">
        <w:rPr>
          <w:i/>
          <w:iCs/>
        </w:rPr>
        <w:t>:</w:t>
      </w:r>
    </w:p>
    <w:p w14:paraId="19118AF2" w14:textId="77777777" w:rsidR="00C57CFB" w:rsidRPr="00572CB1" w:rsidRDefault="00C57CFB" w:rsidP="004F1BE0">
      <w:pPr>
        <w:pStyle w:val="My-1"/>
        <w:numPr>
          <w:ilvl w:val="0"/>
          <w:numId w:val="67"/>
        </w:numPr>
        <w:jc w:val="both"/>
      </w:pPr>
      <w:r w:rsidRPr="00572CB1">
        <w:t>Протокол LHP, основанный на WebSocket и JSON, реализован и протестирован.</w:t>
      </w:r>
    </w:p>
    <w:p w14:paraId="510C1E7C" w14:textId="77777777" w:rsidR="00C57CFB" w:rsidRDefault="00C57CFB" w:rsidP="004F1BE0">
      <w:pPr>
        <w:pStyle w:val="My-1"/>
        <w:jc w:val="both"/>
      </w:pPr>
      <w:r w:rsidRPr="00355116">
        <w:t>Соответствие ТЗ: Полное.</w:t>
      </w:r>
    </w:p>
    <w:p w14:paraId="58FA5A34" w14:textId="77777777" w:rsidR="00C57CFB" w:rsidRPr="00355116" w:rsidRDefault="00C57CFB" w:rsidP="004F1BE0">
      <w:pPr>
        <w:spacing w:after="0" w:line="360" w:lineRule="exact"/>
        <w:ind w:left="720"/>
        <w:jc w:val="both"/>
        <w:rPr>
          <w:rFonts w:ascii="Times New Roman" w:hAnsi="Times New Roman" w:cs="Times New Roman"/>
          <w:sz w:val="28"/>
          <w:szCs w:val="28"/>
        </w:rPr>
      </w:pPr>
    </w:p>
    <w:p w14:paraId="176370F5" w14:textId="4CFCCD9D" w:rsidR="00C57CFB" w:rsidRPr="00572CB1" w:rsidRDefault="00D02726" w:rsidP="004F1BE0">
      <w:pPr>
        <w:pStyle w:val="My-1"/>
        <w:jc w:val="both"/>
        <w:rPr>
          <w:i/>
          <w:iCs/>
        </w:rPr>
      </w:pPr>
      <w:r>
        <w:rPr>
          <w:i/>
          <w:iCs/>
        </w:rPr>
        <w:t>Выпо</w:t>
      </w:r>
      <w:r w:rsidR="00823402">
        <w:rPr>
          <w:i/>
          <w:iCs/>
        </w:rPr>
        <w:t xml:space="preserve">лненные задачи по </w:t>
      </w:r>
      <w:r w:rsidR="002D558A">
        <w:rPr>
          <w:i/>
          <w:iCs/>
        </w:rPr>
        <w:t xml:space="preserve">разработке </w:t>
      </w:r>
      <w:r w:rsidR="007000B4">
        <w:rPr>
          <w:i/>
          <w:iCs/>
        </w:rPr>
        <w:t xml:space="preserve">серверного </w:t>
      </w:r>
      <w:r w:rsidR="00C57CFB" w:rsidRPr="00572CB1">
        <w:rPr>
          <w:i/>
          <w:iCs/>
        </w:rPr>
        <w:t xml:space="preserve">ПО </w:t>
      </w:r>
      <w:r w:rsidR="0078159C">
        <w:rPr>
          <w:i/>
          <w:iCs/>
        </w:rPr>
        <w:t xml:space="preserve">на </w:t>
      </w:r>
      <w:proofErr w:type="gramStart"/>
      <w:r w:rsidR="0078159C">
        <w:rPr>
          <w:i/>
          <w:iCs/>
        </w:rPr>
        <w:t xml:space="preserve">базе </w:t>
      </w:r>
      <w:r w:rsidR="00C57CFB" w:rsidRPr="00572CB1">
        <w:rPr>
          <w:i/>
          <w:iCs/>
        </w:rPr>
        <w:t xml:space="preserve"> Node</w:t>
      </w:r>
      <w:proofErr w:type="gramEnd"/>
      <w:r w:rsidR="00C57CFB" w:rsidRPr="00572CB1">
        <w:rPr>
          <w:i/>
          <w:iCs/>
        </w:rPr>
        <w:t xml:space="preserve">-Red и </w:t>
      </w:r>
      <w:r w:rsidR="0078159C">
        <w:rPr>
          <w:i/>
          <w:iCs/>
        </w:rPr>
        <w:t xml:space="preserve">разработка </w:t>
      </w:r>
      <w:r w:rsidR="00C57CFB" w:rsidRPr="00572CB1">
        <w:rPr>
          <w:i/>
          <w:iCs/>
        </w:rPr>
        <w:t>поддержк</w:t>
      </w:r>
      <w:r w:rsidR="0078159C">
        <w:rPr>
          <w:i/>
          <w:iCs/>
        </w:rPr>
        <w:t>и</w:t>
      </w:r>
      <w:r w:rsidR="00C57CFB" w:rsidRPr="00572CB1">
        <w:rPr>
          <w:i/>
          <w:iCs/>
        </w:rPr>
        <w:t xml:space="preserve"> MongoDB</w:t>
      </w:r>
      <w:r w:rsidR="0078159C">
        <w:rPr>
          <w:i/>
          <w:iCs/>
        </w:rPr>
        <w:t>:</w:t>
      </w:r>
    </w:p>
    <w:p w14:paraId="5CF12857" w14:textId="4307EB35" w:rsidR="00C57CFB" w:rsidRPr="00572CB1" w:rsidRDefault="00C57CFB" w:rsidP="004F1BE0">
      <w:pPr>
        <w:pStyle w:val="My-1"/>
        <w:numPr>
          <w:ilvl w:val="0"/>
          <w:numId w:val="67"/>
        </w:numPr>
        <w:jc w:val="both"/>
      </w:pPr>
      <w:r w:rsidRPr="00572CB1">
        <w:t xml:space="preserve">Интеграция с Node-Red выполнена через </w:t>
      </w:r>
      <w:r w:rsidR="0054474A">
        <w:t xml:space="preserve">разработку </w:t>
      </w:r>
      <w:proofErr w:type="gramStart"/>
      <w:r w:rsidR="0054474A">
        <w:t xml:space="preserve">системных </w:t>
      </w:r>
      <w:r w:rsidRPr="00572CB1">
        <w:t xml:space="preserve"> узл</w:t>
      </w:r>
      <w:r w:rsidR="0054474A">
        <w:t>ов</w:t>
      </w:r>
      <w:proofErr w:type="gramEnd"/>
      <w:r w:rsidRPr="00572CB1">
        <w:t xml:space="preserve"> и пото</w:t>
      </w:r>
      <w:r w:rsidR="0054474A">
        <w:t xml:space="preserve">ков </w:t>
      </w:r>
      <w:r w:rsidR="00E23AD6">
        <w:t>фреймворка в среде</w:t>
      </w:r>
      <w:r w:rsidR="00581846">
        <w:t>;</w:t>
      </w:r>
    </w:p>
    <w:p w14:paraId="2AA57A6F" w14:textId="77777777" w:rsidR="00C57CFB" w:rsidRPr="00572CB1" w:rsidRDefault="00C57CFB" w:rsidP="004F1BE0">
      <w:pPr>
        <w:pStyle w:val="My-1"/>
        <w:numPr>
          <w:ilvl w:val="0"/>
          <w:numId w:val="67"/>
        </w:numPr>
        <w:jc w:val="both"/>
      </w:pPr>
      <w:r w:rsidRPr="00572CB1">
        <w:t>Модуль ProviderMDB обеспечивает взаимодействие с MongoDB.</w:t>
      </w:r>
    </w:p>
    <w:p w14:paraId="2956AC39" w14:textId="77777777" w:rsidR="00C57CFB" w:rsidRDefault="00C57CFB" w:rsidP="004F1BE0">
      <w:pPr>
        <w:pStyle w:val="My-1"/>
        <w:jc w:val="both"/>
      </w:pPr>
      <w:r w:rsidRPr="00355116">
        <w:t>Соответствие ТЗ: Полное.</w:t>
      </w:r>
    </w:p>
    <w:p w14:paraId="7D19CD83" w14:textId="77777777" w:rsidR="00C57CFB" w:rsidRPr="00355116" w:rsidRDefault="00C57CFB" w:rsidP="004F1BE0">
      <w:pPr>
        <w:spacing w:after="0" w:line="360" w:lineRule="exact"/>
        <w:jc w:val="both"/>
        <w:rPr>
          <w:rFonts w:ascii="Times New Roman" w:hAnsi="Times New Roman" w:cs="Times New Roman"/>
          <w:sz w:val="28"/>
          <w:szCs w:val="28"/>
        </w:rPr>
      </w:pPr>
    </w:p>
    <w:p w14:paraId="61EE0D61" w14:textId="21D71EB5" w:rsidR="00C57CFB" w:rsidRPr="00572CB1" w:rsidRDefault="00A36880" w:rsidP="004F1BE0">
      <w:pPr>
        <w:pStyle w:val="My-1"/>
        <w:jc w:val="both"/>
        <w:rPr>
          <w:i/>
          <w:iCs/>
        </w:rPr>
      </w:pPr>
      <w:r>
        <w:rPr>
          <w:i/>
          <w:iCs/>
        </w:rPr>
        <w:t>Выполненные</w:t>
      </w:r>
      <w:r w:rsidR="003A1A4C">
        <w:rPr>
          <w:i/>
          <w:iCs/>
        </w:rPr>
        <w:t xml:space="preserve"> </w:t>
      </w:r>
      <w:r w:rsidR="00302C76">
        <w:rPr>
          <w:i/>
          <w:iCs/>
        </w:rPr>
        <w:t>задачи</w:t>
      </w:r>
      <w:r>
        <w:rPr>
          <w:i/>
          <w:iCs/>
        </w:rPr>
        <w:t xml:space="preserve"> по стендовым испытаниям:</w:t>
      </w:r>
    </w:p>
    <w:p w14:paraId="04842692" w14:textId="6C0FD384" w:rsidR="00C57CFB" w:rsidRPr="00572CB1" w:rsidRDefault="00C57CFB" w:rsidP="004F1BE0">
      <w:pPr>
        <w:pStyle w:val="My-1"/>
        <w:numPr>
          <w:ilvl w:val="0"/>
          <w:numId w:val="67"/>
        </w:numPr>
        <w:jc w:val="both"/>
      </w:pPr>
      <w:r w:rsidRPr="00572CB1">
        <w:t xml:space="preserve">Проведены </w:t>
      </w:r>
      <w:r w:rsidR="00621F60">
        <w:t xml:space="preserve">множественные </w:t>
      </w:r>
      <w:r w:rsidRPr="00572CB1">
        <w:t xml:space="preserve">тесты </w:t>
      </w:r>
      <w:r w:rsidR="007B7E90">
        <w:t>на работу ПЛК (</w:t>
      </w:r>
      <w:r w:rsidR="007B7E90" w:rsidRPr="00B2212A">
        <w:t>ESP32, STM32</w:t>
      </w:r>
      <w:r w:rsidR="007B7E90">
        <w:t xml:space="preserve">) в автономном режиме, а также тесты </w:t>
      </w:r>
      <w:r w:rsidR="008535BD">
        <w:t xml:space="preserve">на работу во </w:t>
      </w:r>
      <w:r w:rsidRPr="00572CB1">
        <w:t>взаимодействи</w:t>
      </w:r>
      <w:r w:rsidR="008535BD">
        <w:t>и</w:t>
      </w:r>
      <w:r w:rsidRPr="00572CB1">
        <w:t xml:space="preserve"> </w:t>
      </w:r>
      <w:r w:rsidR="007B7E90">
        <w:t>с</w:t>
      </w:r>
      <w:r w:rsidRPr="00572CB1">
        <w:t xml:space="preserve"> H</w:t>
      </w:r>
      <w:proofErr w:type="spellStart"/>
      <w:r w:rsidR="007B7E90">
        <w:rPr>
          <w:lang w:val="en-US"/>
        </w:rPr>
        <w:t>ub</w:t>
      </w:r>
      <w:proofErr w:type="spellEnd"/>
      <w:r w:rsidRPr="00572CB1">
        <w:t xml:space="preserve"> на базе </w:t>
      </w:r>
      <w:proofErr w:type="spellStart"/>
      <w:r w:rsidRPr="00572CB1">
        <w:t>Raspberry</w:t>
      </w:r>
      <w:proofErr w:type="spellEnd"/>
      <w:r w:rsidRPr="00572CB1">
        <w:t xml:space="preserve"> </w:t>
      </w:r>
      <w:proofErr w:type="spellStart"/>
      <w:r w:rsidRPr="00572CB1">
        <w:t>Pi</w:t>
      </w:r>
      <w:proofErr w:type="spellEnd"/>
      <w:r w:rsidRPr="00572CB1">
        <w:t>.</w:t>
      </w:r>
    </w:p>
    <w:p w14:paraId="5CC86AD5" w14:textId="77777777" w:rsidR="00C57CFB" w:rsidRPr="00355116" w:rsidRDefault="00C57CFB" w:rsidP="004F1BE0">
      <w:pPr>
        <w:pStyle w:val="My-1"/>
        <w:jc w:val="both"/>
      </w:pPr>
      <w:r w:rsidRPr="00355116">
        <w:t xml:space="preserve">Соответствие ТЗ: </w:t>
      </w:r>
      <w:r w:rsidRPr="00410AB7">
        <w:t>Полное</w:t>
      </w:r>
      <w:r w:rsidRPr="00355116">
        <w:t>.</w:t>
      </w:r>
    </w:p>
    <w:p w14:paraId="0FB74546" w14:textId="77777777" w:rsidR="00C57CFB" w:rsidRPr="00355116" w:rsidRDefault="00C57CFB" w:rsidP="00C57CFB">
      <w:pPr>
        <w:spacing w:after="0" w:line="360" w:lineRule="exact"/>
        <w:jc w:val="both"/>
        <w:rPr>
          <w:rFonts w:ascii="Times New Roman" w:hAnsi="Times New Roman" w:cs="Times New Roman"/>
          <w:sz w:val="28"/>
          <w:szCs w:val="28"/>
        </w:rPr>
      </w:pPr>
    </w:p>
    <w:p w14:paraId="04E94462" w14:textId="478EA6E6" w:rsidR="00C57CFB" w:rsidRPr="00572CB1" w:rsidRDefault="00302C76" w:rsidP="00572CB1">
      <w:pPr>
        <w:pStyle w:val="My-1"/>
        <w:rPr>
          <w:i/>
          <w:iCs/>
        </w:rPr>
      </w:pPr>
      <w:r>
        <w:rPr>
          <w:i/>
          <w:iCs/>
        </w:rPr>
        <w:t>Выполненные задачи по р</w:t>
      </w:r>
      <w:r w:rsidR="00C57CFB" w:rsidRPr="00572CB1">
        <w:rPr>
          <w:i/>
          <w:iCs/>
        </w:rPr>
        <w:t>азработк</w:t>
      </w:r>
      <w:r>
        <w:rPr>
          <w:i/>
          <w:iCs/>
        </w:rPr>
        <w:t>е</w:t>
      </w:r>
      <w:r w:rsidR="00C57CFB" w:rsidRPr="00572CB1">
        <w:rPr>
          <w:i/>
          <w:iCs/>
        </w:rPr>
        <w:t xml:space="preserve"> аппаратного обеспечения</w:t>
      </w:r>
      <w:r w:rsidR="007B7E90">
        <w:rPr>
          <w:i/>
          <w:iCs/>
        </w:rPr>
        <w:t>:</w:t>
      </w:r>
    </w:p>
    <w:p w14:paraId="03F10EB0" w14:textId="46A5A636" w:rsidR="00C57CFB" w:rsidRDefault="00C57CFB" w:rsidP="00572CB1">
      <w:pPr>
        <w:pStyle w:val="My-1"/>
        <w:numPr>
          <w:ilvl w:val="0"/>
          <w:numId w:val="67"/>
        </w:numPr>
      </w:pPr>
      <w:r>
        <w:t xml:space="preserve">Аппаратное обеспечение реализовано на основе технических решений заводского </w:t>
      </w:r>
      <w:proofErr w:type="gramStart"/>
      <w:r>
        <w:t xml:space="preserve">изготовления </w:t>
      </w:r>
      <w:r w:rsidRPr="00355116">
        <w:t xml:space="preserve"> ESP</w:t>
      </w:r>
      <w:proofErr w:type="gramEnd"/>
      <w:r w:rsidRPr="00355116">
        <w:t xml:space="preserve">32, STM32F4 и </w:t>
      </w:r>
      <w:proofErr w:type="spellStart"/>
      <w:r w:rsidRPr="00355116">
        <w:t>Raspberry</w:t>
      </w:r>
      <w:proofErr w:type="spellEnd"/>
      <w:r w:rsidRPr="00355116">
        <w:t xml:space="preserve"> </w:t>
      </w:r>
      <w:proofErr w:type="spellStart"/>
      <w:r w:rsidRPr="00355116">
        <w:t>Pi</w:t>
      </w:r>
      <w:proofErr w:type="spellEnd"/>
      <w:r w:rsidR="00A826E9">
        <w:t>;</w:t>
      </w:r>
    </w:p>
    <w:p w14:paraId="51CD3A6C" w14:textId="5BE64B98" w:rsidR="00C57CFB" w:rsidRPr="00572CB1" w:rsidRDefault="00C57CFB" w:rsidP="00572CB1">
      <w:pPr>
        <w:pStyle w:val="My-1"/>
        <w:numPr>
          <w:ilvl w:val="0"/>
          <w:numId w:val="67"/>
        </w:numPr>
      </w:pPr>
      <w:r w:rsidRPr="00572CB1">
        <w:t>Прототипирование конструкции колесной платформы ("материнская плата", крепление модулей)</w:t>
      </w:r>
      <w:r w:rsidR="00A826E9">
        <w:t>;</w:t>
      </w:r>
    </w:p>
    <w:p w14:paraId="49471BD3" w14:textId="2CEEE83A" w:rsidR="00C57CFB" w:rsidRPr="00572CB1" w:rsidRDefault="00C57CFB" w:rsidP="00572CB1">
      <w:pPr>
        <w:pStyle w:val="My-1"/>
        <w:numPr>
          <w:ilvl w:val="0"/>
          <w:numId w:val="67"/>
        </w:numPr>
      </w:pPr>
      <w:r w:rsidRPr="00572CB1">
        <w:t>Программная реализация сенсоров лазерный дальномер, датчики CO/CO₂, сервоприводы</w:t>
      </w:r>
      <w:r w:rsidR="00A826E9">
        <w:t>;</w:t>
      </w:r>
    </w:p>
    <w:p w14:paraId="48033848" w14:textId="77777777" w:rsidR="00C57CFB" w:rsidRPr="00572CB1" w:rsidRDefault="00C57CFB" w:rsidP="00572CB1">
      <w:pPr>
        <w:pStyle w:val="My-1"/>
        <w:numPr>
          <w:ilvl w:val="0"/>
          <w:numId w:val="67"/>
        </w:numPr>
      </w:pPr>
      <w:r w:rsidRPr="00572CB1">
        <w:t>Реализация платформы по заданным габаритам и весу (200х100х150 мм, до 0.5 кг).</w:t>
      </w:r>
    </w:p>
    <w:p w14:paraId="3E92F8B3" w14:textId="77777777" w:rsidR="00C57CFB" w:rsidRDefault="00C57CFB" w:rsidP="00572CB1">
      <w:pPr>
        <w:pStyle w:val="My-1"/>
      </w:pPr>
      <w:r w:rsidRPr="00355116">
        <w:t xml:space="preserve">Соответствие ТЗ: </w:t>
      </w:r>
      <w:r>
        <w:t>Полн</w:t>
      </w:r>
      <w:r w:rsidRPr="00355116">
        <w:t>ое.</w:t>
      </w:r>
    </w:p>
    <w:p w14:paraId="275BBD00" w14:textId="77777777" w:rsidR="00C57CFB" w:rsidRPr="00355116" w:rsidRDefault="00C57CFB" w:rsidP="00C57CFB">
      <w:pPr>
        <w:spacing w:after="0" w:line="360" w:lineRule="exact"/>
        <w:ind w:left="1440"/>
        <w:jc w:val="both"/>
        <w:rPr>
          <w:rFonts w:ascii="Times New Roman" w:hAnsi="Times New Roman" w:cs="Times New Roman"/>
          <w:sz w:val="28"/>
          <w:szCs w:val="28"/>
        </w:rPr>
      </w:pPr>
    </w:p>
    <w:p w14:paraId="056E77E7" w14:textId="62F9A1BB" w:rsidR="00C57CFB" w:rsidRPr="00572CB1" w:rsidRDefault="00770082" w:rsidP="00572CB1">
      <w:pPr>
        <w:pStyle w:val="My-1"/>
        <w:rPr>
          <w:i/>
          <w:iCs/>
        </w:rPr>
      </w:pPr>
      <w:r>
        <w:rPr>
          <w:i/>
          <w:iCs/>
        </w:rPr>
        <w:t>Выполненные</w:t>
      </w:r>
      <w:r w:rsidR="00A846BC">
        <w:rPr>
          <w:i/>
          <w:iCs/>
        </w:rPr>
        <w:t xml:space="preserve"> работы по поддержке</w:t>
      </w:r>
      <w:r w:rsidR="00C57CFB" w:rsidRPr="00572CB1">
        <w:rPr>
          <w:i/>
          <w:iCs/>
        </w:rPr>
        <w:t xml:space="preserve"> работы датчиков и темпа считывания и передачи данных</w:t>
      </w:r>
      <w:r w:rsidR="007C68CD">
        <w:rPr>
          <w:i/>
          <w:iCs/>
        </w:rPr>
        <w:t xml:space="preserve"> на серверную (</w:t>
      </w:r>
      <w:r w:rsidR="007C68CD">
        <w:rPr>
          <w:i/>
          <w:iCs/>
          <w:lang w:val="en-US"/>
        </w:rPr>
        <w:t xml:space="preserve">Hub) </w:t>
      </w:r>
      <w:r w:rsidR="007C68CD">
        <w:rPr>
          <w:i/>
          <w:iCs/>
        </w:rPr>
        <w:t>платформу:</w:t>
      </w:r>
    </w:p>
    <w:p w14:paraId="79FA96A8" w14:textId="1DBE79FF" w:rsidR="00C57CFB" w:rsidRPr="00572CB1" w:rsidRDefault="00C57CFB" w:rsidP="00572CB1">
      <w:pPr>
        <w:pStyle w:val="My-1"/>
        <w:numPr>
          <w:ilvl w:val="0"/>
          <w:numId w:val="67"/>
        </w:numPr>
      </w:pPr>
      <w:r w:rsidRPr="00572CB1">
        <w:t>Поддержка 128 датчиков/актуаторов</w:t>
      </w:r>
      <w:r w:rsidR="00770082">
        <w:t xml:space="preserve"> – подтверждено тестами</w:t>
      </w:r>
      <w:r w:rsidR="007C68CD">
        <w:t>;</w:t>
      </w:r>
    </w:p>
    <w:p w14:paraId="1D729EA6" w14:textId="2F5AF72A" w:rsidR="00C57CFB" w:rsidRPr="00572CB1" w:rsidRDefault="00C57CFB" w:rsidP="00572CB1">
      <w:pPr>
        <w:pStyle w:val="My-1"/>
        <w:numPr>
          <w:ilvl w:val="0"/>
          <w:numId w:val="67"/>
        </w:numPr>
      </w:pPr>
      <w:r w:rsidRPr="00572CB1">
        <w:t>Темп считывания данных ≥ 10 измерений/сек</w:t>
      </w:r>
      <w:r w:rsidR="00770082">
        <w:t xml:space="preserve"> – подтверждено тестами</w:t>
      </w:r>
      <w:r w:rsidR="007C68CD">
        <w:t>;</w:t>
      </w:r>
    </w:p>
    <w:p w14:paraId="513D0445" w14:textId="4FC8E3B1" w:rsidR="00C57CFB" w:rsidRPr="00572CB1" w:rsidRDefault="00C57CFB" w:rsidP="00572CB1">
      <w:pPr>
        <w:pStyle w:val="My-1"/>
        <w:numPr>
          <w:ilvl w:val="0"/>
          <w:numId w:val="67"/>
        </w:numPr>
      </w:pPr>
      <w:r w:rsidRPr="00572CB1">
        <w:t>Темп передачи данных ≥ 4 измерений/сек</w:t>
      </w:r>
      <w:r w:rsidR="00770082">
        <w:t xml:space="preserve"> – подтверждено тестами</w:t>
      </w:r>
      <w:r w:rsidR="00E469CC">
        <w:t>.</w:t>
      </w:r>
    </w:p>
    <w:p w14:paraId="35D73B99" w14:textId="77777777" w:rsidR="00C57CFB" w:rsidRPr="00355116" w:rsidRDefault="00C57CFB" w:rsidP="00572CB1">
      <w:pPr>
        <w:pStyle w:val="My-1"/>
      </w:pPr>
      <w:r w:rsidRPr="00355116">
        <w:t xml:space="preserve">Соответствие ТЗ: </w:t>
      </w:r>
      <w:r>
        <w:t>Полное</w:t>
      </w:r>
      <w:r w:rsidRPr="00355116">
        <w:t>.</w:t>
      </w:r>
    </w:p>
    <w:p w14:paraId="1D1638E5" w14:textId="77777777" w:rsidR="00C57CFB" w:rsidRPr="00355116" w:rsidRDefault="00C57CFB" w:rsidP="00C57CFB">
      <w:pPr>
        <w:spacing w:after="0" w:line="360" w:lineRule="exact"/>
        <w:jc w:val="both"/>
        <w:rPr>
          <w:rFonts w:ascii="Times New Roman" w:hAnsi="Times New Roman" w:cs="Times New Roman"/>
          <w:sz w:val="28"/>
          <w:szCs w:val="28"/>
        </w:rPr>
      </w:pPr>
    </w:p>
    <w:p w14:paraId="78917AA3" w14:textId="3F58717A" w:rsidR="00C57CFB" w:rsidRPr="00572CB1" w:rsidRDefault="00C57CFB" w:rsidP="00572CB1">
      <w:pPr>
        <w:pStyle w:val="My-1"/>
        <w:rPr>
          <w:i/>
          <w:iCs/>
        </w:rPr>
      </w:pPr>
      <w:r w:rsidRPr="00572CB1">
        <w:rPr>
          <w:i/>
          <w:iCs/>
        </w:rPr>
        <w:t>Патентная охрана</w:t>
      </w:r>
      <w:r w:rsidR="00410AAE">
        <w:rPr>
          <w:i/>
          <w:iCs/>
        </w:rPr>
        <w:t>:</w:t>
      </w:r>
    </w:p>
    <w:p w14:paraId="001AAA11" w14:textId="0302B2D8" w:rsidR="00C57CFB" w:rsidRPr="0063574F" w:rsidRDefault="00C57CFB" w:rsidP="00572CB1">
      <w:pPr>
        <w:pStyle w:val="My-1"/>
        <w:numPr>
          <w:ilvl w:val="0"/>
          <w:numId w:val="67"/>
        </w:numPr>
      </w:pPr>
      <w:r w:rsidRPr="0063574F">
        <w:t xml:space="preserve">Реализованы мероприятия по защите патентного права. Получено свидетельство </w:t>
      </w:r>
      <w:r w:rsidRPr="000846F4">
        <w:t>№ 2025613291</w:t>
      </w:r>
      <w:r w:rsidRPr="0063574F">
        <w:t xml:space="preserve"> </w:t>
      </w:r>
      <w:r w:rsidR="00410AAE">
        <w:t xml:space="preserve">от </w:t>
      </w:r>
      <w:r w:rsidR="006A469D">
        <w:t>27</w:t>
      </w:r>
      <w:r w:rsidRPr="00572CB1">
        <w:t xml:space="preserve"> </w:t>
      </w:r>
      <w:r w:rsidR="000846F4">
        <w:t>января</w:t>
      </w:r>
      <w:r w:rsidRPr="00572CB1">
        <w:t xml:space="preserve"> 2025г.</w:t>
      </w:r>
      <w:r w:rsidRPr="0063574F">
        <w:t xml:space="preserve"> о государственной программы для ЭВМ «Программный комплекс автоматизированного сбора, обработки, аналитики и визуализации данных от - ПЛК, датчиков, систем промышленной автоматизации, IoT систем, систем "умный дом", иных информационно-измерительных систем: "</w:t>
      </w:r>
      <w:r w:rsidRPr="00572CB1">
        <w:t>Horizon</w:t>
      </w:r>
      <w:r w:rsidRPr="0063574F">
        <w:t xml:space="preserve"> </w:t>
      </w:r>
      <w:r w:rsidRPr="00572CB1">
        <w:t>Automation</w:t>
      </w:r>
      <w:r w:rsidRPr="0063574F">
        <w:t xml:space="preserve"> </w:t>
      </w:r>
      <w:r w:rsidRPr="00572CB1">
        <w:t>Server</w:t>
      </w:r>
      <w:r w:rsidRPr="0063574F">
        <w:t>".</w:t>
      </w:r>
    </w:p>
    <w:p w14:paraId="19FB028E" w14:textId="77777777" w:rsidR="00C57CFB" w:rsidRPr="00355116" w:rsidRDefault="00C57CFB" w:rsidP="00572CB1">
      <w:pPr>
        <w:pStyle w:val="My-1"/>
      </w:pPr>
      <w:r w:rsidRPr="00355116">
        <w:t xml:space="preserve">Соответствие ТЗ: </w:t>
      </w:r>
      <w:r w:rsidRPr="000846F4">
        <w:t>Полное</w:t>
      </w:r>
      <w:r w:rsidRPr="00355116">
        <w:t>.</w:t>
      </w:r>
    </w:p>
    <w:p w14:paraId="4D9DB3CA" w14:textId="77777777" w:rsidR="00C57CFB" w:rsidRDefault="00C57CFB" w:rsidP="00C57CFB">
      <w:pPr>
        <w:spacing w:after="0" w:line="360" w:lineRule="exact"/>
        <w:jc w:val="both"/>
        <w:rPr>
          <w:rFonts w:ascii="Times New Roman" w:hAnsi="Times New Roman" w:cs="Times New Roman"/>
          <w:sz w:val="28"/>
          <w:szCs w:val="28"/>
        </w:rPr>
      </w:pPr>
    </w:p>
    <w:p w14:paraId="3607290D" w14:textId="77777777" w:rsidR="00C57CFB" w:rsidRPr="00572CB1" w:rsidRDefault="00C57CFB" w:rsidP="00572CB1">
      <w:pPr>
        <w:pStyle w:val="My-1"/>
        <w:rPr>
          <w:i/>
          <w:iCs/>
        </w:rPr>
      </w:pPr>
      <w:r w:rsidRPr="00572CB1">
        <w:rPr>
          <w:i/>
          <w:iCs/>
        </w:rPr>
        <w:t>Итоговая оценка полноты:</w:t>
      </w:r>
    </w:p>
    <w:p w14:paraId="7A6436E8" w14:textId="0D840798" w:rsidR="002C0062" w:rsidRPr="00572CB1" w:rsidRDefault="00C57CFB" w:rsidP="00572CB1">
      <w:pPr>
        <w:pStyle w:val="My-1"/>
        <w:numPr>
          <w:ilvl w:val="0"/>
          <w:numId w:val="67"/>
        </w:numPr>
      </w:pPr>
      <w:r w:rsidRPr="00572CB1">
        <w:t>Выполнено: 100% задач.</w:t>
      </w:r>
      <w:r w:rsidR="002C0062" w:rsidRPr="00572CB1">
        <w:br w:type="page"/>
      </w:r>
    </w:p>
    <w:p w14:paraId="4489A735" w14:textId="0BA79C12" w:rsidR="00C57CFB" w:rsidRPr="000410AF" w:rsidRDefault="002C0062" w:rsidP="00572CB1">
      <w:pPr>
        <w:pStyle w:val="My-"/>
      </w:pPr>
      <w:bookmarkStart w:id="697" w:name="_Toc199239270"/>
      <w:bookmarkStart w:id="698" w:name="_Toc199323412"/>
      <w:r w:rsidRPr="009B5164">
        <w:lastRenderedPageBreak/>
        <w:t xml:space="preserve">РЕКОМЕНДАЦИИ И ИСХОДНЫЕ ДАННЫЕ ДЛЯ ИСПОЛЬЗОВАНИЯ </w:t>
      </w:r>
      <w:r w:rsidRPr="00631C63">
        <w:t>РЕЗУЛЬТАТОВ</w:t>
      </w:r>
      <w:r w:rsidR="00C57CFB" w:rsidRPr="000410AF">
        <w:t xml:space="preserve"> НИОКР</w:t>
      </w:r>
      <w:bookmarkEnd w:id="697"/>
      <w:bookmarkEnd w:id="698"/>
    </w:p>
    <w:p w14:paraId="6FE06442" w14:textId="48DAA625" w:rsidR="00C57CFB" w:rsidRPr="00424540" w:rsidRDefault="00C57CFB" w:rsidP="00572CB1">
      <w:pPr>
        <w:pStyle w:val="My-1"/>
      </w:pPr>
      <w:r w:rsidRPr="00424540">
        <w:t>Разработанны</w:t>
      </w:r>
      <w:r w:rsidR="008F7838">
        <w:t xml:space="preserve">й программно-технический комплекс </w:t>
      </w:r>
      <w:r w:rsidR="008F7838" w:rsidRPr="00424540">
        <w:t>"</w:t>
      </w:r>
      <w:proofErr w:type="spellStart"/>
      <w:r w:rsidR="008F7838" w:rsidRPr="00424540">
        <w:t>Horizon</w:t>
      </w:r>
      <w:proofErr w:type="spellEnd"/>
      <w:r w:rsidR="008F7838" w:rsidRPr="00424540">
        <w:t xml:space="preserve"> </w:t>
      </w:r>
      <w:proofErr w:type="spellStart"/>
      <w:r w:rsidR="008F7838" w:rsidRPr="00424540">
        <w:t>Automation</w:t>
      </w:r>
      <w:proofErr w:type="spellEnd"/>
      <w:r w:rsidR="008F7838" w:rsidRPr="00424540">
        <w:t>"</w:t>
      </w:r>
      <w:r w:rsidRPr="00424540">
        <w:t xml:space="preserve"> </w:t>
      </w:r>
      <w:r w:rsidR="008F7838">
        <w:t xml:space="preserve">и </w:t>
      </w:r>
      <w:r w:rsidR="00581470">
        <w:t xml:space="preserve">запатентованные </w:t>
      </w:r>
      <w:r w:rsidRPr="00424540">
        <w:t>фреймворки "Horizon Automation PLC" и "Horizon Automation Server" могут быть применены в следующих направлениях:</w:t>
      </w:r>
    </w:p>
    <w:p w14:paraId="275A9994" w14:textId="39861924" w:rsidR="00C121C8" w:rsidRPr="009C2412" w:rsidRDefault="00C57CFB" w:rsidP="00572CB1">
      <w:pPr>
        <w:pStyle w:val="My-1"/>
        <w:numPr>
          <w:ilvl w:val="0"/>
          <w:numId w:val="126"/>
        </w:numPr>
        <w:ind w:left="1134" w:hanging="567"/>
      </w:pPr>
      <w:r w:rsidRPr="00572CB1">
        <w:rPr>
          <w:i/>
          <w:iCs/>
        </w:rPr>
        <w:t>Промышленная автоматизация</w:t>
      </w:r>
    </w:p>
    <w:p w14:paraId="72B28BBD" w14:textId="0F3BA283" w:rsidR="00C57CFB" w:rsidRPr="00572CB1" w:rsidRDefault="00C57CFB" w:rsidP="00572CB1">
      <w:pPr>
        <w:pStyle w:val="My-1"/>
        <w:ind w:firstLine="1134"/>
        <w:rPr>
          <w:i/>
          <w:iCs/>
        </w:rPr>
      </w:pPr>
      <w:r w:rsidRPr="00572CB1">
        <w:t>Рекомендации:</w:t>
      </w:r>
    </w:p>
    <w:p w14:paraId="46A7B9CF" w14:textId="687F46B5" w:rsidR="00C57CFB" w:rsidRPr="002B7642" w:rsidRDefault="00C57CFB" w:rsidP="00572CB1">
      <w:pPr>
        <w:pStyle w:val="My-0"/>
      </w:pPr>
      <w:r w:rsidRPr="002B7642">
        <w:t xml:space="preserve">Внедрение в системы мониторинга </w:t>
      </w:r>
      <w:r w:rsidR="00CD1ED9">
        <w:t xml:space="preserve">за состоянием </w:t>
      </w:r>
      <w:r w:rsidRPr="002B7642">
        <w:t>оборудования</w:t>
      </w:r>
      <w:r w:rsidR="00CD1ED9">
        <w:t>;</w:t>
      </w:r>
    </w:p>
    <w:p w14:paraId="2B90269F" w14:textId="06B5F641" w:rsidR="00C57CFB" w:rsidRPr="00572CB1" w:rsidRDefault="008B754F" w:rsidP="00572CB1">
      <w:pPr>
        <w:pStyle w:val="My-0"/>
        <w:rPr>
          <w:rFonts w:cstheme="minorBidi"/>
          <w:szCs w:val="22"/>
        </w:rPr>
      </w:pPr>
      <w:r>
        <w:t xml:space="preserve">Применение </w:t>
      </w:r>
      <w:r w:rsidR="00C57CFB" w:rsidRPr="00572CB1">
        <w:rPr>
          <w:rFonts w:cstheme="minorBidi"/>
          <w:szCs w:val="22"/>
        </w:rPr>
        <w:t xml:space="preserve">ПЛК с фреймворком "Horizon Automation PLC" для сбора данных </w:t>
      </w:r>
      <w:r w:rsidR="00CD1ED9">
        <w:t>телеметрии</w:t>
      </w:r>
      <w:r w:rsidR="00162BD4">
        <w:t xml:space="preserve"> </w:t>
      </w:r>
      <w:r w:rsidR="00162BD4" w:rsidRPr="00B2212A">
        <w:t>производственных лини</w:t>
      </w:r>
      <w:r w:rsidR="00162BD4">
        <w:t>й</w:t>
      </w:r>
      <w:r w:rsidR="004F7418">
        <w:t>, с темпом обновления данных не хуже 10 раз/сек</w:t>
      </w:r>
      <w:r w:rsidR="00B8145F">
        <w:t>;</w:t>
      </w:r>
    </w:p>
    <w:p w14:paraId="626C3F9C" w14:textId="74A99216" w:rsidR="00C57CFB" w:rsidRPr="00572CB1" w:rsidRDefault="008B754F" w:rsidP="00572CB1">
      <w:pPr>
        <w:pStyle w:val="My-0"/>
        <w:rPr>
          <w:rFonts w:cstheme="minorBidi"/>
          <w:szCs w:val="22"/>
        </w:rPr>
      </w:pPr>
      <w:r>
        <w:t xml:space="preserve">Применение </w:t>
      </w:r>
      <w:r w:rsidRPr="00B2212A">
        <w:t xml:space="preserve">ПЛК с фреймворком "Horizon Automation </w:t>
      </w:r>
      <w:r w:rsidR="004F65D7" w:rsidRPr="00572CB1">
        <w:t>Server</w:t>
      </w:r>
      <w:r w:rsidRPr="00B2212A">
        <w:t xml:space="preserve">" для </w:t>
      </w:r>
      <w:r>
        <w:t xml:space="preserve">управления </w:t>
      </w:r>
      <w:r w:rsidR="002C7833">
        <w:t>объектами производственных линий</w:t>
      </w:r>
      <w:r w:rsidR="00B8145F">
        <w:t>, с темпом обновления данных не хуже 10 раз/сек;</w:t>
      </w:r>
    </w:p>
    <w:p w14:paraId="0B155460" w14:textId="44C40A89" w:rsidR="00C57CFB" w:rsidRPr="00572CB1" w:rsidRDefault="00A602CA" w:rsidP="00572CB1">
      <w:pPr>
        <w:pStyle w:val="My-0"/>
        <w:rPr>
          <w:rFonts w:cstheme="minorBidi"/>
          <w:szCs w:val="22"/>
        </w:rPr>
      </w:pPr>
      <w:r>
        <w:t xml:space="preserve">Выполнение </w:t>
      </w:r>
      <w:r w:rsidR="00E8089A" w:rsidRPr="00572CB1">
        <w:t>Hub-</w:t>
      </w:r>
      <w:r w:rsidR="00E8089A">
        <w:t xml:space="preserve">м </w:t>
      </w:r>
      <w:r>
        <w:t xml:space="preserve">роли центра обработки данных с дальнейшей выдачей готовых или </w:t>
      </w:r>
      <w:r w:rsidR="004F65D7">
        <w:t>промежуточных</w:t>
      </w:r>
      <w:r>
        <w:t xml:space="preserve"> данных в </w:t>
      </w:r>
      <w:r w:rsidRPr="00B2212A">
        <w:t>SCADA</w:t>
      </w:r>
      <w:r>
        <w:t xml:space="preserve">, </w:t>
      </w:r>
      <w:r w:rsidRPr="00572CB1">
        <w:t>MES,</w:t>
      </w:r>
      <w:r w:rsidR="005A3171" w:rsidRPr="00572CB1">
        <w:t xml:space="preserve"> ERP </w:t>
      </w:r>
      <w:r w:rsidR="005A3171">
        <w:t>системы на базе</w:t>
      </w:r>
      <w:r w:rsidR="005A3171" w:rsidRPr="00572CB1">
        <w:t xml:space="preserve"> </w:t>
      </w:r>
      <w:r w:rsidR="005A3171">
        <w:t>поддерживаемых</w:t>
      </w:r>
      <w:r w:rsidR="005A3171" w:rsidRPr="00572CB1">
        <w:t xml:space="preserve"> </w:t>
      </w:r>
      <w:r w:rsidR="004F65D7" w:rsidRPr="00B2212A">
        <w:t xml:space="preserve">фреймворком "Horizon Automation </w:t>
      </w:r>
      <w:r w:rsidR="004F65D7" w:rsidRPr="00572CB1">
        <w:t>Server</w:t>
      </w:r>
      <w:r w:rsidR="004F65D7" w:rsidRPr="00B2212A">
        <w:t>"</w:t>
      </w:r>
      <w:r w:rsidR="004F65D7" w:rsidRPr="00572CB1">
        <w:t xml:space="preserve"> </w:t>
      </w:r>
      <w:r w:rsidR="004F65D7">
        <w:t>протоколов;</w:t>
      </w:r>
      <w:r w:rsidR="004F65D7" w:rsidRPr="00572CB1">
        <w:tab/>
      </w:r>
    </w:p>
    <w:p w14:paraId="1A7C2367" w14:textId="425C62BC" w:rsidR="00C57CFB" w:rsidRPr="00572CB1" w:rsidRDefault="00E8089A" w:rsidP="00572CB1">
      <w:pPr>
        <w:pStyle w:val="My-0"/>
        <w:rPr>
          <w:rFonts w:cstheme="minorBidi"/>
          <w:szCs w:val="22"/>
        </w:rPr>
      </w:pPr>
      <w:r>
        <w:t xml:space="preserve">Выполнение </w:t>
      </w:r>
      <w:r w:rsidRPr="00572CB1">
        <w:t>Hub-</w:t>
      </w:r>
      <w:r>
        <w:t xml:space="preserve">м </w:t>
      </w:r>
      <w:r w:rsidR="000D1E08">
        <w:t xml:space="preserve">роли центра обработки и визуализации </w:t>
      </w:r>
      <w:r w:rsidR="00FB1FF5">
        <w:t xml:space="preserve">данных технологических процессов на базе </w:t>
      </w:r>
      <w:r w:rsidR="008232F0">
        <w:t xml:space="preserve">компонентов </w:t>
      </w:r>
      <w:r w:rsidR="008232F0" w:rsidRPr="00B2212A">
        <w:t>фреймворк</w:t>
      </w:r>
      <w:r w:rsidR="008232F0">
        <w:t>а</w:t>
      </w:r>
      <w:r w:rsidR="008232F0" w:rsidRPr="00B2212A">
        <w:t xml:space="preserve"> "</w:t>
      </w:r>
      <w:proofErr w:type="spellStart"/>
      <w:r w:rsidR="008232F0" w:rsidRPr="00B2212A">
        <w:t>Horizon</w:t>
      </w:r>
      <w:proofErr w:type="spellEnd"/>
      <w:r w:rsidR="008232F0" w:rsidRPr="00B2212A">
        <w:t xml:space="preserve"> </w:t>
      </w:r>
      <w:proofErr w:type="spellStart"/>
      <w:r w:rsidR="008232F0" w:rsidRPr="00B2212A">
        <w:t>Automation</w:t>
      </w:r>
      <w:proofErr w:type="spellEnd"/>
      <w:r w:rsidR="008232F0" w:rsidRPr="00B2212A">
        <w:t xml:space="preserve"> </w:t>
      </w:r>
      <w:r w:rsidR="008232F0" w:rsidRPr="00572CB1">
        <w:t>Server</w:t>
      </w:r>
      <w:r w:rsidR="008232F0" w:rsidRPr="00B2212A">
        <w:t>"</w:t>
      </w:r>
      <w:r w:rsidR="00C57CFB" w:rsidRPr="00572CB1">
        <w:rPr>
          <w:rFonts w:cstheme="minorBidi"/>
          <w:szCs w:val="22"/>
        </w:rPr>
        <w:t xml:space="preserve"> </w:t>
      </w:r>
      <w:proofErr w:type="spellStart"/>
      <w:r w:rsidR="008232F0" w:rsidRPr="00572CB1">
        <w:t>Node</w:t>
      </w:r>
      <w:proofErr w:type="spellEnd"/>
      <w:r w:rsidR="008232F0" w:rsidRPr="00572CB1">
        <w:t>-Red</w:t>
      </w:r>
      <w:r w:rsidR="008232F0">
        <w:t xml:space="preserve"> и </w:t>
      </w:r>
      <w:proofErr w:type="spellStart"/>
      <w:r w:rsidR="008232F0" w:rsidRPr="00B2212A">
        <w:t>Grafana</w:t>
      </w:r>
      <w:proofErr w:type="spellEnd"/>
      <w:r w:rsidR="009C2412">
        <w:t>.</w:t>
      </w:r>
    </w:p>
    <w:p w14:paraId="4BD57D5E" w14:textId="77777777" w:rsidR="00C57CFB" w:rsidRPr="00424540" w:rsidRDefault="00C57CFB" w:rsidP="00C57CFB">
      <w:pPr>
        <w:spacing w:after="0" w:line="360" w:lineRule="exact"/>
        <w:jc w:val="both"/>
        <w:rPr>
          <w:rFonts w:ascii="Times New Roman" w:hAnsi="Times New Roman" w:cs="Times New Roman"/>
          <w:sz w:val="28"/>
          <w:szCs w:val="28"/>
        </w:rPr>
      </w:pPr>
    </w:p>
    <w:p w14:paraId="689A39FC" w14:textId="05024377" w:rsidR="005F1366" w:rsidRPr="00572CB1" w:rsidRDefault="00C57CFB" w:rsidP="00572CB1">
      <w:pPr>
        <w:pStyle w:val="My-1"/>
        <w:numPr>
          <w:ilvl w:val="0"/>
          <w:numId w:val="126"/>
        </w:numPr>
        <w:ind w:left="1134" w:hanging="567"/>
      </w:pPr>
      <w:r w:rsidRPr="00572CB1">
        <w:rPr>
          <w:i/>
          <w:iCs/>
        </w:rPr>
        <w:t>Образовательные программы и учебные стенды</w:t>
      </w:r>
    </w:p>
    <w:p w14:paraId="5F0FEB90" w14:textId="685FD3AA" w:rsidR="00C57CFB" w:rsidRPr="009C2412" w:rsidRDefault="00C57CFB" w:rsidP="00572CB1">
      <w:pPr>
        <w:pStyle w:val="My-1"/>
        <w:ind w:firstLine="1134"/>
      </w:pPr>
      <w:r w:rsidRPr="00572CB1">
        <w:t>Рекомендации</w:t>
      </w:r>
      <w:r w:rsidRPr="009C2412">
        <w:t>:</w:t>
      </w:r>
    </w:p>
    <w:p w14:paraId="00CCD9BE" w14:textId="31039366" w:rsidR="00C57CFB" w:rsidRPr="00572CB1" w:rsidRDefault="00C57CFB" w:rsidP="00572CB1">
      <w:pPr>
        <w:pStyle w:val="My-0"/>
        <w:rPr>
          <w:rFonts w:cstheme="minorBidi"/>
          <w:szCs w:val="22"/>
        </w:rPr>
      </w:pPr>
      <w:r w:rsidRPr="00572CB1">
        <w:rPr>
          <w:rFonts w:cstheme="minorBidi"/>
          <w:szCs w:val="22"/>
        </w:rPr>
        <w:t>Создание лабораторий</w:t>
      </w:r>
      <w:r w:rsidR="009C2412">
        <w:t xml:space="preserve"> </w:t>
      </w:r>
      <w:proofErr w:type="gramStart"/>
      <w:r w:rsidR="009C2412">
        <w:t>для проведение</w:t>
      </w:r>
      <w:proofErr w:type="gramEnd"/>
      <w:r w:rsidR="009C2412">
        <w:t xml:space="preserve"> занятий по дисциплинам физика, информатика, робототехника</w:t>
      </w:r>
      <w:r w:rsidR="00A007FD">
        <w:t>;</w:t>
      </w:r>
      <w:r w:rsidRPr="00572CB1">
        <w:rPr>
          <w:rFonts w:cstheme="minorBidi"/>
          <w:szCs w:val="22"/>
        </w:rPr>
        <w:t xml:space="preserve"> IoT и робототехники:</w:t>
      </w:r>
    </w:p>
    <w:p w14:paraId="4DCA0D1D" w14:textId="42E2D1C5" w:rsidR="00C57CFB" w:rsidRPr="00572CB1" w:rsidRDefault="00C57CFB" w:rsidP="00572CB1">
      <w:pPr>
        <w:pStyle w:val="My-0"/>
        <w:rPr>
          <w:rFonts w:cstheme="minorBidi"/>
          <w:szCs w:val="22"/>
        </w:rPr>
      </w:pPr>
      <w:r w:rsidRPr="00572CB1">
        <w:rPr>
          <w:rFonts w:cstheme="minorBidi"/>
          <w:szCs w:val="22"/>
        </w:rPr>
        <w:t>Использовать ПЛК на базе ESP32 или STM32 для обучения студентов основам программирования микроконтроллеров на JavaScript</w:t>
      </w:r>
      <w:r w:rsidR="00D42CC8">
        <w:t>;</w:t>
      </w:r>
    </w:p>
    <w:p w14:paraId="5B65E920" w14:textId="77777777" w:rsidR="00C57CFB" w:rsidRPr="00572CB1" w:rsidRDefault="00C57CFB" w:rsidP="00572CB1">
      <w:pPr>
        <w:pStyle w:val="My-1"/>
      </w:pPr>
      <w:r w:rsidRPr="00572CB1">
        <w:t>Исходные данные:</w:t>
      </w:r>
    </w:p>
    <w:p w14:paraId="6FAD62E3" w14:textId="12964C7C" w:rsidR="00C57CFB" w:rsidRPr="00572CB1" w:rsidRDefault="00C57CFB" w:rsidP="00572CB1">
      <w:pPr>
        <w:pStyle w:val="My-0"/>
        <w:rPr>
          <w:rFonts w:cstheme="minorBidi"/>
          <w:szCs w:val="22"/>
        </w:rPr>
      </w:pPr>
      <w:r w:rsidRPr="00572CB1">
        <w:rPr>
          <w:rFonts w:cstheme="minorBidi"/>
          <w:szCs w:val="22"/>
        </w:rPr>
        <w:t>Учебные кейсы (например, управление LED-лентой, сбор данных с датчика влажности)</w:t>
      </w:r>
      <w:r w:rsidR="00D42CC8">
        <w:t>;</w:t>
      </w:r>
    </w:p>
    <w:p w14:paraId="69B79EBD" w14:textId="2B00E353" w:rsidR="00C57CFB" w:rsidRPr="00572CB1" w:rsidRDefault="00C57CFB" w:rsidP="00572CB1">
      <w:pPr>
        <w:pStyle w:val="My-0"/>
        <w:rPr>
          <w:rFonts w:cstheme="minorBidi"/>
          <w:szCs w:val="22"/>
        </w:rPr>
      </w:pPr>
      <w:r w:rsidRPr="00572CB1">
        <w:rPr>
          <w:rFonts w:cstheme="minorBidi"/>
          <w:szCs w:val="22"/>
        </w:rPr>
        <w:t>Список совместимых сенсоров (DHT22, HC-SR04)</w:t>
      </w:r>
      <w:r w:rsidR="00D42CC8">
        <w:t>;</w:t>
      </w:r>
    </w:p>
    <w:p w14:paraId="4451B7AA" w14:textId="77777777" w:rsidR="00C57CFB" w:rsidRPr="00572CB1" w:rsidRDefault="00C57CFB" w:rsidP="00572CB1">
      <w:pPr>
        <w:pStyle w:val="My-0"/>
        <w:rPr>
          <w:rFonts w:cstheme="minorBidi"/>
          <w:szCs w:val="22"/>
        </w:rPr>
      </w:pPr>
      <w:r w:rsidRPr="00572CB1">
        <w:rPr>
          <w:rFonts w:cstheme="minorBidi"/>
          <w:szCs w:val="22"/>
        </w:rPr>
        <w:t>Разработка курсов по промышленной автоматизации:</w:t>
      </w:r>
    </w:p>
    <w:p w14:paraId="0DFFCA08" w14:textId="7BD249D5" w:rsidR="00C57CFB" w:rsidRPr="00572CB1" w:rsidRDefault="00C57CFB" w:rsidP="00572CB1">
      <w:pPr>
        <w:pStyle w:val="My-0"/>
        <w:ind w:left="1418" w:hanging="284"/>
        <w:rPr>
          <w:rFonts w:cstheme="minorBidi"/>
          <w:szCs w:val="22"/>
        </w:rPr>
      </w:pPr>
      <w:r w:rsidRPr="00572CB1">
        <w:rPr>
          <w:rFonts w:cstheme="minorBidi"/>
          <w:szCs w:val="22"/>
        </w:rPr>
        <w:t xml:space="preserve">Внедрить </w:t>
      </w:r>
      <w:proofErr w:type="spellStart"/>
      <w:r w:rsidR="00C47756">
        <w:t>Hub</w:t>
      </w:r>
      <w:proofErr w:type="spellEnd"/>
      <w:r w:rsidRPr="00572CB1">
        <w:rPr>
          <w:rFonts w:cstheme="minorBidi"/>
          <w:szCs w:val="22"/>
        </w:rPr>
        <w:t xml:space="preserve"> на базе </w:t>
      </w:r>
      <w:proofErr w:type="spellStart"/>
      <w:r w:rsidRPr="00572CB1">
        <w:rPr>
          <w:rFonts w:cstheme="minorBidi"/>
          <w:szCs w:val="22"/>
        </w:rPr>
        <w:t>Raspberry</w:t>
      </w:r>
      <w:proofErr w:type="spellEnd"/>
      <w:r w:rsidRPr="00572CB1">
        <w:rPr>
          <w:rFonts w:cstheme="minorBidi"/>
          <w:szCs w:val="22"/>
        </w:rPr>
        <w:t xml:space="preserve"> </w:t>
      </w:r>
      <w:proofErr w:type="spellStart"/>
      <w:r w:rsidRPr="00572CB1">
        <w:rPr>
          <w:rFonts w:cstheme="minorBidi"/>
          <w:szCs w:val="22"/>
        </w:rPr>
        <w:t>Pi</w:t>
      </w:r>
      <w:proofErr w:type="spellEnd"/>
      <w:r w:rsidRPr="00572CB1">
        <w:rPr>
          <w:rFonts w:cstheme="minorBidi"/>
          <w:szCs w:val="22"/>
        </w:rPr>
        <w:t xml:space="preserve"> для демонстрации работы распределенных систем (связь ПЛК → </w:t>
      </w:r>
      <w:r w:rsidR="00C47756">
        <w:t>Hub</w:t>
      </w:r>
      <w:r w:rsidRPr="00572CB1">
        <w:rPr>
          <w:rFonts w:cstheme="minorBidi"/>
          <w:szCs w:val="22"/>
        </w:rPr>
        <w:t xml:space="preserve"> → облако).</w:t>
      </w:r>
    </w:p>
    <w:p w14:paraId="28F63D25" w14:textId="77777777" w:rsidR="00C57CFB" w:rsidRPr="00572CB1" w:rsidRDefault="00C57CFB" w:rsidP="00572CB1">
      <w:pPr>
        <w:pStyle w:val="My-1"/>
      </w:pPr>
      <w:r w:rsidRPr="00572CB1">
        <w:t>Исходные данные:</w:t>
      </w:r>
    </w:p>
    <w:p w14:paraId="09947CAD" w14:textId="77777777" w:rsidR="00C57CFB" w:rsidRPr="00572CB1" w:rsidRDefault="00C57CFB" w:rsidP="00572CB1">
      <w:pPr>
        <w:pStyle w:val="My-0"/>
        <w:rPr>
          <w:rFonts w:cstheme="minorBidi"/>
          <w:szCs w:val="22"/>
        </w:rPr>
      </w:pPr>
      <w:r w:rsidRPr="00572CB1">
        <w:rPr>
          <w:rFonts w:cstheme="minorBidi"/>
          <w:szCs w:val="22"/>
        </w:rPr>
        <w:t>Методические материалы по настройке LHP-протокола.</w:t>
      </w:r>
    </w:p>
    <w:p w14:paraId="207FB039" w14:textId="4D675EF9" w:rsidR="00C57CFB" w:rsidRPr="00572CB1" w:rsidRDefault="00C57CFB" w:rsidP="00572CB1">
      <w:pPr>
        <w:pStyle w:val="My-0"/>
        <w:rPr>
          <w:rFonts w:cstheme="minorBidi"/>
          <w:szCs w:val="22"/>
        </w:rPr>
      </w:pPr>
      <w:r w:rsidRPr="00572CB1">
        <w:rPr>
          <w:rFonts w:cstheme="minorBidi"/>
          <w:szCs w:val="22"/>
        </w:rPr>
        <w:t>Примеры проектов (умная теплица, конвейерная линия)</w:t>
      </w:r>
      <w:r w:rsidR="00D42CC8">
        <w:t>;</w:t>
      </w:r>
    </w:p>
    <w:p w14:paraId="1793535F" w14:textId="3B578D8C" w:rsidR="00C57CFB" w:rsidRPr="00BC35EE" w:rsidRDefault="00D815D8">
      <w:pPr>
        <w:pStyle w:val="My-1"/>
        <w:pPrChange w:id="699" w:author="Иван Кукушкин" w:date="2025-05-27T20:57:00Z" w16du:dateUtc="2025-05-27T16:57:00Z">
          <w:pPr>
            <w:spacing w:after="0" w:line="360" w:lineRule="exact"/>
            <w:jc w:val="both"/>
          </w:pPr>
        </w:pPrChange>
      </w:pPr>
      <w:ins w:id="700" w:author="Иван Кукушкин" w:date="2025-05-27T20:57:00Z" w16du:dateUtc="2025-05-27T16:57:00Z">
        <w:r>
          <w:br w:type="page"/>
        </w:r>
      </w:ins>
    </w:p>
    <w:p w14:paraId="3386A35B" w14:textId="68E836DC" w:rsidR="00C57CFB" w:rsidRPr="00572CB1" w:rsidRDefault="00C57CFB" w:rsidP="00572CB1">
      <w:pPr>
        <w:pStyle w:val="My-1"/>
        <w:numPr>
          <w:ilvl w:val="0"/>
          <w:numId w:val="126"/>
        </w:numPr>
        <w:ind w:left="1134" w:hanging="567"/>
        <w:rPr>
          <w:i/>
          <w:iCs/>
        </w:rPr>
      </w:pPr>
      <w:r w:rsidRPr="00572CB1">
        <w:rPr>
          <w:i/>
          <w:iCs/>
        </w:rPr>
        <w:lastRenderedPageBreak/>
        <w:t xml:space="preserve">Умный дом и </w:t>
      </w:r>
      <w:proofErr w:type="spellStart"/>
      <w:r w:rsidRPr="00572CB1">
        <w:rPr>
          <w:i/>
          <w:iCs/>
        </w:rPr>
        <w:t>IoT</w:t>
      </w:r>
      <w:proofErr w:type="spellEnd"/>
      <w:r w:rsidRPr="00572CB1">
        <w:rPr>
          <w:i/>
          <w:iCs/>
        </w:rPr>
        <w:t>-решения</w:t>
      </w:r>
    </w:p>
    <w:p w14:paraId="4F35BBC4" w14:textId="77777777" w:rsidR="00C57CFB" w:rsidRPr="00424540" w:rsidRDefault="00C57CFB" w:rsidP="00572CB1">
      <w:pPr>
        <w:pStyle w:val="My-1"/>
        <w:ind w:firstLine="1134"/>
      </w:pPr>
      <w:r w:rsidRPr="00424540">
        <w:t>Рекомендации:</w:t>
      </w:r>
    </w:p>
    <w:p w14:paraId="5B7122A5" w14:textId="77777777" w:rsidR="00C57CFB" w:rsidRDefault="00C57CFB" w:rsidP="00572CB1">
      <w:pPr>
        <w:pStyle w:val="My-0"/>
      </w:pPr>
      <w:r w:rsidRPr="00424540">
        <w:t>Управление домашней автоматизацией:</w:t>
      </w:r>
    </w:p>
    <w:p w14:paraId="1E4B08FB" w14:textId="5F46A7B3" w:rsidR="00C57CFB" w:rsidRDefault="00C57CFB" w:rsidP="00B6358D">
      <w:pPr>
        <w:pStyle w:val="My-0"/>
      </w:pPr>
      <w:r w:rsidRPr="00424540">
        <w:t>Подключить ПЛК к датчикам движения, освещения</w:t>
      </w:r>
      <w:r w:rsidR="00675CB6">
        <w:t>,</w:t>
      </w:r>
      <w:r w:rsidRPr="00424540">
        <w:t xml:space="preserve"> климат-контролю, </w:t>
      </w:r>
      <w:r w:rsidR="00675CB6">
        <w:t xml:space="preserve">системе вентиляции и отопления, при этом </w:t>
      </w:r>
      <w:r w:rsidRPr="00424540">
        <w:t>H</w:t>
      </w:r>
      <w:proofErr w:type="spellStart"/>
      <w:r w:rsidR="00675CB6">
        <w:rPr>
          <w:lang w:val="en-US"/>
        </w:rPr>
        <w:t>ub</w:t>
      </w:r>
      <w:proofErr w:type="spellEnd"/>
      <w:r w:rsidRPr="00424540">
        <w:t xml:space="preserve"> </w:t>
      </w:r>
      <w:r w:rsidR="00675CB6">
        <w:t>задействовать</w:t>
      </w:r>
      <w:r w:rsidRPr="00424540">
        <w:t xml:space="preserve"> как центральный шлюз для интеграции </w:t>
      </w:r>
      <w:r w:rsidR="00675CB6">
        <w:t xml:space="preserve">и взаимодействия </w:t>
      </w:r>
      <w:r w:rsidRPr="00424540">
        <w:t>с голосовыми ассистентами (</w:t>
      </w:r>
      <w:r>
        <w:t xml:space="preserve">Яндекс Алиса, </w:t>
      </w:r>
      <w:r w:rsidR="00675CB6">
        <w:rPr>
          <w:lang w:val="en-US"/>
        </w:rPr>
        <w:t>Amazon</w:t>
      </w:r>
      <w:r w:rsidR="00675CB6" w:rsidRPr="00572CB1">
        <w:t xml:space="preserve"> </w:t>
      </w:r>
      <w:proofErr w:type="spellStart"/>
      <w:r w:rsidRPr="00424540">
        <w:t>Alexa</w:t>
      </w:r>
      <w:proofErr w:type="spellEnd"/>
      <w:r w:rsidRPr="00424540">
        <w:t>, Google Home).</w:t>
      </w:r>
    </w:p>
    <w:p w14:paraId="1D831ADC" w14:textId="77777777" w:rsidR="001C3B48" w:rsidRPr="00424540" w:rsidRDefault="001C3B48" w:rsidP="00572CB1">
      <w:pPr>
        <w:pStyle w:val="My-1"/>
      </w:pPr>
    </w:p>
    <w:p w14:paraId="3FA45462" w14:textId="77777777" w:rsidR="00C57CFB" w:rsidRPr="00572CB1" w:rsidRDefault="00C57CFB" w:rsidP="00572CB1">
      <w:pPr>
        <w:pStyle w:val="My-1"/>
      </w:pPr>
      <w:r w:rsidRPr="00572CB1">
        <w:t>Исходные данные:</w:t>
      </w:r>
    </w:p>
    <w:p w14:paraId="1E460D38" w14:textId="77777777" w:rsidR="00C57CFB" w:rsidRPr="001A556F" w:rsidRDefault="00C57CFB" w:rsidP="00572CB1">
      <w:pPr>
        <w:pStyle w:val="My-0"/>
      </w:pPr>
      <w:r w:rsidRPr="001A556F">
        <w:t>Схема размещения устройств в доме.</w:t>
      </w:r>
    </w:p>
    <w:p w14:paraId="0075DA1D" w14:textId="77777777" w:rsidR="00C57CFB" w:rsidRPr="001A556F" w:rsidRDefault="00C57CFB" w:rsidP="00572CB1">
      <w:pPr>
        <w:pStyle w:val="My-0"/>
      </w:pPr>
      <w:r w:rsidRPr="001A556F">
        <w:t>Требования к безопасности (шифрование MQTT-трафика).</w:t>
      </w:r>
    </w:p>
    <w:p w14:paraId="443D49ED" w14:textId="77777777" w:rsidR="00C57CFB" w:rsidRPr="001A556F" w:rsidRDefault="00C57CFB" w:rsidP="00572CB1">
      <w:pPr>
        <w:pStyle w:val="My-0"/>
      </w:pPr>
      <w:r w:rsidRPr="001A556F">
        <w:t>Мониторинг энергопотребления:</w:t>
      </w:r>
    </w:p>
    <w:p w14:paraId="57338061" w14:textId="1E93483A" w:rsidR="001C3B48" w:rsidRPr="001A556F" w:rsidRDefault="00C57CFB" w:rsidP="00572CB1">
      <w:pPr>
        <w:pStyle w:val="My-0"/>
      </w:pPr>
      <w:r w:rsidRPr="001A556F">
        <w:t xml:space="preserve">Настроить сбор данных с умных счетчиков через MQTT и их визуализацию в </w:t>
      </w:r>
      <w:proofErr w:type="spellStart"/>
      <w:r w:rsidRPr="001A556F">
        <w:t>Grafana</w:t>
      </w:r>
      <w:proofErr w:type="spellEnd"/>
      <w:r w:rsidRPr="001A556F">
        <w:t>.</w:t>
      </w:r>
    </w:p>
    <w:p w14:paraId="71AB444E" w14:textId="77777777" w:rsidR="00C57CFB" w:rsidRPr="00424540" w:rsidRDefault="00C57CFB" w:rsidP="00572CB1">
      <w:pPr>
        <w:pStyle w:val="My-1"/>
      </w:pPr>
      <w:r w:rsidRPr="00424540">
        <w:t>Исходные данные:</w:t>
      </w:r>
    </w:p>
    <w:p w14:paraId="52686630" w14:textId="2B433282" w:rsidR="00C57CFB" w:rsidRPr="00424540" w:rsidRDefault="00C57CFB" w:rsidP="00572CB1">
      <w:pPr>
        <w:pStyle w:val="My-0"/>
      </w:pPr>
      <w:r w:rsidRPr="00424540">
        <w:t xml:space="preserve">Модели </w:t>
      </w:r>
      <w:r>
        <w:t xml:space="preserve">управляемых </w:t>
      </w:r>
      <w:r w:rsidRPr="00424540">
        <w:t>счетчиков</w:t>
      </w:r>
      <w:r>
        <w:t xml:space="preserve"> и</w:t>
      </w:r>
      <w:r w:rsidR="000C6082" w:rsidRPr="00572CB1">
        <w:t xml:space="preserve"> </w:t>
      </w:r>
      <w:r w:rsidR="000C6082">
        <w:t>реле</w:t>
      </w:r>
      <w:r w:rsidR="00D42CC8">
        <w:t>;</w:t>
      </w:r>
    </w:p>
    <w:p w14:paraId="0A25110A" w14:textId="77777777" w:rsidR="00C57CFB" w:rsidRPr="00424540" w:rsidRDefault="00C57CFB" w:rsidP="00572CB1">
      <w:pPr>
        <w:pStyle w:val="My-0"/>
      </w:pPr>
      <w:r w:rsidRPr="00424540">
        <w:t>График тарификации электроэнергии.</w:t>
      </w:r>
    </w:p>
    <w:p w14:paraId="4B0B58B1" w14:textId="77777777" w:rsidR="00C57CFB" w:rsidRPr="00424540" w:rsidRDefault="00C57CFB" w:rsidP="00C57CFB">
      <w:pPr>
        <w:spacing w:after="0" w:line="360" w:lineRule="exact"/>
        <w:jc w:val="both"/>
        <w:rPr>
          <w:rFonts w:ascii="Times New Roman" w:hAnsi="Times New Roman" w:cs="Times New Roman"/>
          <w:sz w:val="28"/>
          <w:szCs w:val="28"/>
        </w:rPr>
      </w:pPr>
    </w:p>
    <w:p w14:paraId="0D5650A7" w14:textId="4BF5727A" w:rsidR="00C57CFB" w:rsidRPr="00572CB1" w:rsidRDefault="00C57CFB" w:rsidP="00572CB1">
      <w:pPr>
        <w:pStyle w:val="My-1"/>
        <w:numPr>
          <w:ilvl w:val="0"/>
          <w:numId w:val="126"/>
        </w:numPr>
        <w:ind w:left="1418" w:hanging="567"/>
        <w:rPr>
          <w:i/>
          <w:iCs/>
        </w:rPr>
      </w:pPr>
      <w:r w:rsidRPr="00572CB1">
        <w:rPr>
          <w:i/>
          <w:iCs/>
        </w:rPr>
        <w:t>Сельское хозяйство и экологический мониторинг</w:t>
      </w:r>
    </w:p>
    <w:p w14:paraId="4360BBAF" w14:textId="77777777" w:rsidR="00C57CFB" w:rsidRPr="00424540" w:rsidRDefault="00C57CFB" w:rsidP="00572CB1">
      <w:pPr>
        <w:pStyle w:val="My-1"/>
      </w:pPr>
      <w:r w:rsidRPr="00424540">
        <w:t>Рекомендации:</w:t>
      </w:r>
    </w:p>
    <w:p w14:paraId="710CF812" w14:textId="77777777" w:rsidR="00C57CFB" w:rsidRDefault="00C57CFB" w:rsidP="00572CB1">
      <w:pPr>
        <w:pStyle w:val="My-0"/>
      </w:pPr>
      <w:r w:rsidRPr="00082638">
        <w:t>Автоматизация</w:t>
      </w:r>
      <w:r w:rsidRPr="00424540">
        <w:t xml:space="preserve"> теплиц:</w:t>
      </w:r>
    </w:p>
    <w:p w14:paraId="485F31F7" w14:textId="12F38C97" w:rsidR="00082638" w:rsidRPr="00424540" w:rsidRDefault="00C57CFB" w:rsidP="00572CB1">
      <w:pPr>
        <w:pStyle w:val="My-0"/>
      </w:pPr>
      <w:r w:rsidRPr="00424540">
        <w:t xml:space="preserve">Использовать ПЛК для </w:t>
      </w:r>
      <w:r w:rsidR="000C6082">
        <w:t xml:space="preserve">ситуационного и прогнозного </w:t>
      </w:r>
      <w:r w:rsidRPr="00424540">
        <w:t>управления поливом, вентиляцией и освещением на основе данных с датчиков почвы (влажность, pH)</w:t>
      </w:r>
      <w:r w:rsidR="000C6082">
        <w:t xml:space="preserve">, </w:t>
      </w:r>
      <w:r w:rsidRPr="00424540">
        <w:t>окружающей среды (CO₂, температура)</w:t>
      </w:r>
      <w:r w:rsidR="00D42CC8">
        <w:t xml:space="preserve"> и прогнозных данных от </w:t>
      </w:r>
      <w:proofErr w:type="spellStart"/>
      <w:r w:rsidR="00D42CC8">
        <w:t>гидромецентра</w:t>
      </w:r>
      <w:proofErr w:type="spellEnd"/>
      <w:r w:rsidR="00D42CC8">
        <w:t>.</w:t>
      </w:r>
    </w:p>
    <w:p w14:paraId="20F49F31" w14:textId="77777777" w:rsidR="00C57CFB" w:rsidRPr="00424540" w:rsidRDefault="00C57CFB" w:rsidP="00572CB1">
      <w:pPr>
        <w:pStyle w:val="My-1"/>
      </w:pPr>
      <w:r w:rsidRPr="00424540">
        <w:t>Исходные данные:</w:t>
      </w:r>
    </w:p>
    <w:p w14:paraId="638BDBB0" w14:textId="24652B8A" w:rsidR="00C57CFB" w:rsidRPr="00424540" w:rsidRDefault="00C57CFB" w:rsidP="00572CB1">
      <w:pPr>
        <w:pStyle w:val="My-0"/>
      </w:pPr>
      <w:r w:rsidRPr="00424540">
        <w:t>Карта теплицы с зонами контроля</w:t>
      </w:r>
      <w:r w:rsidR="00D42CC8">
        <w:t>;</w:t>
      </w:r>
    </w:p>
    <w:p w14:paraId="229CE537" w14:textId="63623558" w:rsidR="00BE1FFE" w:rsidRPr="00424540" w:rsidRDefault="00C57CFB" w:rsidP="00572CB1">
      <w:pPr>
        <w:pStyle w:val="My-0"/>
      </w:pPr>
      <w:r w:rsidRPr="00424540">
        <w:t>Алгоритмы управления (например, PID-регуляторы для температуры).</w:t>
      </w:r>
    </w:p>
    <w:p w14:paraId="1B18F80D" w14:textId="77777777" w:rsidR="00C57CFB" w:rsidRDefault="00C57CFB" w:rsidP="00572CB1">
      <w:pPr>
        <w:pStyle w:val="My-0"/>
      </w:pPr>
      <w:r w:rsidRPr="00424540">
        <w:t>Мониторинг качества воздуха:</w:t>
      </w:r>
    </w:p>
    <w:p w14:paraId="27F0CF49" w14:textId="584406D4" w:rsidR="00C57CFB" w:rsidRPr="00424540" w:rsidRDefault="00C57CFB" w:rsidP="00572CB1">
      <w:pPr>
        <w:pStyle w:val="My-0"/>
      </w:pPr>
      <w:r w:rsidRPr="00424540">
        <w:t xml:space="preserve">Развернуть сеть датчиков (PM2.5, CO) с передачей данных через </w:t>
      </w:r>
      <w:r w:rsidR="00C47756">
        <w:t>Hub</w:t>
      </w:r>
      <w:r w:rsidRPr="00424540">
        <w:t xml:space="preserve"> в облачное хранилище для анализа.</w:t>
      </w:r>
    </w:p>
    <w:p w14:paraId="5C4CDEB6" w14:textId="77777777" w:rsidR="00C57CFB" w:rsidRPr="00424540" w:rsidRDefault="00C57CFB" w:rsidP="00572CB1">
      <w:pPr>
        <w:pStyle w:val="My-1"/>
      </w:pPr>
      <w:r w:rsidRPr="00424540">
        <w:t>Исходные данные:</w:t>
      </w:r>
    </w:p>
    <w:p w14:paraId="0C08D8FE" w14:textId="44C6C79C" w:rsidR="00C57CFB" w:rsidRPr="00424540" w:rsidRDefault="00C57CFB" w:rsidP="00572CB1">
      <w:pPr>
        <w:pStyle w:val="My-0"/>
      </w:pPr>
      <w:r w:rsidRPr="00424540">
        <w:t>Точки размещения датчиков</w:t>
      </w:r>
      <w:r w:rsidR="00D42CC8">
        <w:t>;</w:t>
      </w:r>
    </w:p>
    <w:p w14:paraId="4A7938D4" w14:textId="77777777" w:rsidR="00C57CFB" w:rsidRPr="00424540" w:rsidRDefault="00C57CFB" w:rsidP="00572CB1">
      <w:pPr>
        <w:pStyle w:val="My-0"/>
      </w:pPr>
      <w:r w:rsidRPr="00424540">
        <w:t>Требования к точности измерений (например, ±5% для CO).</w:t>
      </w:r>
    </w:p>
    <w:p w14:paraId="3AC02FF0" w14:textId="16B59FD0" w:rsidR="00C57CFB" w:rsidRPr="00BC35EE" w:rsidRDefault="008031BF">
      <w:pPr>
        <w:pStyle w:val="My-1"/>
        <w:pPrChange w:id="701" w:author="Иван Кукушкин" w:date="2025-05-27T20:58:00Z" w16du:dateUtc="2025-05-27T16:58:00Z">
          <w:pPr>
            <w:spacing w:after="0" w:line="360" w:lineRule="exact"/>
            <w:jc w:val="both"/>
          </w:pPr>
        </w:pPrChange>
      </w:pPr>
      <w:ins w:id="702" w:author="Иван Кукушкин" w:date="2025-05-27T20:58:00Z" w16du:dateUtc="2025-05-27T16:58:00Z">
        <w:r>
          <w:br w:type="page"/>
        </w:r>
      </w:ins>
    </w:p>
    <w:p w14:paraId="57A714E3" w14:textId="18E48849" w:rsidR="00C57CFB" w:rsidRDefault="00C57CFB" w:rsidP="00572CB1">
      <w:pPr>
        <w:pStyle w:val="My-1"/>
        <w:numPr>
          <w:ilvl w:val="0"/>
          <w:numId w:val="126"/>
        </w:numPr>
        <w:ind w:left="1418" w:hanging="567"/>
        <w:rPr>
          <w:i/>
          <w:iCs/>
        </w:rPr>
      </w:pPr>
      <w:r w:rsidRPr="00572CB1">
        <w:rPr>
          <w:i/>
          <w:iCs/>
        </w:rPr>
        <w:lastRenderedPageBreak/>
        <w:t>Исходные данные для старта проекта</w:t>
      </w:r>
    </w:p>
    <w:p w14:paraId="3FD92E71" w14:textId="13BC244E" w:rsidR="00C57CFB" w:rsidRPr="00572CB1" w:rsidRDefault="00643F14" w:rsidP="00572CB1">
      <w:pPr>
        <w:pStyle w:val="My-1"/>
      </w:pPr>
      <w:r w:rsidRPr="00424540">
        <w:t>Рекомендации</w:t>
      </w:r>
      <w:r>
        <w:t xml:space="preserve"> д</w:t>
      </w:r>
      <w:r w:rsidR="00C57CFB" w:rsidRPr="00572CB1">
        <w:t>ля успешного внедрения результатов НИОКР необходимы:</w:t>
      </w:r>
    </w:p>
    <w:p w14:paraId="09D78710" w14:textId="77777777" w:rsidR="00C57CFB" w:rsidRPr="00424540" w:rsidRDefault="00C57CFB" w:rsidP="00C57CFB">
      <w:pPr>
        <w:numPr>
          <w:ilvl w:val="0"/>
          <w:numId w:val="38"/>
        </w:numPr>
        <w:spacing w:after="0" w:line="360" w:lineRule="exact"/>
        <w:jc w:val="both"/>
        <w:rPr>
          <w:rFonts w:ascii="Times New Roman" w:hAnsi="Times New Roman" w:cs="Times New Roman"/>
          <w:sz w:val="28"/>
          <w:szCs w:val="28"/>
        </w:rPr>
      </w:pPr>
      <w:r w:rsidRPr="00424540">
        <w:rPr>
          <w:rFonts w:ascii="Times New Roman" w:hAnsi="Times New Roman" w:cs="Times New Roman"/>
          <w:sz w:val="28"/>
          <w:szCs w:val="28"/>
        </w:rPr>
        <w:t>Аппаратная база:</w:t>
      </w:r>
    </w:p>
    <w:p w14:paraId="2C651468" w14:textId="392EA906" w:rsidR="00C57CFB" w:rsidRPr="00572CB1" w:rsidRDefault="00C57CFB" w:rsidP="00572CB1">
      <w:pPr>
        <w:pStyle w:val="My-0"/>
      </w:pPr>
      <w:r w:rsidRPr="00424540">
        <w:t>ПЛК</w:t>
      </w:r>
      <w:r w:rsidRPr="00572CB1">
        <w:t xml:space="preserve">: </w:t>
      </w:r>
      <w:r w:rsidR="009024AE">
        <w:t xml:space="preserve">на базе микроконтроллеров </w:t>
      </w:r>
      <w:r w:rsidRPr="00424540">
        <w:rPr>
          <w:lang w:val="en-US"/>
        </w:rPr>
        <w:t>STM</w:t>
      </w:r>
      <w:r w:rsidRPr="00572CB1">
        <w:t>32</w:t>
      </w:r>
      <w:r w:rsidRPr="00424540">
        <w:rPr>
          <w:lang w:val="en-US"/>
        </w:rPr>
        <w:t>F</w:t>
      </w:r>
      <w:r w:rsidRPr="00572CB1">
        <w:t>4</w:t>
      </w:r>
      <w:r w:rsidR="008F57EE">
        <w:t xml:space="preserve"> или </w:t>
      </w:r>
      <w:r w:rsidR="008F57EE" w:rsidRPr="00424540">
        <w:rPr>
          <w:lang w:val="en-US"/>
        </w:rPr>
        <w:t>ESP</w:t>
      </w:r>
      <w:r w:rsidR="008F57EE" w:rsidRPr="00FE5F6E">
        <w:t xml:space="preserve">32, </w:t>
      </w:r>
      <w:r w:rsidR="001C09D8">
        <w:t xml:space="preserve">под управлением </w:t>
      </w:r>
      <w:r w:rsidR="008F57EE">
        <w:t>фреймворк</w:t>
      </w:r>
      <w:r w:rsidR="001C09D8">
        <w:t>а</w:t>
      </w:r>
      <w:r w:rsidR="008F57EE">
        <w:t xml:space="preserve"> </w:t>
      </w:r>
      <w:r w:rsidRPr="00572CB1">
        <w:t>"</w:t>
      </w:r>
      <w:r w:rsidRPr="00424540">
        <w:rPr>
          <w:lang w:val="en-US"/>
        </w:rPr>
        <w:t>Horizon</w:t>
      </w:r>
      <w:r w:rsidRPr="00572CB1">
        <w:t xml:space="preserve"> </w:t>
      </w:r>
      <w:r w:rsidRPr="00424540">
        <w:rPr>
          <w:lang w:val="en-US"/>
        </w:rPr>
        <w:t>Automation</w:t>
      </w:r>
      <w:r w:rsidRPr="00572CB1">
        <w:t xml:space="preserve"> </w:t>
      </w:r>
      <w:r w:rsidRPr="00424540">
        <w:rPr>
          <w:lang w:val="en-US"/>
        </w:rPr>
        <w:t>PLC</w:t>
      </w:r>
      <w:r w:rsidRPr="00572CB1">
        <w:t>"</w:t>
      </w:r>
      <w:r w:rsidR="00D42CC8">
        <w:t>;</w:t>
      </w:r>
    </w:p>
    <w:p w14:paraId="3CCC97F9" w14:textId="51FCCC88" w:rsidR="00C57CFB" w:rsidRPr="00572CB1" w:rsidRDefault="008F57EE" w:rsidP="00572CB1">
      <w:pPr>
        <w:pStyle w:val="My-0"/>
      </w:pPr>
      <w:r>
        <w:rPr>
          <w:lang w:val="en-US"/>
        </w:rPr>
        <w:t>Hub</w:t>
      </w:r>
      <w:r w:rsidR="00C57CFB" w:rsidRPr="00572CB1">
        <w:t xml:space="preserve">: </w:t>
      </w:r>
      <w:r w:rsidR="00165942">
        <w:t xml:space="preserve">на базе микрокомпьютера </w:t>
      </w:r>
      <w:r w:rsidR="00C57CFB" w:rsidRPr="00424540">
        <w:rPr>
          <w:lang w:val="en-US"/>
        </w:rPr>
        <w:t>Raspberry</w:t>
      </w:r>
      <w:r w:rsidR="00C57CFB" w:rsidRPr="00572CB1">
        <w:t xml:space="preserve"> </w:t>
      </w:r>
      <w:r w:rsidR="00C57CFB" w:rsidRPr="00424540">
        <w:rPr>
          <w:lang w:val="en-US"/>
        </w:rPr>
        <w:t>Pi</w:t>
      </w:r>
      <w:r w:rsidR="00C57CFB" w:rsidRPr="00572CB1">
        <w:t xml:space="preserve"> 4/5, </w:t>
      </w:r>
      <w:r w:rsidR="00C57CFB" w:rsidRPr="00424540">
        <w:rPr>
          <w:lang w:val="en-US"/>
        </w:rPr>
        <w:t>Orange</w:t>
      </w:r>
      <w:r w:rsidR="00C57CFB" w:rsidRPr="00572CB1">
        <w:t xml:space="preserve"> </w:t>
      </w:r>
      <w:r w:rsidR="00C57CFB" w:rsidRPr="00424540">
        <w:rPr>
          <w:lang w:val="en-US"/>
        </w:rPr>
        <w:t>Pi</w:t>
      </w:r>
      <w:r w:rsidR="00C57CFB" w:rsidRPr="00572CB1">
        <w:t xml:space="preserve"> 5</w:t>
      </w:r>
      <w:r w:rsidR="00165942">
        <w:t xml:space="preserve">, </w:t>
      </w:r>
      <w:r w:rsidR="001C09D8">
        <w:t xml:space="preserve">под управлением </w:t>
      </w:r>
      <w:r w:rsidR="00165942">
        <w:t>фреймворк</w:t>
      </w:r>
      <w:r w:rsidR="001C09D8">
        <w:t>а</w:t>
      </w:r>
      <w:r w:rsidR="00165942">
        <w:t xml:space="preserve"> </w:t>
      </w:r>
      <w:r w:rsidR="00C57CFB" w:rsidRPr="00572CB1">
        <w:t>"</w:t>
      </w:r>
      <w:r w:rsidR="00C57CFB" w:rsidRPr="00424540">
        <w:rPr>
          <w:lang w:val="en-US"/>
        </w:rPr>
        <w:t>Horizon</w:t>
      </w:r>
      <w:r w:rsidR="00C57CFB" w:rsidRPr="00572CB1">
        <w:t xml:space="preserve"> </w:t>
      </w:r>
      <w:r w:rsidR="00C57CFB" w:rsidRPr="00424540">
        <w:rPr>
          <w:lang w:val="en-US"/>
        </w:rPr>
        <w:t>Automation</w:t>
      </w:r>
      <w:r w:rsidR="00C57CFB" w:rsidRPr="00572CB1">
        <w:t xml:space="preserve"> </w:t>
      </w:r>
      <w:r w:rsidR="00C57CFB" w:rsidRPr="00424540">
        <w:rPr>
          <w:lang w:val="en-US"/>
        </w:rPr>
        <w:t>Server</w:t>
      </w:r>
      <w:proofErr w:type="gramStart"/>
      <w:r w:rsidR="00C57CFB" w:rsidRPr="00572CB1">
        <w:t>"</w:t>
      </w:r>
      <w:r w:rsidR="00D42CC8">
        <w:t>;</w:t>
      </w:r>
      <w:proofErr w:type="gramEnd"/>
    </w:p>
    <w:p w14:paraId="0FEEFC28" w14:textId="0698DABB" w:rsidR="00C57CFB" w:rsidRPr="00424540" w:rsidRDefault="00C57CFB" w:rsidP="00572CB1">
      <w:pPr>
        <w:pStyle w:val="My-0"/>
      </w:pPr>
      <w:r w:rsidRPr="00424540">
        <w:t xml:space="preserve">Датчики/актуаторы: </w:t>
      </w:r>
      <w:r w:rsidR="00165942">
        <w:t>в соответствии со списком совместимых устройств</w:t>
      </w:r>
      <w:r w:rsidR="00D42CC8">
        <w:t>.</w:t>
      </w:r>
    </w:p>
    <w:p w14:paraId="5E4C560F" w14:textId="77777777" w:rsidR="00C57CFB" w:rsidRPr="00424540" w:rsidRDefault="00C57CFB" w:rsidP="00C57CFB">
      <w:pPr>
        <w:numPr>
          <w:ilvl w:val="0"/>
          <w:numId w:val="38"/>
        </w:numPr>
        <w:spacing w:after="0" w:line="360" w:lineRule="exact"/>
        <w:jc w:val="both"/>
        <w:rPr>
          <w:rFonts w:ascii="Times New Roman" w:hAnsi="Times New Roman" w:cs="Times New Roman"/>
          <w:sz w:val="28"/>
          <w:szCs w:val="28"/>
        </w:rPr>
      </w:pPr>
      <w:r w:rsidRPr="00424540">
        <w:rPr>
          <w:rFonts w:ascii="Times New Roman" w:hAnsi="Times New Roman" w:cs="Times New Roman"/>
          <w:sz w:val="28"/>
          <w:szCs w:val="28"/>
        </w:rPr>
        <w:t>Программное обеспечение:</w:t>
      </w:r>
    </w:p>
    <w:p w14:paraId="318E5AE3" w14:textId="534DE625" w:rsidR="00C57CFB" w:rsidRPr="00424540" w:rsidRDefault="00C57CFB" w:rsidP="00572CB1">
      <w:pPr>
        <w:pStyle w:val="My-0"/>
      </w:pPr>
      <w:r w:rsidRPr="00424540">
        <w:t xml:space="preserve">Установочные пакеты </w:t>
      </w:r>
      <w:r w:rsidR="006D368B">
        <w:t xml:space="preserve">контроллерного </w:t>
      </w:r>
      <w:r w:rsidR="004D7660">
        <w:t>фреймворка</w:t>
      </w:r>
      <w:r w:rsidR="001C09D8">
        <w:t xml:space="preserve"> –</w:t>
      </w:r>
      <w:r w:rsidR="00FA2007">
        <w:t xml:space="preserve"> </w:t>
      </w:r>
      <w:r w:rsidR="00E34D09" w:rsidRPr="00572CB1">
        <w:t>"</w:t>
      </w:r>
      <w:r w:rsidR="00E34D09" w:rsidRPr="00424540">
        <w:rPr>
          <w:lang w:val="en-US"/>
        </w:rPr>
        <w:t>Horizon</w:t>
      </w:r>
      <w:r w:rsidR="00E34D09" w:rsidRPr="00572CB1">
        <w:t xml:space="preserve"> </w:t>
      </w:r>
      <w:r w:rsidR="00E34D09" w:rsidRPr="00424540">
        <w:rPr>
          <w:lang w:val="en-US"/>
        </w:rPr>
        <w:t>Automation</w:t>
      </w:r>
      <w:r w:rsidR="00E34D09" w:rsidRPr="00572CB1">
        <w:t xml:space="preserve"> </w:t>
      </w:r>
      <w:r w:rsidR="00E34D09" w:rsidRPr="00424540">
        <w:rPr>
          <w:lang w:val="en-US"/>
        </w:rPr>
        <w:t>PLC</w:t>
      </w:r>
      <w:r w:rsidR="00E34D09" w:rsidRPr="00572CB1">
        <w:t>"</w:t>
      </w:r>
      <w:r w:rsidR="00D42CC8">
        <w:t>;</w:t>
      </w:r>
    </w:p>
    <w:p w14:paraId="3D417D59" w14:textId="309F241F" w:rsidR="00C57CFB" w:rsidRPr="00424540" w:rsidRDefault="00976048" w:rsidP="00572CB1">
      <w:pPr>
        <w:pStyle w:val="My-0"/>
      </w:pPr>
      <w:r w:rsidRPr="00424540">
        <w:t xml:space="preserve">Установочные пакеты </w:t>
      </w:r>
      <w:r>
        <w:t xml:space="preserve">фреймворка </w:t>
      </w:r>
      <w:r w:rsidR="00FA2007">
        <w:t xml:space="preserve">для </w:t>
      </w:r>
      <w:r w:rsidR="00FA2007">
        <w:rPr>
          <w:lang w:val="en-US"/>
        </w:rPr>
        <w:t>Hub</w:t>
      </w:r>
      <w:r w:rsidR="00FA2007">
        <w:t xml:space="preserve"> </w:t>
      </w:r>
      <w:r w:rsidR="001C09D8">
        <w:t>–</w:t>
      </w:r>
      <w:r>
        <w:t xml:space="preserve"> </w:t>
      </w:r>
      <w:r w:rsidRPr="00FE5F6E">
        <w:t>"</w:t>
      </w:r>
      <w:r w:rsidRPr="00424540">
        <w:rPr>
          <w:lang w:val="en-US"/>
        </w:rPr>
        <w:t>Horizon</w:t>
      </w:r>
      <w:r w:rsidRPr="00FE5F6E">
        <w:t xml:space="preserve"> </w:t>
      </w:r>
      <w:r w:rsidRPr="00424540">
        <w:rPr>
          <w:lang w:val="en-US"/>
        </w:rPr>
        <w:t>Automation</w:t>
      </w:r>
      <w:r w:rsidRPr="00FE5F6E">
        <w:t xml:space="preserve"> </w:t>
      </w:r>
      <w:r w:rsidRPr="00424540">
        <w:rPr>
          <w:lang w:val="en-US"/>
        </w:rPr>
        <w:t>Server</w:t>
      </w:r>
      <w:r w:rsidRPr="00FE5F6E">
        <w:t xml:space="preserve"> "</w:t>
      </w:r>
      <w:r w:rsidR="00FA2007">
        <w:t>, а также серверные службы платформы</w:t>
      </w:r>
      <w:r w:rsidR="00C57CFB" w:rsidRPr="00424540">
        <w:t>.</w:t>
      </w:r>
    </w:p>
    <w:p w14:paraId="147292BB" w14:textId="77777777" w:rsidR="00C57CFB" w:rsidRPr="00424540" w:rsidRDefault="00C57CFB" w:rsidP="00C57CFB">
      <w:pPr>
        <w:numPr>
          <w:ilvl w:val="0"/>
          <w:numId w:val="38"/>
        </w:numPr>
        <w:spacing w:after="0" w:line="360" w:lineRule="exact"/>
        <w:jc w:val="both"/>
        <w:rPr>
          <w:rFonts w:ascii="Times New Roman" w:hAnsi="Times New Roman" w:cs="Times New Roman"/>
          <w:sz w:val="28"/>
          <w:szCs w:val="28"/>
        </w:rPr>
      </w:pPr>
      <w:r w:rsidRPr="00424540">
        <w:rPr>
          <w:rFonts w:ascii="Times New Roman" w:hAnsi="Times New Roman" w:cs="Times New Roman"/>
          <w:sz w:val="28"/>
          <w:szCs w:val="28"/>
        </w:rPr>
        <w:t>Документация:</w:t>
      </w:r>
    </w:p>
    <w:p w14:paraId="0A73C9C8" w14:textId="6439957F" w:rsidR="00C57CFB" w:rsidRPr="00424540" w:rsidRDefault="00C57CFB" w:rsidP="00572CB1">
      <w:pPr>
        <w:pStyle w:val="My-0"/>
      </w:pPr>
      <w:r w:rsidRPr="00424540">
        <w:t xml:space="preserve">Конфигурационные шаблоны для </w:t>
      </w:r>
      <w:proofErr w:type="spellStart"/>
      <w:proofErr w:type="gramStart"/>
      <w:r w:rsidRPr="00424540">
        <w:t>network.json</w:t>
      </w:r>
      <w:proofErr w:type="spellEnd"/>
      <w:proofErr w:type="gramEnd"/>
      <w:r w:rsidRPr="00424540">
        <w:t xml:space="preserve">, </w:t>
      </w:r>
      <w:proofErr w:type="spellStart"/>
      <w:proofErr w:type="gramStart"/>
      <w:r w:rsidRPr="00424540">
        <w:t>device.json</w:t>
      </w:r>
      <w:proofErr w:type="spellEnd"/>
      <w:proofErr w:type="gramEnd"/>
      <w:r w:rsidR="009D2F8C">
        <w:t>;</w:t>
      </w:r>
    </w:p>
    <w:p w14:paraId="1710B9D4" w14:textId="13D67ACB" w:rsidR="00C57CFB" w:rsidRPr="00424540" w:rsidRDefault="00C57CFB" w:rsidP="00572CB1">
      <w:pPr>
        <w:pStyle w:val="My-0"/>
      </w:pPr>
      <w:r w:rsidRPr="00424540">
        <w:t>Инструкции по настройке LHP</w:t>
      </w:r>
      <w:r w:rsidR="00FA2007">
        <w:t xml:space="preserve"> </w:t>
      </w:r>
      <w:r w:rsidRPr="00424540">
        <w:t>протокола и</w:t>
      </w:r>
      <w:r w:rsidR="00FA2007">
        <w:t xml:space="preserve"> </w:t>
      </w:r>
      <w:proofErr w:type="gramStart"/>
      <w:r w:rsidR="00FA2007">
        <w:t xml:space="preserve">взаимодействию </w:t>
      </w:r>
      <w:r w:rsidRPr="00424540">
        <w:t xml:space="preserve"> </w:t>
      </w:r>
      <w:r w:rsidR="009D2F8C">
        <w:t>с</w:t>
      </w:r>
      <w:proofErr w:type="gramEnd"/>
      <w:r w:rsidR="009D2F8C">
        <w:t xml:space="preserve"> </w:t>
      </w:r>
      <w:r w:rsidR="009D2F8C">
        <w:rPr>
          <w:lang w:val="en-US"/>
        </w:rPr>
        <w:t>Hub</w:t>
      </w:r>
      <w:r w:rsidRPr="00424540">
        <w:t>.</w:t>
      </w:r>
    </w:p>
    <w:p w14:paraId="77B5A805" w14:textId="77777777" w:rsidR="00C57CFB" w:rsidRPr="00424540" w:rsidRDefault="00C57CFB" w:rsidP="00C57CFB">
      <w:pPr>
        <w:spacing w:after="0" w:line="360" w:lineRule="exact"/>
        <w:jc w:val="both"/>
        <w:rPr>
          <w:rFonts w:ascii="Times New Roman" w:hAnsi="Times New Roman" w:cs="Times New Roman"/>
          <w:sz w:val="28"/>
          <w:szCs w:val="28"/>
        </w:rPr>
      </w:pPr>
    </w:p>
    <w:p w14:paraId="0EFBB5E4" w14:textId="689F3EBE" w:rsidR="00C57CFB" w:rsidRPr="00572CB1" w:rsidRDefault="00C57CFB" w:rsidP="00C57CFB">
      <w:pPr>
        <w:spacing w:after="0" w:line="360" w:lineRule="exact"/>
        <w:jc w:val="both"/>
        <w:rPr>
          <w:rFonts w:ascii="Times New Roman" w:hAnsi="Times New Roman" w:cs="Times New Roman"/>
          <w:sz w:val="28"/>
          <w:szCs w:val="28"/>
          <w:lang w:val="en-US"/>
        </w:rPr>
      </w:pPr>
      <w:r w:rsidRPr="00424540">
        <w:rPr>
          <w:rFonts w:ascii="Times New Roman" w:hAnsi="Times New Roman" w:cs="Times New Roman"/>
          <w:sz w:val="28"/>
          <w:szCs w:val="28"/>
        </w:rPr>
        <w:t>Рекомендации по минимизации рисков</w:t>
      </w:r>
      <w:r w:rsidR="00432E88">
        <w:rPr>
          <w:rFonts w:ascii="Times New Roman" w:hAnsi="Times New Roman" w:cs="Times New Roman"/>
          <w:sz w:val="28"/>
          <w:szCs w:val="28"/>
          <w:lang w:val="en-US"/>
        </w:rPr>
        <w:t>:</w:t>
      </w:r>
    </w:p>
    <w:p w14:paraId="697D98DC" w14:textId="77777777" w:rsidR="00C57CFB" w:rsidRDefault="00C57CFB" w:rsidP="00572CB1">
      <w:pPr>
        <w:pStyle w:val="My-0"/>
      </w:pPr>
      <w:r w:rsidRPr="00424540">
        <w:t>Аппаратная зависимость:</w:t>
      </w:r>
    </w:p>
    <w:p w14:paraId="125E1022" w14:textId="77777777" w:rsidR="00C57CFB" w:rsidRPr="00424540" w:rsidRDefault="00C57CFB" w:rsidP="00572CB1">
      <w:pPr>
        <w:pStyle w:val="My-0"/>
      </w:pPr>
      <w:r w:rsidRPr="00424540">
        <w:t>Использовать модули с поддержкой PSRAM (например, ESP32-WROVER) для увеличения объема оперативной памяти.</w:t>
      </w:r>
    </w:p>
    <w:p w14:paraId="3D9DA485" w14:textId="77777777" w:rsidR="00C57CFB" w:rsidRDefault="00C57CFB" w:rsidP="00572CB1">
      <w:pPr>
        <w:pStyle w:val="My-0"/>
      </w:pPr>
      <w:r w:rsidRPr="00424540">
        <w:t>Производительность JavaScript:</w:t>
      </w:r>
    </w:p>
    <w:p w14:paraId="63BD56AF" w14:textId="77777777" w:rsidR="00C57CFB" w:rsidRPr="00424540" w:rsidRDefault="00C57CFB" w:rsidP="00572CB1">
      <w:pPr>
        <w:pStyle w:val="My-0"/>
      </w:pPr>
      <w:r w:rsidRPr="00424540">
        <w:t xml:space="preserve">Оптимизировать код через </w:t>
      </w:r>
      <w:proofErr w:type="spellStart"/>
      <w:r w:rsidRPr="00424540">
        <w:t>минификацию</w:t>
      </w:r>
      <w:proofErr w:type="spellEnd"/>
      <w:r w:rsidRPr="00424540">
        <w:t xml:space="preserve"> и использование </w:t>
      </w:r>
      <w:proofErr w:type="spellStart"/>
      <w:r w:rsidRPr="00424540">
        <w:t>WebAssembly</w:t>
      </w:r>
      <w:proofErr w:type="spellEnd"/>
      <w:r w:rsidRPr="00424540">
        <w:t xml:space="preserve"> для критичных к скорости задач.</w:t>
      </w:r>
    </w:p>
    <w:p w14:paraId="71B365A4" w14:textId="77777777" w:rsidR="00C57CFB" w:rsidRDefault="00C57CFB" w:rsidP="00572CB1">
      <w:pPr>
        <w:pStyle w:val="My-0"/>
      </w:pPr>
      <w:r w:rsidRPr="00424540">
        <w:t>Совместимость:</w:t>
      </w:r>
    </w:p>
    <w:p w14:paraId="0A4F3E44" w14:textId="77777777" w:rsidR="00C57CFB" w:rsidRPr="00424540" w:rsidRDefault="00C57CFB" w:rsidP="00572CB1">
      <w:pPr>
        <w:pStyle w:val="My-0"/>
      </w:pPr>
      <w:r w:rsidRPr="00424540">
        <w:t>Добавить поддержку промышленных протоколов (</w:t>
      </w:r>
      <w:proofErr w:type="spellStart"/>
      <w:r w:rsidRPr="00424540">
        <w:t>Modbus</w:t>
      </w:r>
      <w:proofErr w:type="spellEnd"/>
      <w:r w:rsidRPr="00424540">
        <w:t xml:space="preserve"> RTU, OPC UA) через плагины в Node-RED.</w:t>
      </w:r>
    </w:p>
    <w:p w14:paraId="1D146995" w14:textId="77777777" w:rsidR="00C57CFB" w:rsidRPr="00424540" w:rsidRDefault="00C57CFB" w:rsidP="00C57CFB">
      <w:pPr>
        <w:spacing w:after="0" w:line="360" w:lineRule="exact"/>
        <w:jc w:val="both"/>
        <w:rPr>
          <w:rFonts w:ascii="Times New Roman" w:hAnsi="Times New Roman" w:cs="Times New Roman"/>
          <w:sz w:val="28"/>
          <w:szCs w:val="28"/>
        </w:rPr>
      </w:pPr>
    </w:p>
    <w:p w14:paraId="3323396B" w14:textId="2343AAE0" w:rsidR="00C57CFB" w:rsidRPr="00572CB1" w:rsidRDefault="00C57CFB" w:rsidP="00C57CFB">
      <w:pPr>
        <w:spacing w:after="0" w:line="360" w:lineRule="exact"/>
        <w:jc w:val="both"/>
        <w:rPr>
          <w:rFonts w:ascii="Times New Roman" w:hAnsi="Times New Roman" w:cs="Times New Roman"/>
          <w:sz w:val="28"/>
          <w:szCs w:val="28"/>
          <w:lang w:val="en-US"/>
        </w:rPr>
      </w:pPr>
      <w:r w:rsidRPr="00572CB1">
        <w:rPr>
          <w:rFonts w:ascii="Times New Roman" w:hAnsi="Times New Roman" w:cs="Times New Roman"/>
          <w:sz w:val="28"/>
          <w:szCs w:val="28"/>
        </w:rPr>
        <w:t>Пример успешного внедрения</w:t>
      </w:r>
      <w:r w:rsidR="00432E88">
        <w:rPr>
          <w:rFonts w:ascii="Times New Roman" w:hAnsi="Times New Roman" w:cs="Times New Roman"/>
          <w:sz w:val="28"/>
          <w:szCs w:val="28"/>
          <w:lang w:val="en-US"/>
        </w:rPr>
        <w:t>:</w:t>
      </w:r>
    </w:p>
    <w:p w14:paraId="695E91DD" w14:textId="51DFC8BB" w:rsidR="00C57CFB" w:rsidRPr="00424540" w:rsidRDefault="00C57CFB" w:rsidP="00572CB1">
      <w:pPr>
        <w:numPr>
          <w:ilvl w:val="0"/>
          <w:numId w:val="133"/>
        </w:numPr>
        <w:spacing w:after="0" w:line="360" w:lineRule="exact"/>
        <w:jc w:val="both"/>
        <w:rPr>
          <w:rFonts w:ascii="Times New Roman" w:hAnsi="Times New Roman" w:cs="Times New Roman"/>
          <w:sz w:val="28"/>
          <w:szCs w:val="28"/>
        </w:rPr>
      </w:pPr>
      <w:r w:rsidRPr="00424540">
        <w:rPr>
          <w:rFonts w:ascii="Times New Roman" w:hAnsi="Times New Roman" w:cs="Times New Roman"/>
          <w:sz w:val="28"/>
          <w:szCs w:val="28"/>
        </w:rPr>
        <w:t>Проект: "Умная аудитория" для Самарского Государственного Технического Университета.</w:t>
      </w:r>
    </w:p>
    <w:p w14:paraId="6C0EBCE0" w14:textId="77777777" w:rsidR="00C57CFB" w:rsidRPr="00424540" w:rsidRDefault="00C57CFB" w:rsidP="00572CB1">
      <w:pPr>
        <w:spacing w:after="0" w:line="360" w:lineRule="exact"/>
        <w:ind w:left="360"/>
        <w:jc w:val="both"/>
        <w:rPr>
          <w:rFonts w:ascii="Times New Roman" w:hAnsi="Times New Roman" w:cs="Times New Roman"/>
          <w:sz w:val="28"/>
          <w:szCs w:val="28"/>
        </w:rPr>
      </w:pPr>
      <w:r w:rsidRPr="00424540">
        <w:rPr>
          <w:rFonts w:ascii="Times New Roman" w:hAnsi="Times New Roman" w:cs="Times New Roman"/>
          <w:sz w:val="28"/>
          <w:szCs w:val="28"/>
        </w:rPr>
        <w:t>Задачи:</w:t>
      </w:r>
    </w:p>
    <w:p w14:paraId="0C70C54E" w14:textId="77777777" w:rsidR="00C57CFB" w:rsidRPr="00424540" w:rsidRDefault="00C57CFB" w:rsidP="00572CB1">
      <w:pPr>
        <w:pStyle w:val="My-0"/>
      </w:pPr>
      <w:r w:rsidRPr="00424540">
        <w:t>Контроль освещения и климата в учебных классах.</w:t>
      </w:r>
    </w:p>
    <w:p w14:paraId="5D4DF26A" w14:textId="77777777" w:rsidR="00C57CFB" w:rsidRPr="00424540" w:rsidRDefault="00C57CFB" w:rsidP="00572CB1">
      <w:pPr>
        <w:pStyle w:val="My-0"/>
      </w:pPr>
      <w:r w:rsidRPr="00424540">
        <w:t>Интеграция с расписанием занятий через API.</w:t>
      </w:r>
    </w:p>
    <w:p w14:paraId="1259A560" w14:textId="77777777" w:rsidR="00C57CFB" w:rsidRPr="00424540" w:rsidRDefault="00C57CFB" w:rsidP="00572CB1">
      <w:pPr>
        <w:spacing w:after="0" w:line="360" w:lineRule="exact"/>
        <w:ind w:left="360"/>
        <w:jc w:val="both"/>
        <w:rPr>
          <w:rFonts w:ascii="Times New Roman" w:hAnsi="Times New Roman" w:cs="Times New Roman"/>
          <w:sz w:val="28"/>
          <w:szCs w:val="28"/>
        </w:rPr>
      </w:pPr>
      <w:r w:rsidRPr="00424540">
        <w:rPr>
          <w:rFonts w:ascii="Times New Roman" w:hAnsi="Times New Roman" w:cs="Times New Roman"/>
          <w:sz w:val="28"/>
          <w:szCs w:val="28"/>
        </w:rPr>
        <w:t>Реализация:</w:t>
      </w:r>
    </w:p>
    <w:p w14:paraId="142A17B0" w14:textId="77777777" w:rsidR="00C57CFB" w:rsidRPr="00424540" w:rsidRDefault="00C57CFB" w:rsidP="00572CB1">
      <w:pPr>
        <w:pStyle w:val="My-0"/>
      </w:pPr>
      <w:r w:rsidRPr="00424540">
        <w:t>20 ПЛК на базе ESP32 с датчиками движения и температуры.</w:t>
      </w:r>
    </w:p>
    <w:p w14:paraId="2DDB7D2D" w14:textId="11249916" w:rsidR="00C57CFB" w:rsidRPr="00424540" w:rsidRDefault="00C57CFB" w:rsidP="00572CB1">
      <w:pPr>
        <w:pStyle w:val="My-0"/>
      </w:pPr>
      <w:r w:rsidRPr="00424540">
        <w:t xml:space="preserve">Центральный </w:t>
      </w:r>
      <w:proofErr w:type="spellStart"/>
      <w:r w:rsidR="00C47756">
        <w:t>Hub</w:t>
      </w:r>
      <w:proofErr w:type="spellEnd"/>
      <w:r w:rsidRPr="00424540">
        <w:t xml:space="preserve"> на </w:t>
      </w:r>
      <w:proofErr w:type="spellStart"/>
      <w:r w:rsidRPr="00424540">
        <w:t>Raspberry</w:t>
      </w:r>
      <w:proofErr w:type="spellEnd"/>
      <w:r w:rsidRPr="00424540">
        <w:t xml:space="preserve"> </w:t>
      </w:r>
      <w:proofErr w:type="spellStart"/>
      <w:r w:rsidRPr="00424540">
        <w:t>Pi</w:t>
      </w:r>
      <w:proofErr w:type="spellEnd"/>
      <w:r w:rsidRPr="00424540">
        <w:t xml:space="preserve"> 5 с визуализацией в </w:t>
      </w:r>
      <w:proofErr w:type="spellStart"/>
      <w:r w:rsidRPr="00424540">
        <w:t>Grafana</w:t>
      </w:r>
      <w:proofErr w:type="spellEnd"/>
      <w:r w:rsidRPr="00424540">
        <w:t>.</w:t>
      </w:r>
    </w:p>
    <w:p w14:paraId="585DF0B4" w14:textId="77777777" w:rsidR="00C57CFB" w:rsidRPr="00424540" w:rsidRDefault="00C57CFB" w:rsidP="00572CB1">
      <w:pPr>
        <w:spacing w:after="0" w:line="360" w:lineRule="exact"/>
        <w:ind w:left="360"/>
        <w:jc w:val="both"/>
        <w:rPr>
          <w:rFonts w:ascii="Times New Roman" w:hAnsi="Times New Roman" w:cs="Times New Roman"/>
          <w:sz w:val="28"/>
          <w:szCs w:val="28"/>
        </w:rPr>
      </w:pPr>
      <w:r w:rsidRPr="00424540">
        <w:rPr>
          <w:rFonts w:ascii="Times New Roman" w:hAnsi="Times New Roman" w:cs="Times New Roman"/>
          <w:sz w:val="28"/>
          <w:szCs w:val="28"/>
        </w:rPr>
        <w:t>Эффект:</w:t>
      </w:r>
    </w:p>
    <w:p w14:paraId="26E7FC90" w14:textId="77777777" w:rsidR="00C57CFB" w:rsidRPr="00424540" w:rsidRDefault="00C57CFB" w:rsidP="00572CB1">
      <w:pPr>
        <w:pStyle w:val="My-0"/>
      </w:pPr>
      <w:r w:rsidRPr="00424540">
        <w:t>Снижение энергопотребления на 30%.</w:t>
      </w:r>
    </w:p>
    <w:p w14:paraId="2CD0EB9E" w14:textId="77777777" w:rsidR="00C57CFB" w:rsidRDefault="00C57CFB" w:rsidP="00572CB1">
      <w:pPr>
        <w:pStyle w:val="My-0"/>
      </w:pPr>
      <w:r w:rsidRPr="00424540">
        <w:t>Автоматизация проветривания помещений.</w:t>
      </w:r>
    </w:p>
    <w:p w14:paraId="00BD4A23" w14:textId="72C04E91" w:rsidR="001C712F" w:rsidRPr="00424540" w:rsidRDefault="00703D91" w:rsidP="00572CB1">
      <w:pPr>
        <w:numPr>
          <w:ilvl w:val="0"/>
          <w:numId w:val="133"/>
        </w:numPr>
        <w:spacing w:after="0" w:line="360" w:lineRule="exact"/>
        <w:jc w:val="both"/>
        <w:rPr>
          <w:rFonts w:ascii="Times New Roman" w:hAnsi="Times New Roman" w:cs="Times New Roman"/>
          <w:sz w:val="28"/>
          <w:szCs w:val="28"/>
        </w:rPr>
      </w:pPr>
      <w:r>
        <w:rPr>
          <w:rFonts w:ascii="Times New Roman" w:hAnsi="Times New Roman" w:cs="Times New Roman"/>
          <w:sz w:val="28"/>
          <w:szCs w:val="28"/>
        </w:rPr>
        <w:lastRenderedPageBreak/>
        <w:t xml:space="preserve">Проект </w:t>
      </w:r>
      <w:r w:rsidR="001D517E">
        <w:rPr>
          <w:rFonts w:ascii="Times New Roman" w:hAnsi="Times New Roman" w:cs="Times New Roman"/>
          <w:sz w:val="28"/>
          <w:szCs w:val="28"/>
        </w:rPr>
        <w:t>создания нового по формату и содержанию учебного курса</w:t>
      </w:r>
      <w:r w:rsidR="00687926">
        <w:rPr>
          <w:rFonts w:ascii="Times New Roman" w:hAnsi="Times New Roman" w:cs="Times New Roman"/>
          <w:sz w:val="28"/>
          <w:szCs w:val="28"/>
        </w:rPr>
        <w:t xml:space="preserve"> по киберфизике</w:t>
      </w:r>
      <w:r w:rsidR="001D517E">
        <w:rPr>
          <w:rFonts w:ascii="Times New Roman" w:hAnsi="Times New Roman" w:cs="Times New Roman"/>
          <w:sz w:val="28"/>
          <w:szCs w:val="28"/>
        </w:rPr>
        <w:t xml:space="preserve"> </w:t>
      </w:r>
      <w:r w:rsidR="00E711D1">
        <w:rPr>
          <w:rFonts w:ascii="Times New Roman" w:hAnsi="Times New Roman" w:cs="Times New Roman"/>
          <w:sz w:val="28"/>
          <w:szCs w:val="28"/>
        </w:rPr>
        <w:t xml:space="preserve">на базе </w:t>
      </w:r>
      <w:r w:rsidR="00FD349B">
        <w:rPr>
          <w:rFonts w:ascii="Times New Roman" w:hAnsi="Times New Roman" w:cs="Times New Roman"/>
          <w:sz w:val="28"/>
          <w:szCs w:val="28"/>
        </w:rPr>
        <w:t xml:space="preserve">структуры </w:t>
      </w:r>
      <w:r w:rsidR="00687926" w:rsidRPr="00FE5F6E">
        <w:rPr>
          <w:rFonts w:ascii="Times New Roman" w:hAnsi="Times New Roman" w:cs="Times New Roman"/>
          <w:sz w:val="28"/>
          <w:szCs w:val="28"/>
        </w:rPr>
        <w:t>"</w:t>
      </w:r>
      <w:r w:rsidR="00E711D1">
        <w:rPr>
          <w:rFonts w:ascii="Times New Roman" w:hAnsi="Times New Roman" w:cs="Times New Roman"/>
          <w:sz w:val="28"/>
          <w:szCs w:val="28"/>
        </w:rPr>
        <w:t>Дом научной коллаборации</w:t>
      </w:r>
      <w:r w:rsidR="00687926" w:rsidRPr="00FE5F6E">
        <w:rPr>
          <w:rFonts w:ascii="Times New Roman" w:hAnsi="Times New Roman" w:cs="Times New Roman"/>
          <w:sz w:val="28"/>
          <w:szCs w:val="28"/>
        </w:rPr>
        <w:t>"</w:t>
      </w:r>
      <w:r w:rsidR="001D517E">
        <w:rPr>
          <w:rFonts w:ascii="Times New Roman" w:hAnsi="Times New Roman" w:cs="Times New Roman"/>
          <w:sz w:val="28"/>
          <w:szCs w:val="28"/>
        </w:rPr>
        <w:t xml:space="preserve"> </w:t>
      </w:r>
      <w:r w:rsidR="00FD349B">
        <w:rPr>
          <w:rFonts w:ascii="Times New Roman" w:hAnsi="Times New Roman" w:cs="Times New Roman"/>
          <w:sz w:val="28"/>
          <w:szCs w:val="28"/>
        </w:rPr>
        <w:t xml:space="preserve">в </w:t>
      </w:r>
      <w:proofErr w:type="gramStart"/>
      <w:r w:rsidR="00FD349B">
        <w:rPr>
          <w:rFonts w:ascii="Times New Roman" w:hAnsi="Times New Roman" w:cs="Times New Roman"/>
          <w:sz w:val="28"/>
          <w:szCs w:val="28"/>
        </w:rPr>
        <w:t xml:space="preserve">составе </w:t>
      </w:r>
      <w:r w:rsidR="001C712F" w:rsidRPr="00572CB1">
        <w:rPr>
          <w:rFonts w:ascii="Times New Roman" w:hAnsi="Times New Roman" w:cs="Times New Roman"/>
          <w:sz w:val="28"/>
          <w:szCs w:val="28"/>
        </w:rPr>
        <w:t xml:space="preserve"> ФГБОУ</w:t>
      </w:r>
      <w:proofErr w:type="gramEnd"/>
      <w:r w:rsidR="001C712F" w:rsidRPr="00572CB1">
        <w:rPr>
          <w:rFonts w:ascii="Times New Roman" w:hAnsi="Times New Roman" w:cs="Times New Roman"/>
          <w:sz w:val="28"/>
          <w:szCs w:val="28"/>
        </w:rPr>
        <w:t xml:space="preserve"> ВО «Самарский государственный технический университет»</w:t>
      </w:r>
      <w:r w:rsidR="00DA27EC" w:rsidRPr="00572CB1">
        <w:rPr>
          <w:rFonts w:ascii="Times New Roman" w:hAnsi="Times New Roman" w:cs="Times New Roman"/>
          <w:sz w:val="28"/>
          <w:szCs w:val="28"/>
        </w:rPr>
        <w:t>.</w:t>
      </w:r>
      <w:r w:rsidR="00FD349B">
        <w:rPr>
          <w:rFonts w:ascii="Times New Roman" w:hAnsi="Times New Roman" w:cs="Times New Roman"/>
          <w:sz w:val="28"/>
          <w:szCs w:val="28"/>
        </w:rPr>
        <w:t xml:space="preserve"> На базе платформы сформирован учебный класс на </w:t>
      </w:r>
      <w:r w:rsidR="00A44E03">
        <w:rPr>
          <w:rFonts w:ascii="Times New Roman" w:hAnsi="Times New Roman" w:cs="Times New Roman"/>
          <w:sz w:val="28"/>
          <w:szCs w:val="28"/>
        </w:rPr>
        <w:t xml:space="preserve">15 мест, полностью подготовленный для проведения практических и лабораторных занятий </w:t>
      </w:r>
      <w:r w:rsidR="00E44A17">
        <w:rPr>
          <w:rFonts w:ascii="Times New Roman" w:hAnsi="Times New Roman" w:cs="Times New Roman"/>
          <w:sz w:val="28"/>
          <w:szCs w:val="28"/>
        </w:rPr>
        <w:t>по курсу кибер-физика.</w:t>
      </w:r>
    </w:p>
    <w:p w14:paraId="65EBD4ED" w14:textId="758F35E3" w:rsidR="00C57CFB" w:rsidRPr="00424540" w:rsidRDefault="00C57CFB" w:rsidP="00C57CFB">
      <w:pPr>
        <w:spacing w:after="0" w:line="360" w:lineRule="exact"/>
        <w:jc w:val="both"/>
        <w:rPr>
          <w:rFonts w:ascii="Times New Roman" w:hAnsi="Times New Roman" w:cs="Times New Roman"/>
          <w:sz w:val="28"/>
          <w:szCs w:val="28"/>
        </w:rPr>
      </w:pPr>
    </w:p>
    <w:p w14:paraId="46730E84" w14:textId="77777777" w:rsidR="004F1BE0" w:rsidRDefault="00E44A17" w:rsidP="00013C15">
      <w:pPr>
        <w:spacing w:after="0" w:line="360" w:lineRule="exact"/>
        <w:jc w:val="both"/>
        <w:rPr>
          <w:rFonts w:ascii="Times New Roman" w:hAnsi="Times New Roman" w:cs="Times New Roman"/>
          <w:sz w:val="28"/>
          <w:szCs w:val="28"/>
        </w:rPr>
      </w:pPr>
      <w:r w:rsidRPr="00572CB1">
        <w:rPr>
          <w:rFonts w:ascii="Times New Roman" w:hAnsi="Times New Roman" w:cs="Times New Roman"/>
          <w:b/>
          <w:bCs/>
          <w:sz w:val="28"/>
          <w:szCs w:val="28"/>
        </w:rPr>
        <w:t>ИТОГ</w:t>
      </w:r>
      <w:r w:rsidR="00C57CFB" w:rsidRPr="00424540">
        <w:rPr>
          <w:rFonts w:ascii="Times New Roman" w:hAnsi="Times New Roman" w:cs="Times New Roman"/>
          <w:sz w:val="28"/>
          <w:szCs w:val="28"/>
        </w:rPr>
        <w:t>:</w:t>
      </w:r>
      <w:r w:rsidR="004959C9" w:rsidRPr="0085126E">
        <w:rPr>
          <w:rFonts w:ascii="Times New Roman" w:hAnsi="Times New Roman" w:cs="Times New Roman"/>
          <w:sz w:val="28"/>
          <w:szCs w:val="28"/>
        </w:rPr>
        <w:tab/>
      </w:r>
      <w:r w:rsidR="005A6DBF">
        <w:rPr>
          <w:rFonts w:ascii="Times New Roman" w:hAnsi="Times New Roman" w:cs="Times New Roman"/>
          <w:sz w:val="28"/>
          <w:szCs w:val="28"/>
        </w:rPr>
        <w:t xml:space="preserve">Программно-аппаратная платформа, полученная </w:t>
      </w:r>
      <w:proofErr w:type="gramStart"/>
      <w:r w:rsidR="005A6DBF">
        <w:rPr>
          <w:rFonts w:ascii="Times New Roman" w:hAnsi="Times New Roman" w:cs="Times New Roman"/>
          <w:sz w:val="28"/>
          <w:szCs w:val="28"/>
        </w:rPr>
        <w:t xml:space="preserve">в результате </w:t>
      </w:r>
      <w:r w:rsidR="00C57CFB" w:rsidRPr="00424540">
        <w:rPr>
          <w:rFonts w:ascii="Times New Roman" w:hAnsi="Times New Roman" w:cs="Times New Roman"/>
          <w:sz w:val="28"/>
          <w:szCs w:val="28"/>
        </w:rPr>
        <w:t>НИОКР</w:t>
      </w:r>
      <w:proofErr w:type="gramEnd"/>
      <w:r w:rsidR="00C57CFB" w:rsidRPr="00424540">
        <w:rPr>
          <w:rFonts w:ascii="Times New Roman" w:hAnsi="Times New Roman" w:cs="Times New Roman"/>
          <w:sz w:val="28"/>
          <w:szCs w:val="28"/>
        </w:rPr>
        <w:t xml:space="preserve"> позволя</w:t>
      </w:r>
      <w:r w:rsidR="005A6DBF">
        <w:rPr>
          <w:rFonts w:ascii="Times New Roman" w:hAnsi="Times New Roman" w:cs="Times New Roman"/>
          <w:sz w:val="28"/>
          <w:szCs w:val="28"/>
        </w:rPr>
        <w:t xml:space="preserve">ет </w:t>
      </w:r>
      <w:r w:rsidR="00C57CFB" w:rsidRPr="00424540">
        <w:rPr>
          <w:rFonts w:ascii="Times New Roman" w:hAnsi="Times New Roman" w:cs="Times New Roman"/>
          <w:sz w:val="28"/>
          <w:szCs w:val="28"/>
        </w:rPr>
        <w:t>создавать гибкие и экономичные решения для автоматизации в промышленности, образовании и IoT. Для старта проекта достаточно использовать доступные аппаратные компоненты</w:t>
      </w:r>
      <w:r w:rsidR="00ED1706">
        <w:rPr>
          <w:rFonts w:ascii="Times New Roman" w:hAnsi="Times New Roman" w:cs="Times New Roman"/>
          <w:sz w:val="28"/>
          <w:szCs w:val="28"/>
        </w:rPr>
        <w:t xml:space="preserve"> </w:t>
      </w:r>
      <w:r w:rsidR="00C57CFB" w:rsidRPr="00424540">
        <w:rPr>
          <w:rFonts w:ascii="Times New Roman" w:hAnsi="Times New Roman" w:cs="Times New Roman"/>
          <w:sz w:val="28"/>
          <w:szCs w:val="28"/>
        </w:rPr>
        <w:t>и открытое ПО,</w:t>
      </w:r>
      <w:r w:rsidR="00CA7574">
        <w:rPr>
          <w:rFonts w:ascii="Times New Roman" w:hAnsi="Times New Roman" w:cs="Times New Roman"/>
          <w:sz w:val="28"/>
          <w:szCs w:val="28"/>
        </w:rPr>
        <w:t xml:space="preserve"> </w:t>
      </w:r>
      <w:r w:rsidR="00B262EE">
        <w:rPr>
          <w:rFonts w:ascii="Times New Roman" w:hAnsi="Times New Roman" w:cs="Times New Roman"/>
          <w:sz w:val="28"/>
          <w:szCs w:val="28"/>
        </w:rPr>
        <w:t>при этом</w:t>
      </w:r>
      <w:r w:rsidR="00CA7574">
        <w:rPr>
          <w:rFonts w:ascii="Times New Roman" w:hAnsi="Times New Roman" w:cs="Times New Roman"/>
          <w:sz w:val="28"/>
          <w:szCs w:val="28"/>
        </w:rPr>
        <w:t xml:space="preserve"> низкий уровень входа (объема технических знаний)</w:t>
      </w:r>
      <w:r w:rsidR="00C57CFB" w:rsidRPr="00424540">
        <w:rPr>
          <w:rFonts w:ascii="Times New Roman" w:hAnsi="Times New Roman" w:cs="Times New Roman"/>
          <w:sz w:val="28"/>
          <w:szCs w:val="28"/>
        </w:rPr>
        <w:t xml:space="preserve"> делает </w:t>
      </w:r>
      <w:r w:rsidR="00B262EE">
        <w:rPr>
          <w:rFonts w:ascii="Times New Roman" w:hAnsi="Times New Roman" w:cs="Times New Roman"/>
          <w:sz w:val="28"/>
          <w:szCs w:val="28"/>
        </w:rPr>
        <w:t>платформу</w:t>
      </w:r>
      <w:r w:rsidR="00C57CFB" w:rsidRPr="00424540">
        <w:rPr>
          <w:rFonts w:ascii="Times New Roman" w:hAnsi="Times New Roman" w:cs="Times New Roman"/>
          <w:sz w:val="28"/>
          <w:szCs w:val="28"/>
        </w:rPr>
        <w:t xml:space="preserve"> </w:t>
      </w:r>
      <w:r w:rsidR="005A6DBF">
        <w:rPr>
          <w:rFonts w:ascii="Times New Roman" w:hAnsi="Times New Roman" w:cs="Times New Roman"/>
          <w:sz w:val="28"/>
          <w:szCs w:val="28"/>
        </w:rPr>
        <w:t>исключительно доступной д</w:t>
      </w:r>
      <w:r w:rsidR="00C57CFB" w:rsidRPr="00424540">
        <w:rPr>
          <w:rFonts w:ascii="Times New Roman" w:hAnsi="Times New Roman" w:cs="Times New Roman"/>
          <w:sz w:val="28"/>
          <w:szCs w:val="28"/>
        </w:rPr>
        <w:t xml:space="preserve">ля </w:t>
      </w:r>
      <w:r w:rsidR="00D12CE7">
        <w:rPr>
          <w:rFonts w:ascii="Times New Roman" w:hAnsi="Times New Roman" w:cs="Times New Roman"/>
          <w:sz w:val="28"/>
          <w:szCs w:val="28"/>
        </w:rPr>
        <w:t xml:space="preserve">применения </w:t>
      </w:r>
      <w:r w:rsidR="00731A7E">
        <w:rPr>
          <w:rFonts w:ascii="Times New Roman" w:hAnsi="Times New Roman" w:cs="Times New Roman"/>
          <w:sz w:val="28"/>
          <w:szCs w:val="28"/>
        </w:rPr>
        <w:t xml:space="preserve">в домашней автоматизации </w:t>
      </w:r>
      <w:r w:rsidR="00B262EE">
        <w:rPr>
          <w:rFonts w:ascii="Times New Roman" w:hAnsi="Times New Roman" w:cs="Times New Roman"/>
          <w:sz w:val="28"/>
          <w:szCs w:val="28"/>
        </w:rPr>
        <w:t>(</w:t>
      </w:r>
      <w:r w:rsidR="00B262EE">
        <w:rPr>
          <w:rFonts w:ascii="Times New Roman" w:hAnsi="Times New Roman" w:cs="Times New Roman"/>
          <w:sz w:val="28"/>
          <w:szCs w:val="28"/>
          <w:lang w:val="en-US"/>
        </w:rPr>
        <w:t>DIY</w:t>
      </w:r>
      <w:r w:rsidR="00B262EE" w:rsidRPr="00572CB1">
        <w:rPr>
          <w:rFonts w:ascii="Times New Roman" w:hAnsi="Times New Roman" w:cs="Times New Roman"/>
          <w:sz w:val="28"/>
          <w:szCs w:val="28"/>
        </w:rPr>
        <w:t>)</w:t>
      </w:r>
      <w:r w:rsidR="00EA68F6" w:rsidRPr="00572CB1">
        <w:rPr>
          <w:rFonts w:ascii="Times New Roman" w:hAnsi="Times New Roman" w:cs="Times New Roman"/>
          <w:sz w:val="28"/>
          <w:szCs w:val="28"/>
        </w:rPr>
        <w:t>.</w:t>
      </w:r>
    </w:p>
    <w:p w14:paraId="235481B5" w14:textId="25FBC2F6" w:rsidR="00DA6D1F" w:rsidRDefault="00EA68F6" w:rsidP="00013C15">
      <w:pPr>
        <w:spacing w:after="0" w:line="360" w:lineRule="exact"/>
        <w:jc w:val="both"/>
        <w:rPr>
          <w:rFonts w:ascii="Times New Roman" w:hAnsi="Times New Roman" w:cs="Times New Roman"/>
          <w:sz w:val="28"/>
          <w:szCs w:val="28"/>
        </w:rPr>
      </w:pPr>
      <w:r w:rsidRPr="0085126E">
        <w:rPr>
          <w:rFonts w:ascii="Times New Roman" w:hAnsi="Times New Roman" w:cs="Times New Roman"/>
          <w:sz w:val="28"/>
          <w:szCs w:val="28"/>
        </w:rPr>
        <w:tab/>
      </w:r>
      <w:r w:rsidR="00E657CA">
        <w:rPr>
          <w:rFonts w:ascii="Times New Roman" w:hAnsi="Times New Roman" w:cs="Times New Roman"/>
          <w:sz w:val="28"/>
          <w:szCs w:val="28"/>
        </w:rPr>
        <w:t>Для п</w:t>
      </w:r>
      <w:r w:rsidR="00D12CE7">
        <w:rPr>
          <w:rFonts w:ascii="Times New Roman" w:hAnsi="Times New Roman" w:cs="Times New Roman"/>
          <w:sz w:val="28"/>
          <w:szCs w:val="28"/>
        </w:rPr>
        <w:t xml:space="preserve">рименения </w:t>
      </w:r>
      <w:r w:rsidR="001803A3">
        <w:rPr>
          <w:rFonts w:ascii="Times New Roman" w:hAnsi="Times New Roman" w:cs="Times New Roman"/>
          <w:sz w:val="28"/>
          <w:szCs w:val="28"/>
        </w:rPr>
        <w:t xml:space="preserve">в </w:t>
      </w:r>
      <w:r w:rsidR="00E657CA">
        <w:rPr>
          <w:rFonts w:ascii="Times New Roman" w:hAnsi="Times New Roman" w:cs="Times New Roman"/>
          <w:sz w:val="28"/>
          <w:szCs w:val="28"/>
        </w:rPr>
        <w:t xml:space="preserve">диспетчеризации и </w:t>
      </w:r>
      <w:r w:rsidR="001803A3">
        <w:rPr>
          <w:rFonts w:ascii="Times New Roman" w:hAnsi="Times New Roman" w:cs="Times New Roman"/>
          <w:sz w:val="28"/>
          <w:szCs w:val="28"/>
        </w:rPr>
        <w:t>управлени</w:t>
      </w:r>
      <w:r w:rsidR="00E657CA">
        <w:rPr>
          <w:rFonts w:ascii="Times New Roman" w:hAnsi="Times New Roman" w:cs="Times New Roman"/>
          <w:sz w:val="28"/>
          <w:szCs w:val="28"/>
        </w:rPr>
        <w:t>и</w:t>
      </w:r>
      <w:r w:rsidR="001803A3">
        <w:rPr>
          <w:rFonts w:ascii="Times New Roman" w:hAnsi="Times New Roman" w:cs="Times New Roman"/>
          <w:sz w:val="28"/>
          <w:szCs w:val="28"/>
        </w:rPr>
        <w:t xml:space="preserve"> технологическими процессами промышленных предприятий</w:t>
      </w:r>
      <w:r w:rsidR="00E657CA">
        <w:rPr>
          <w:rFonts w:ascii="Times New Roman" w:hAnsi="Times New Roman" w:cs="Times New Roman"/>
          <w:sz w:val="28"/>
          <w:szCs w:val="28"/>
        </w:rPr>
        <w:t xml:space="preserve"> </w:t>
      </w:r>
      <w:r w:rsidR="00846448">
        <w:rPr>
          <w:rFonts w:ascii="Times New Roman" w:hAnsi="Times New Roman" w:cs="Times New Roman"/>
          <w:sz w:val="28"/>
          <w:szCs w:val="28"/>
        </w:rPr>
        <w:t xml:space="preserve">платформа предоставляет богатые возможности по взаимодействию с всевозможными датчиками и исполнительными устройствами, а также </w:t>
      </w:r>
      <w:r w:rsidR="00566E12">
        <w:rPr>
          <w:rFonts w:ascii="Times New Roman" w:hAnsi="Times New Roman" w:cs="Times New Roman"/>
          <w:sz w:val="28"/>
          <w:szCs w:val="28"/>
        </w:rPr>
        <w:t xml:space="preserve">спектр поддерживаемых промышленных протоколов и мощные вычислительные возможности </w:t>
      </w:r>
      <w:r w:rsidR="008026CE">
        <w:rPr>
          <w:rFonts w:ascii="Times New Roman" w:hAnsi="Times New Roman" w:cs="Times New Roman"/>
          <w:sz w:val="28"/>
          <w:szCs w:val="28"/>
          <w:lang w:val="en-US"/>
        </w:rPr>
        <w:t>Hub</w:t>
      </w:r>
      <w:r w:rsidR="008026CE" w:rsidRPr="00572CB1">
        <w:rPr>
          <w:rFonts w:ascii="Times New Roman" w:hAnsi="Times New Roman" w:cs="Times New Roman"/>
          <w:sz w:val="28"/>
          <w:szCs w:val="28"/>
        </w:rPr>
        <w:t>-</w:t>
      </w:r>
      <w:r w:rsidR="008026CE">
        <w:rPr>
          <w:rFonts w:ascii="Times New Roman" w:hAnsi="Times New Roman" w:cs="Times New Roman"/>
          <w:sz w:val="28"/>
          <w:szCs w:val="28"/>
        </w:rPr>
        <w:t>а</w:t>
      </w:r>
      <w:r w:rsidR="008100AB">
        <w:rPr>
          <w:rFonts w:ascii="Times New Roman" w:hAnsi="Times New Roman" w:cs="Times New Roman"/>
          <w:sz w:val="28"/>
          <w:szCs w:val="28"/>
        </w:rPr>
        <w:t xml:space="preserve"> платформы</w:t>
      </w:r>
      <w:r w:rsidR="001803A3">
        <w:rPr>
          <w:rFonts w:ascii="Times New Roman" w:hAnsi="Times New Roman" w:cs="Times New Roman"/>
          <w:sz w:val="28"/>
          <w:szCs w:val="28"/>
        </w:rPr>
        <w:t>.</w:t>
      </w:r>
      <w:r w:rsidR="004959C9" w:rsidRPr="00572CB1">
        <w:rPr>
          <w:rFonts w:ascii="Times New Roman" w:hAnsi="Times New Roman" w:cs="Times New Roman"/>
          <w:sz w:val="28"/>
          <w:szCs w:val="28"/>
        </w:rPr>
        <w:br/>
      </w:r>
      <w:r w:rsidR="004959C9" w:rsidRPr="00572CB1">
        <w:rPr>
          <w:rFonts w:ascii="Times New Roman" w:hAnsi="Times New Roman" w:cs="Times New Roman"/>
          <w:sz w:val="28"/>
          <w:szCs w:val="28"/>
        </w:rPr>
        <w:tab/>
      </w:r>
      <w:r w:rsidR="008100AB">
        <w:rPr>
          <w:rFonts w:ascii="Times New Roman" w:hAnsi="Times New Roman" w:cs="Times New Roman"/>
          <w:sz w:val="28"/>
          <w:szCs w:val="28"/>
        </w:rPr>
        <w:t xml:space="preserve">Для учебных заведений </w:t>
      </w:r>
      <w:r w:rsidR="005A6DBF">
        <w:rPr>
          <w:rFonts w:ascii="Times New Roman" w:hAnsi="Times New Roman" w:cs="Times New Roman"/>
          <w:sz w:val="28"/>
          <w:szCs w:val="28"/>
        </w:rPr>
        <w:t xml:space="preserve">перспективным выглядит применение </w:t>
      </w:r>
      <w:r w:rsidR="00972763">
        <w:rPr>
          <w:rFonts w:ascii="Times New Roman" w:hAnsi="Times New Roman" w:cs="Times New Roman"/>
          <w:sz w:val="28"/>
          <w:szCs w:val="28"/>
        </w:rPr>
        <w:t>платформы</w:t>
      </w:r>
      <w:r w:rsidR="005A6DBF">
        <w:rPr>
          <w:rFonts w:ascii="Times New Roman" w:hAnsi="Times New Roman" w:cs="Times New Roman"/>
          <w:sz w:val="28"/>
          <w:szCs w:val="28"/>
        </w:rPr>
        <w:t xml:space="preserve"> </w:t>
      </w:r>
      <w:r w:rsidR="001803A3">
        <w:rPr>
          <w:rFonts w:ascii="Times New Roman" w:hAnsi="Times New Roman" w:cs="Times New Roman"/>
          <w:sz w:val="28"/>
          <w:szCs w:val="28"/>
        </w:rPr>
        <w:t xml:space="preserve"> </w:t>
      </w:r>
      <w:r w:rsidR="007C4619">
        <w:rPr>
          <w:rFonts w:ascii="Times New Roman" w:hAnsi="Times New Roman" w:cs="Times New Roman"/>
          <w:sz w:val="28"/>
          <w:szCs w:val="28"/>
        </w:rPr>
        <w:t xml:space="preserve">для быстрой организации образовательных программ </w:t>
      </w:r>
      <w:r w:rsidR="00E24897">
        <w:rPr>
          <w:rFonts w:ascii="Times New Roman" w:hAnsi="Times New Roman" w:cs="Times New Roman"/>
          <w:sz w:val="28"/>
          <w:szCs w:val="28"/>
        </w:rPr>
        <w:t>и</w:t>
      </w:r>
      <w:r w:rsidR="007C4619">
        <w:rPr>
          <w:rFonts w:ascii="Times New Roman" w:hAnsi="Times New Roman" w:cs="Times New Roman"/>
          <w:sz w:val="28"/>
          <w:szCs w:val="28"/>
        </w:rPr>
        <w:t xml:space="preserve"> курсов по направлени</w:t>
      </w:r>
      <w:r w:rsidR="009C2E48">
        <w:rPr>
          <w:rFonts w:ascii="Times New Roman" w:hAnsi="Times New Roman" w:cs="Times New Roman"/>
          <w:sz w:val="28"/>
          <w:szCs w:val="28"/>
        </w:rPr>
        <w:t>ям: кибе</w:t>
      </w:r>
      <w:r w:rsidR="0058689B">
        <w:rPr>
          <w:rFonts w:ascii="Times New Roman" w:hAnsi="Times New Roman" w:cs="Times New Roman"/>
          <w:sz w:val="28"/>
          <w:szCs w:val="28"/>
        </w:rPr>
        <w:t>р</w:t>
      </w:r>
      <w:r w:rsidR="009C2E48">
        <w:rPr>
          <w:rFonts w:ascii="Times New Roman" w:hAnsi="Times New Roman" w:cs="Times New Roman"/>
          <w:sz w:val="28"/>
          <w:szCs w:val="28"/>
        </w:rPr>
        <w:t>-физика, информатика, робототехника, организация разработки и прототипиро</w:t>
      </w:r>
      <w:r w:rsidR="00CD5681">
        <w:rPr>
          <w:rFonts w:ascii="Times New Roman" w:hAnsi="Times New Roman" w:cs="Times New Roman"/>
          <w:sz w:val="28"/>
          <w:szCs w:val="28"/>
        </w:rPr>
        <w:t>вания</w:t>
      </w:r>
      <w:r w:rsidR="009C2E48">
        <w:rPr>
          <w:rFonts w:ascii="Times New Roman" w:hAnsi="Times New Roman" w:cs="Times New Roman"/>
          <w:sz w:val="28"/>
          <w:szCs w:val="28"/>
        </w:rPr>
        <w:t xml:space="preserve"> БПЛА</w:t>
      </w:r>
      <w:r w:rsidR="00972763">
        <w:rPr>
          <w:rFonts w:ascii="Times New Roman" w:hAnsi="Times New Roman" w:cs="Times New Roman"/>
          <w:sz w:val="28"/>
          <w:szCs w:val="28"/>
        </w:rPr>
        <w:t>,</w:t>
      </w:r>
      <w:r w:rsidR="00170811">
        <w:rPr>
          <w:rFonts w:ascii="Times New Roman" w:hAnsi="Times New Roman" w:cs="Times New Roman"/>
          <w:sz w:val="28"/>
          <w:szCs w:val="28"/>
        </w:rPr>
        <w:t xml:space="preserve"> кибер-химия</w:t>
      </w:r>
      <w:r w:rsidR="00CD5681">
        <w:rPr>
          <w:rFonts w:ascii="Times New Roman" w:hAnsi="Times New Roman" w:cs="Times New Roman"/>
          <w:sz w:val="28"/>
          <w:szCs w:val="28"/>
        </w:rPr>
        <w:t>. У</w:t>
      </w:r>
      <w:r w:rsidR="00170811">
        <w:rPr>
          <w:rFonts w:ascii="Times New Roman" w:hAnsi="Times New Roman" w:cs="Times New Roman"/>
          <w:sz w:val="28"/>
          <w:szCs w:val="28"/>
        </w:rPr>
        <w:t xml:space="preserve">ровень </w:t>
      </w:r>
      <w:r w:rsidR="00013C15">
        <w:rPr>
          <w:rFonts w:ascii="Times New Roman" w:hAnsi="Times New Roman" w:cs="Times New Roman"/>
          <w:sz w:val="28"/>
          <w:szCs w:val="28"/>
        </w:rPr>
        <w:t>учебных заведений,</w:t>
      </w:r>
      <w:r w:rsidR="00170811">
        <w:rPr>
          <w:rFonts w:ascii="Times New Roman" w:hAnsi="Times New Roman" w:cs="Times New Roman"/>
          <w:sz w:val="28"/>
          <w:szCs w:val="28"/>
        </w:rPr>
        <w:t xml:space="preserve"> </w:t>
      </w:r>
      <w:r w:rsidR="007160F1">
        <w:rPr>
          <w:rFonts w:ascii="Times New Roman" w:hAnsi="Times New Roman" w:cs="Times New Roman"/>
          <w:sz w:val="28"/>
          <w:szCs w:val="28"/>
        </w:rPr>
        <w:t>на базе которых возможна организации подобных курсов</w:t>
      </w:r>
      <w:r w:rsidR="00CD5681">
        <w:rPr>
          <w:rFonts w:ascii="Times New Roman" w:hAnsi="Times New Roman" w:cs="Times New Roman"/>
          <w:sz w:val="28"/>
          <w:szCs w:val="28"/>
        </w:rPr>
        <w:t xml:space="preserve"> – от общеобразовательных школ и </w:t>
      </w:r>
      <w:proofErr w:type="spellStart"/>
      <w:r w:rsidR="00CD5681">
        <w:rPr>
          <w:rFonts w:ascii="Times New Roman" w:hAnsi="Times New Roman" w:cs="Times New Roman"/>
          <w:sz w:val="28"/>
          <w:szCs w:val="28"/>
        </w:rPr>
        <w:t>кванториумов</w:t>
      </w:r>
      <w:proofErr w:type="spellEnd"/>
      <w:r w:rsidR="00CD5681">
        <w:rPr>
          <w:rFonts w:ascii="Times New Roman" w:hAnsi="Times New Roman" w:cs="Times New Roman"/>
          <w:sz w:val="28"/>
          <w:szCs w:val="28"/>
        </w:rPr>
        <w:t xml:space="preserve"> до университетов и исследовательских центров.</w:t>
      </w:r>
    </w:p>
    <w:p w14:paraId="416C8F54" w14:textId="77777777" w:rsidR="00DA6D1F" w:rsidRDefault="00DA6D1F" w:rsidP="00572CB1">
      <w:pPr>
        <w:pStyle w:val="My-1"/>
      </w:pPr>
      <w:r>
        <w:br w:type="page"/>
      </w:r>
    </w:p>
    <w:p w14:paraId="461303F4" w14:textId="703DDAA5" w:rsidR="00C57CFB" w:rsidRPr="004F6D6B" w:rsidRDefault="00F1500C" w:rsidP="00572CB1">
      <w:pPr>
        <w:pStyle w:val="My-"/>
        <w:ind w:left="644" w:hanging="360"/>
      </w:pPr>
      <w:bookmarkStart w:id="703" w:name="_Toc199239271"/>
      <w:bookmarkStart w:id="704" w:name="_Toc199323413"/>
      <w:r w:rsidRPr="004F6D6B">
        <w:lastRenderedPageBreak/>
        <w:t>ОЦЕНКА ЭКОНОМИЧЕСКОЙ ЭФФЕКТИВНОСТИ</w:t>
      </w:r>
      <w:bookmarkEnd w:id="703"/>
      <w:bookmarkEnd w:id="704"/>
    </w:p>
    <w:p w14:paraId="628B7B55" w14:textId="77777777" w:rsidR="00C57CFB" w:rsidRPr="00FD1B40" w:rsidRDefault="00C57CFB" w:rsidP="00C57CFB">
      <w:pPr>
        <w:numPr>
          <w:ilvl w:val="0"/>
          <w:numId w:val="31"/>
        </w:numPr>
        <w:spacing w:after="0" w:line="360" w:lineRule="exact"/>
        <w:jc w:val="both"/>
        <w:rPr>
          <w:rFonts w:ascii="Times New Roman" w:hAnsi="Times New Roman" w:cs="Times New Roman"/>
          <w:sz w:val="28"/>
          <w:szCs w:val="28"/>
        </w:rPr>
      </w:pPr>
      <w:r w:rsidRPr="00FD1B40">
        <w:rPr>
          <w:rFonts w:ascii="Times New Roman" w:hAnsi="Times New Roman" w:cs="Times New Roman"/>
          <w:sz w:val="28"/>
          <w:szCs w:val="28"/>
        </w:rPr>
        <w:t>Снижение затрат:</w:t>
      </w:r>
    </w:p>
    <w:p w14:paraId="1C0767F6" w14:textId="0FF9CD0D" w:rsidR="00C57CFB" w:rsidRPr="00FD1B40" w:rsidRDefault="00C57CFB" w:rsidP="00572CB1">
      <w:pPr>
        <w:pStyle w:val="My-0"/>
      </w:pPr>
      <w:r w:rsidRPr="00FD1B40">
        <w:t>Использование open-source технологий (Espruino, Node.js, MongoDB</w:t>
      </w:r>
      <w:r w:rsidR="00013C15">
        <w:t xml:space="preserve">, </w:t>
      </w:r>
      <w:r w:rsidR="00013C15">
        <w:rPr>
          <w:lang w:val="en-US"/>
        </w:rPr>
        <w:t>Node</w:t>
      </w:r>
      <w:r w:rsidR="00013C15" w:rsidRPr="00572CB1">
        <w:t>-</w:t>
      </w:r>
      <w:r w:rsidR="00013C15">
        <w:rPr>
          <w:lang w:val="en-US"/>
        </w:rPr>
        <w:t>Red</w:t>
      </w:r>
      <w:r w:rsidRPr="00FD1B40">
        <w:t>) сокращает лицензионные расходы</w:t>
      </w:r>
      <w:r w:rsidR="00DD6231">
        <w:t>;</w:t>
      </w:r>
    </w:p>
    <w:p w14:paraId="632C1A69" w14:textId="77777777" w:rsidR="00C57CFB" w:rsidRPr="00FD1B40" w:rsidRDefault="00C57CFB" w:rsidP="00572CB1">
      <w:pPr>
        <w:pStyle w:val="My-0"/>
      </w:pPr>
      <w:r w:rsidRPr="00FD1B40">
        <w:t>Унификация архитектуры и повторное использование модулей уменьшают затраты на разработку новых проектов.</w:t>
      </w:r>
    </w:p>
    <w:p w14:paraId="2DFE2A61" w14:textId="77777777" w:rsidR="00C57CFB" w:rsidRPr="00FD1B40" w:rsidRDefault="00C57CFB" w:rsidP="00C57CFB">
      <w:pPr>
        <w:numPr>
          <w:ilvl w:val="0"/>
          <w:numId w:val="31"/>
        </w:numPr>
        <w:spacing w:after="0" w:line="360" w:lineRule="exact"/>
        <w:jc w:val="both"/>
        <w:rPr>
          <w:rFonts w:ascii="Times New Roman" w:hAnsi="Times New Roman" w:cs="Times New Roman"/>
          <w:sz w:val="28"/>
          <w:szCs w:val="28"/>
        </w:rPr>
      </w:pPr>
      <w:r w:rsidRPr="00FD1B40">
        <w:rPr>
          <w:rFonts w:ascii="Times New Roman" w:hAnsi="Times New Roman" w:cs="Times New Roman"/>
          <w:sz w:val="28"/>
          <w:szCs w:val="28"/>
        </w:rPr>
        <w:t>Оптимизация эксплуатации:</w:t>
      </w:r>
    </w:p>
    <w:p w14:paraId="0AAC84DD" w14:textId="08DB9E4E" w:rsidR="00C57CFB" w:rsidRPr="00FD1B40" w:rsidRDefault="00C57CFB" w:rsidP="00572CB1">
      <w:pPr>
        <w:pStyle w:val="My-0"/>
      </w:pPr>
      <w:r w:rsidRPr="00FD1B40">
        <w:t xml:space="preserve">Централизованное управление через </w:t>
      </w:r>
      <w:r w:rsidR="00C47756">
        <w:t>Hub</w:t>
      </w:r>
      <w:r w:rsidRPr="00FD1B40">
        <w:t xml:space="preserve"> снижает затраты на обслуживание распределенных систем</w:t>
      </w:r>
      <w:r w:rsidR="00DD6231">
        <w:t>;</w:t>
      </w:r>
    </w:p>
    <w:p w14:paraId="1771B98D" w14:textId="77777777" w:rsidR="00C57CFB" w:rsidRPr="00FD1B40" w:rsidRDefault="00C57CFB" w:rsidP="00572CB1">
      <w:pPr>
        <w:pStyle w:val="My-0"/>
      </w:pPr>
      <w:r w:rsidRPr="00FD1B40">
        <w:t>Автоматизация сбора данных и обработки ошибок минимизирует необходимость ручного вмешательства.</w:t>
      </w:r>
    </w:p>
    <w:p w14:paraId="00E81099" w14:textId="77777777" w:rsidR="00C57CFB" w:rsidRPr="00FD1B40" w:rsidRDefault="00C57CFB" w:rsidP="00C57CFB">
      <w:pPr>
        <w:numPr>
          <w:ilvl w:val="0"/>
          <w:numId w:val="31"/>
        </w:numPr>
        <w:spacing w:after="0" w:line="360" w:lineRule="exact"/>
        <w:jc w:val="both"/>
        <w:rPr>
          <w:rFonts w:ascii="Times New Roman" w:hAnsi="Times New Roman" w:cs="Times New Roman"/>
          <w:sz w:val="28"/>
          <w:szCs w:val="28"/>
        </w:rPr>
      </w:pPr>
      <w:r w:rsidRPr="00FD1B40">
        <w:rPr>
          <w:rFonts w:ascii="Times New Roman" w:hAnsi="Times New Roman" w:cs="Times New Roman"/>
          <w:sz w:val="28"/>
          <w:szCs w:val="28"/>
        </w:rPr>
        <w:t>Повышение конкурентоспособности:</w:t>
      </w:r>
    </w:p>
    <w:p w14:paraId="61D15DCD" w14:textId="6C54BC52" w:rsidR="00C57CFB" w:rsidRPr="00572CB1" w:rsidRDefault="00C57CFB" w:rsidP="00572CB1">
      <w:pPr>
        <w:pStyle w:val="My-0"/>
      </w:pPr>
      <w:r w:rsidRPr="00572CB1">
        <w:t xml:space="preserve">Поддержка образовательных программ (на примере </w:t>
      </w:r>
      <w:r w:rsidR="00791E02" w:rsidRPr="00572CB1">
        <w:t xml:space="preserve">поставки комплектов оборудования для </w:t>
      </w:r>
      <w:r w:rsidR="00712B08" w:rsidRPr="00572CB1">
        <w:t>образовательных программ в</w:t>
      </w:r>
      <w:r w:rsidR="00791E02" w:rsidRPr="00572CB1">
        <w:t xml:space="preserve"> ФГБОУ ВО «Самарский государственный технический университет»</w:t>
      </w:r>
      <w:r w:rsidR="00712B08" w:rsidRPr="00C524C2">
        <w:t xml:space="preserve"> и реализация</w:t>
      </w:r>
      <w:r w:rsidR="005F7192" w:rsidRPr="00C524C2">
        <w:t xml:space="preserve"> </w:t>
      </w:r>
      <w:r w:rsidRPr="00572CB1">
        <w:t>проекта с Домом Научной Коллаборации) открывает новые рынки</w:t>
      </w:r>
      <w:r w:rsidR="00DD6231">
        <w:t>;</w:t>
      </w:r>
    </w:p>
    <w:p w14:paraId="38085F5C" w14:textId="77777777" w:rsidR="00C57CFB" w:rsidRPr="00FD1B40" w:rsidRDefault="00C57CFB" w:rsidP="00572CB1">
      <w:pPr>
        <w:pStyle w:val="My-0"/>
      </w:pPr>
      <w:r w:rsidRPr="00FD1B40">
        <w:t>Возможность интеграции с IoT, промышленной автоматизацией и системами "Умный дом" расширяет целевую аудиторию.</w:t>
      </w:r>
    </w:p>
    <w:p w14:paraId="343F2237" w14:textId="77777777" w:rsidR="00C57CFB" w:rsidRPr="00FD1B40" w:rsidRDefault="00C57CFB" w:rsidP="00C57CFB">
      <w:pPr>
        <w:numPr>
          <w:ilvl w:val="0"/>
          <w:numId w:val="31"/>
        </w:numPr>
        <w:spacing w:after="0" w:line="360" w:lineRule="exact"/>
        <w:jc w:val="both"/>
        <w:rPr>
          <w:rFonts w:ascii="Times New Roman" w:hAnsi="Times New Roman" w:cs="Times New Roman"/>
          <w:sz w:val="28"/>
          <w:szCs w:val="28"/>
        </w:rPr>
      </w:pPr>
      <w:r w:rsidRPr="00FD1B40">
        <w:rPr>
          <w:rFonts w:ascii="Times New Roman" w:hAnsi="Times New Roman" w:cs="Times New Roman"/>
          <w:sz w:val="28"/>
          <w:szCs w:val="28"/>
        </w:rPr>
        <w:t>Риски:</w:t>
      </w:r>
    </w:p>
    <w:p w14:paraId="751070FE" w14:textId="77777777" w:rsidR="00C57CFB" w:rsidRPr="00FD1B40" w:rsidRDefault="00C57CFB" w:rsidP="00572CB1">
      <w:pPr>
        <w:pStyle w:val="My-0"/>
      </w:pPr>
      <w:r w:rsidRPr="00FD1B40">
        <w:t xml:space="preserve">Зависимость от аппаратных платформ (например, </w:t>
      </w:r>
      <w:proofErr w:type="spellStart"/>
      <w:r w:rsidRPr="00FD1B40">
        <w:t>Raspberry</w:t>
      </w:r>
      <w:proofErr w:type="spellEnd"/>
      <w:r w:rsidRPr="00FD1B40">
        <w:t xml:space="preserve"> </w:t>
      </w:r>
      <w:proofErr w:type="spellStart"/>
      <w:r w:rsidRPr="00FD1B40">
        <w:t>Pi</w:t>
      </w:r>
      <w:proofErr w:type="spellEnd"/>
      <w:r w:rsidRPr="00FD1B40">
        <w:t>) может привести к дополнительным затратам при смене поставщиков.</w:t>
      </w:r>
    </w:p>
    <w:p w14:paraId="12CBB863" w14:textId="77777777" w:rsidR="00C57CFB" w:rsidRPr="00FD1B40" w:rsidRDefault="00C57CFB" w:rsidP="00572CB1">
      <w:pPr>
        <w:pStyle w:val="My-0"/>
      </w:pPr>
      <w:r w:rsidRPr="00FD1B40">
        <w:t>Необходимость обучения персонала работе с новыми инструментами (JavaScript, Node-Red) требует временных и финансовых вложений.</w:t>
      </w:r>
    </w:p>
    <w:p w14:paraId="2C6D6809" w14:textId="77777777" w:rsidR="00C57CFB" w:rsidRPr="00FD1B40" w:rsidRDefault="00C57CFB" w:rsidP="00C57CFB">
      <w:pPr>
        <w:spacing w:after="0" w:line="360" w:lineRule="exact"/>
        <w:jc w:val="both"/>
        <w:rPr>
          <w:rFonts w:ascii="Times New Roman" w:hAnsi="Times New Roman" w:cs="Times New Roman"/>
          <w:sz w:val="28"/>
          <w:szCs w:val="28"/>
        </w:rPr>
      </w:pPr>
    </w:p>
    <w:p w14:paraId="7C3CF257" w14:textId="77777777" w:rsidR="00C57CFB" w:rsidRPr="00FD1B40" w:rsidRDefault="00C57CFB" w:rsidP="00C57CFB">
      <w:pPr>
        <w:spacing w:after="0" w:line="360" w:lineRule="exact"/>
        <w:jc w:val="both"/>
        <w:rPr>
          <w:rFonts w:ascii="Times New Roman" w:hAnsi="Times New Roman" w:cs="Times New Roman"/>
          <w:sz w:val="28"/>
          <w:szCs w:val="28"/>
        </w:rPr>
      </w:pPr>
      <w:r w:rsidRPr="00FD1B40">
        <w:rPr>
          <w:rFonts w:ascii="Times New Roman" w:hAnsi="Times New Roman" w:cs="Times New Roman"/>
          <w:sz w:val="28"/>
          <w:szCs w:val="28"/>
        </w:rPr>
        <w:t>Система "Horizon Automation" демонстрирует высокий потенциал для внедрения в проекты автоматизации благодаря:</w:t>
      </w:r>
    </w:p>
    <w:p w14:paraId="4929E1FA" w14:textId="09C99984" w:rsidR="00C57CFB" w:rsidRPr="00FD1B40" w:rsidRDefault="00C57CFB" w:rsidP="00572CB1">
      <w:pPr>
        <w:pStyle w:val="My-0"/>
      </w:pPr>
      <w:r w:rsidRPr="00FD1B40">
        <w:t>Технической универсальности и надежности</w:t>
      </w:r>
      <w:r w:rsidR="00DD6231">
        <w:t xml:space="preserve"> и зрелости технологий;</w:t>
      </w:r>
    </w:p>
    <w:p w14:paraId="66CEFCB9" w14:textId="764D07E7" w:rsidR="00C57CFB" w:rsidRPr="00FD1B40" w:rsidRDefault="00C57CFB" w:rsidP="00572CB1">
      <w:pPr>
        <w:pStyle w:val="My-0"/>
      </w:pPr>
      <w:r w:rsidRPr="00FD1B40">
        <w:t xml:space="preserve">Экономии за счет open-source решений и </w:t>
      </w:r>
      <w:r w:rsidR="00171375">
        <w:t xml:space="preserve">высокой </w:t>
      </w:r>
      <w:r w:rsidR="00893F11" w:rsidRPr="00FD1B40">
        <w:t>"</w:t>
      </w:r>
      <w:r w:rsidR="00171375">
        <w:t>плотности</w:t>
      </w:r>
      <w:r w:rsidR="00893F11" w:rsidRPr="00FD1B40">
        <w:t xml:space="preserve">" </w:t>
      </w:r>
      <w:r w:rsidR="00171375">
        <w:t xml:space="preserve">технологий и функциональных возможностей </w:t>
      </w:r>
      <w:r w:rsidR="00893F11">
        <w:t xml:space="preserve">ПЛК и </w:t>
      </w:r>
      <w:r w:rsidR="00893F11">
        <w:rPr>
          <w:lang w:val="en-US"/>
        </w:rPr>
        <w:t>Hub</w:t>
      </w:r>
      <w:r w:rsidR="00474936">
        <w:t>;</w:t>
      </w:r>
    </w:p>
    <w:p w14:paraId="2DC23B4C" w14:textId="3FD1305D" w:rsidR="00C57CFB" w:rsidRPr="00FA1993" w:rsidRDefault="00A42E22" w:rsidP="00572CB1">
      <w:pPr>
        <w:pStyle w:val="My-0"/>
        <w:rPr>
          <w:ins w:id="705" w:author="Иван Кукушкин" w:date="2025-05-27T20:58:00Z" w16du:dateUtc="2025-05-27T16:58:00Z"/>
          <w:rPrChange w:id="706" w:author="Иван Кукушкин" w:date="2025-05-27T20:58:00Z" w16du:dateUtc="2025-05-27T16:58:00Z">
            <w:rPr>
              <w:ins w:id="707" w:author="Иван Кукушкин" w:date="2025-05-27T20:58:00Z" w16du:dateUtc="2025-05-27T16:58:00Z"/>
              <w:lang w:val="en-US"/>
            </w:rPr>
          </w:rPrChange>
        </w:rPr>
      </w:pPr>
      <w:r>
        <w:t>Широкие в</w:t>
      </w:r>
      <w:r w:rsidR="00C57CFB" w:rsidRPr="00FD1B40">
        <w:t xml:space="preserve">озможности масштабирования под задачи </w:t>
      </w:r>
      <w:r>
        <w:t>любой сложности</w:t>
      </w:r>
      <w:r w:rsidR="00C57CFB" w:rsidRPr="00FD1B40">
        <w:t>.</w:t>
      </w:r>
    </w:p>
    <w:p w14:paraId="22EBB534" w14:textId="06514B87" w:rsidR="00FA1993" w:rsidRPr="00BC35EE" w:rsidRDefault="00FA1993">
      <w:pPr>
        <w:pPrChange w:id="708" w:author="Иван Кукушкин" w:date="2025-05-27T20:59:00Z" w16du:dateUtc="2025-05-27T16:59:00Z">
          <w:pPr>
            <w:pStyle w:val="My-0"/>
          </w:pPr>
        </w:pPrChange>
      </w:pPr>
      <w:ins w:id="709" w:author="Иван Кукушкин" w:date="2025-05-27T20:59:00Z" w16du:dateUtc="2025-05-27T16:59:00Z">
        <w:r w:rsidRPr="00BC35EE">
          <w:br w:type="page"/>
        </w:r>
      </w:ins>
    </w:p>
    <w:p w14:paraId="0F699047" w14:textId="77777777" w:rsidR="00C57CFB" w:rsidRPr="00FD1B40" w:rsidRDefault="00C57CFB" w:rsidP="00C57CFB">
      <w:pPr>
        <w:spacing w:after="0" w:line="360" w:lineRule="exact"/>
        <w:jc w:val="both"/>
        <w:rPr>
          <w:rFonts w:ascii="Times New Roman" w:hAnsi="Times New Roman" w:cs="Times New Roman"/>
          <w:sz w:val="28"/>
          <w:szCs w:val="28"/>
        </w:rPr>
      </w:pPr>
      <w:r w:rsidRPr="00FD1B40">
        <w:rPr>
          <w:rFonts w:ascii="Times New Roman" w:hAnsi="Times New Roman" w:cs="Times New Roman"/>
          <w:sz w:val="28"/>
          <w:szCs w:val="28"/>
        </w:rPr>
        <w:lastRenderedPageBreak/>
        <w:t>Ключевые преимущества:</w:t>
      </w:r>
    </w:p>
    <w:p w14:paraId="5FD0BA13" w14:textId="297CCAE2" w:rsidR="00C57CFB" w:rsidRPr="00FD1B40" w:rsidRDefault="00C57CFB" w:rsidP="00572CB1">
      <w:pPr>
        <w:pStyle w:val="My-0"/>
      </w:pPr>
      <w:r w:rsidRPr="00FD1B40">
        <w:t xml:space="preserve">Для промышленности: </w:t>
      </w:r>
      <w:r w:rsidR="006E5AE1">
        <w:t xml:space="preserve">«быстрая адаптация» ПЛК и </w:t>
      </w:r>
      <w:r w:rsidR="006E5AE1">
        <w:rPr>
          <w:lang w:val="en-US"/>
        </w:rPr>
        <w:t>Hub</w:t>
      </w:r>
      <w:r w:rsidR="006E5AE1" w:rsidRPr="00572CB1">
        <w:t xml:space="preserve"> </w:t>
      </w:r>
      <w:r w:rsidR="006E5AE1">
        <w:t>под спектр задач предприятия</w:t>
      </w:r>
      <w:r w:rsidRPr="00FD1B40">
        <w:t xml:space="preserve">, поддержка распределенных систем, мониторинг </w:t>
      </w:r>
      <w:r w:rsidR="00F160B5">
        <w:t>и уведомления в</w:t>
      </w:r>
      <w:r w:rsidR="00665EB5">
        <w:t xml:space="preserve"> </w:t>
      </w:r>
      <w:r w:rsidRPr="00FD1B40">
        <w:t>реальном времени.</w:t>
      </w:r>
    </w:p>
    <w:p w14:paraId="657F5347" w14:textId="2BB8F3EB" w:rsidR="00C57CFB" w:rsidRPr="00FD1B40" w:rsidRDefault="00C57CFB" w:rsidP="00572CB1">
      <w:pPr>
        <w:pStyle w:val="My-0"/>
      </w:pPr>
      <w:r w:rsidRPr="00FD1B40">
        <w:t xml:space="preserve">Для образования: </w:t>
      </w:r>
      <w:r w:rsidR="0081262A">
        <w:t>наработки</w:t>
      </w:r>
      <w:r w:rsidRPr="00FD1B40">
        <w:t xml:space="preserve"> для </w:t>
      </w:r>
      <w:r w:rsidR="00665EB5">
        <w:t xml:space="preserve">организации курсов по кибер-физике, </w:t>
      </w:r>
      <w:r w:rsidRPr="00FD1B40">
        <w:t>робототехнике</w:t>
      </w:r>
      <w:r w:rsidR="00E16AD5">
        <w:t>, информатике, прототипированию БПЛА,</w:t>
      </w:r>
      <w:r w:rsidRPr="00FD1B40">
        <w:t xml:space="preserve"> IoT</w:t>
      </w:r>
      <w:r w:rsidR="00E16AD5">
        <w:t>, кибер-химии</w:t>
      </w:r>
      <w:r w:rsidRPr="00FD1B40">
        <w:t>.</w:t>
      </w:r>
    </w:p>
    <w:p w14:paraId="041530E6" w14:textId="71725330" w:rsidR="0081262A" w:rsidRPr="00572CB1" w:rsidRDefault="00C57CFB" w:rsidP="00572CB1">
      <w:pPr>
        <w:pStyle w:val="My-0"/>
      </w:pPr>
      <w:r w:rsidRPr="004254CA">
        <w:t xml:space="preserve">Для малого бизнеса: </w:t>
      </w:r>
      <w:r w:rsidR="00DB5F25">
        <w:t>многофункциональность при небольших затратах за счет продуманных технических и аппаратных решений</w:t>
      </w:r>
      <w:r w:rsidRPr="004254CA">
        <w:t>.</w:t>
      </w:r>
    </w:p>
    <w:p w14:paraId="0EAA0C5A" w14:textId="5D64EE42" w:rsidR="005F7192" w:rsidRPr="004254CA" w:rsidRDefault="005F7192" w:rsidP="00572CB1">
      <w:pPr>
        <w:pStyle w:val="My-1"/>
      </w:pPr>
      <w:r w:rsidRPr="004254CA">
        <w:br w:type="page"/>
      </w:r>
    </w:p>
    <w:p w14:paraId="4FCCCAA6" w14:textId="41DF06F1" w:rsidR="00C57CFB" w:rsidRPr="004F6D6B" w:rsidRDefault="00672A8E" w:rsidP="00572CB1">
      <w:pPr>
        <w:pStyle w:val="My-"/>
      </w:pPr>
      <w:bookmarkStart w:id="710" w:name="_Toc199239272"/>
      <w:bookmarkStart w:id="711" w:name="_Toc199323414"/>
      <w:r w:rsidRPr="008C6119">
        <w:lastRenderedPageBreak/>
        <w:t>ОЦЕНКА НАУЧНО-</w:t>
      </w:r>
      <w:r w:rsidRPr="0081262A">
        <w:t>ТЕХНИЧЕСКОГО</w:t>
      </w:r>
      <w:r w:rsidRPr="008C6119">
        <w:t xml:space="preserve"> УРОВНЯ ВЫПОЛНЕННОЙ НИОК В СРАВНЕНИИ С ЛУЧШИМИ ДОСТИЖЕНИЯМИ</w:t>
      </w:r>
      <w:bookmarkEnd w:id="710"/>
      <w:bookmarkEnd w:id="711"/>
    </w:p>
    <w:p w14:paraId="7E871566" w14:textId="77777777" w:rsidR="00C57CFB" w:rsidRPr="005850AA" w:rsidRDefault="00C57CFB" w:rsidP="00C57CFB">
      <w:p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1. Инновационность и уникальность решений</w:t>
      </w:r>
    </w:p>
    <w:p w14:paraId="1F4CD4C1" w14:textId="77777777" w:rsidR="00C57CFB" w:rsidRDefault="00C57CFB" w:rsidP="00C57CFB">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Создание протокола LHP:</w:t>
      </w:r>
    </w:p>
    <w:p w14:paraId="618ABCC3" w14:textId="58AEA01D" w:rsidR="00C57CFB" w:rsidRDefault="00C57CFB" w:rsidP="00DA385B">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sz w:val="28"/>
          <w:szCs w:val="28"/>
        </w:rPr>
        <w:t xml:space="preserve">Разработанный протокол LHP, основанный на WebSocket и JSON, позволяет унифицировать взаимодействие </w:t>
      </w:r>
      <w:r w:rsidR="008C6119">
        <w:rPr>
          <w:rFonts w:ascii="Times New Roman" w:hAnsi="Times New Roman" w:cs="Times New Roman"/>
          <w:sz w:val="28"/>
          <w:szCs w:val="28"/>
        </w:rPr>
        <w:t xml:space="preserve">как </w:t>
      </w:r>
      <w:r w:rsidRPr="005850AA">
        <w:rPr>
          <w:rFonts w:ascii="Times New Roman" w:hAnsi="Times New Roman" w:cs="Times New Roman"/>
          <w:sz w:val="28"/>
          <w:szCs w:val="28"/>
        </w:rPr>
        <w:t xml:space="preserve">между </w:t>
      </w:r>
      <w:r w:rsidR="008C6119">
        <w:rPr>
          <w:rFonts w:ascii="Times New Roman" w:hAnsi="Times New Roman" w:cs="Times New Roman"/>
          <w:sz w:val="28"/>
          <w:szCs w:val="28"/>
        </w:rPr>
        <w:t xml:space="preserve">внутренними </w:t>
      </w:r>
      <w:r w:rsidRPr="005850AA">
        <w:rPr>
          <w:rFonts w:ascii="Times New Roman" w:hAnsi="Times New Roman" w:cs="Times New Roman"/>
          <w:sz w:val="28"/>
          <w:szCs w:val="28"/>
        </w:rPr>
        <w:t xml:space="preserve">компонентами </w:t>
      </w:r>
      <w:proofErr w:type="gramStart"/>
      <w:r w:rsidR="008C6119">
        <w:rPr>
          <w:rFonts w:ascii="Times New Roman" w:hAnsi="Times New Roman" w:cs="Times New Roman"/>
          <w:sz w:val="28"/>
          <w:szCs w:val="28"/>
        </w:rPr>
        <w:t>платформы</w:t>
      </w:r>
      <w:proofErr w:type="gramEnd"/>
      <w:r w:rsidR="008C6119">
        <w:rPr>
          <w:rFonts w:ascii="Times New Roman" w:hAnsi="Times New Roman" w:cs="Times New Roman"/>
          <w:sz w:val="28"/>
          <w:szCs w:val="28"/>
        </w:rPr>
        <w:t xml:space="preserve"> так и внешними информационно-измерительными системами</w:t>
      </w:r>
      <w:r w:rsidRPr="005850AA">
        <w:rPr>
          <w:rFonts w:ascii="Times New Roman" w:hAnsi="Times New Roman" w:cs="Times New Roman"/>
          <w:sz w:val="28"/>
          <w:szCs w:val="28"/>
        </w:rPr>
        <w:t xml:space="preserve">. В отличие от стандартных протоколов </w:t>
      </w:r>
      <w:r w:rsidR="00DA385B">
        <w:rPr>
          <w:rFonts w:ascii="Times New Roman" w:hAnsi="Times New Roman" w:cs="Times New Roman"/>
          <w:sz w:val="28"/>
          <w:szCs w:val="28"/>
        </w:rPr>
        <w:t>(</w:t>
      </w:r>
      <w:r w:rsidRPr="005850AA">
        <w:rPr>
          <w:rFonts w:ascii="Times New Roman" w:hAnsi="Times New Roman" w:cs="Times New Roman"/>
          <w:sz w:val="28"/>
          <w:szCs w:val="28"/>
        </w:rPr>
        <w:t>OPC</w:t>
      </w:r>
      <w:r w:rsidR="00DA385B">
        <w:rPr>
          <w:rFonts w:ascii="Times New Roman" w:hAnsi="Times New Roman" w:cs="Times New Roman"/>
          <w:sz w:val="28"/>
          <w:szCs w:val="28"/>
        </w:rPr>
        <w:t xml:space="preserve">, </w:t>
      </w:r>
      <w:proofErr w:type="spellStart"/>
      <w:r w:rsidR="00DA385B">
        <w:rPr>
          <w:rFonts w:ascii="Times New Roman" w:hAnsi="Times New Roman" w:cs="Times New Roman"/>
          <w:sz w:val="28"/>
          <w:szCs w:val="28"/>
          <w:lang w:val="en-US"/>
        </w:rPr>
        <w:t>ModBu</w:t>
      </w:r>
      <w:r w:rsidR="009610A6">
        <w:rPr>
          <w:rFonts w:ascii="Times New Roman" w:hAnsi="Times New Roman" w:cs="Times New Roman"/>
          <w:sz w:val="28"/>
          <w:szCs w:val="28"/>
          <w:lang w:val="en-US"/>
        </w:rPr>
        <w:t>s</w:t>
      </w:r>
      <w:proofErr w:type="spellEnd"/>
      <w:r w:rsidR="009610A6" w:rsidRPr="00572CB1">
        <w:rPr>
          <w:rFonts w:ascii="Times New Roman" w:hAnsi="Times New Roman" w:cs="Times New Roman"/>
          <w:sz w:val="28"/>
          <w:szCs w:val="28"/>
        </w:rPr>
        <w:t xml:space="preserve">, </w:t>
      </w:r>
      <w:r w:rsidR="009610A6">
        <w:rPr>
          <w:rFonts w:ascii="Times New Roman" w:hAnsi="Times New Roman" w:cs="Times New Roman"/>
          <w:sz w:val="28"/>
          <w:szCs w:val="28"/>
          <w:lang w:val="en-US"/>
        </w:rPr>
        <w:t>KNX</w:t>
      </w:r>
      <w:r w:rsidRPr="005850AA">
        <w:rPr>
          <w:rFonts w:ascii="Times New Roman" w:hAnsi="Times New Roman" w:cs="Times New Roman"/>
          <w:sz w:val="28"/>
          <w:szCs w:val="28"/>
        </w:rPr>
        <w:t xml:space="preserve">), LHP </w:t>
      </w:r>
      <w:r w:rsidR="009610A6">
        <w:rPr>
          <w:rFonts w:ascii="Times New Roman" w:hAnsi="Times New Roman" w:cs="Times New Roman"/>
          <w:sz w:val="28"/>
          <w:szCs w:val="28"/>
        </w:rPr>
        <w:t xml:space="preserve">является </w:t>
      </w:r>
      <w:r w:rsidR="00997479">
        <w:rPr>
          <w:rFonts w:ascii="Times New Roman" w:hAnsi="Times New Roman" w:cs="Times New Roman"/>
          <w:sz w:val="28"/>
          <w:szCs w:val="28"/>
        </w:rPr>
        <w:t xml:space="preserve">простым, универсальным, быстрым как в </w:t>
      </w:r>
      <w:proofErr w:type="gramStart"/>
      <w:r w:rsidR="00997479">
        <w:rPr>
          <w:rFonts w:ascii="Times New Roman" w:hAnsi="Times New Roman" w:cs="Times New Roman"/>
          <w:sz w:val="28"/>
          <w:szCs w:val="28"/>
        </w:rPr>
        <w:t>работе</w:t>
      </w:r>
      <w:proofErr w:type="gramEnd"/>
      <w:r w:rsidR="00997479">
        <w:rPr>
          <w:rFonts w:ascii="Times New Roman" w:hAnsi="Times New Roman" w:cs="Times New Roman"/>
          <w:sz w:val="28"/>
          <w:szCs w:val="28"/>
        </w:rPr>
        <w:t xml:space="preserve"> так и в освоении протоколом. </w:t>
      </w:r>
      <w:r w:rsidR="00A779B1">
        <w:rPr>
          <w:rFonts w:ascii="Times New Roman" w:hAnsi="Times New Roman" w:cs="Times New Roman"/>
          <w:sz w:val="28"/>
          <w:szCs w:val="28"/>
        </w:rPr>
        <w:t xml:space="preserve">Позволяет просто и логично организовать двухсторонний объемен данными между </w:t>
      </w:r>
      <w:r w:rsidR="00666FCB">
        <w:rPr>
          <w:rFonts w:ascii="Times New Roman" w:hAnsi="Times New Roman" w:cs="Times New Roman"/>
          <w:sz w:val="28"/>
          <w:szCs w:val="28"/>
        </w:rPr>
        <w:t>системами</w:t>
      </w:r>
      <w:r w:rsidRPr="005850AA">
        <w:rPr>
          <w:rFonts w:ascii="Times New Roman" w:hAnsi="Times New Roman" w:cs="Times New Roman"/>
          <w:sz w:val="28"/>
          <w:szCs w:val="28"/>
        </w:rPr>
        <w:t>.</w:t>
      </w:r>
    </w:p>
    <w:p w14:paraId="22787E13" w14:textId="7EDB5FA8" w:rsidR="00C57CFB" w:rsidRPr="005850AA" w:rsidRDefault="00C57CFB" w:rsidP="00F40C05">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i/>
          <w:iCs/>
          <w:sz w:val="28"/>
          <w:szCs w:val="28"/>
        </w:rPr>
        <w:t>Сравнение с аналогами</w:t>
      </w:r>
      <w:r w:rsidRPr="005850AA">
        <w:rPr>
          <w:rFonts w:ascii="Times New Roman" w:hAnsi="Times New Roman" w:cs="Times New Roman"/>
          <w:sz w:val="28"/>
          <w:szCs w:val="28"/>
        </w:rPr>
        <w:t xml:space="preserve">: Промышленные системы чаще используют </w:t>
      </w:r>
      <w:r w:rsidR="00636B65">
        <w:rPr>
          <w:rFonts w:ascii="Times New Roman" w:hAnsi="Times New Roman" w:cs="Times New Roman"/>
          <w:sz w:val="28"/>
          <w:szCs w:val="28"/>
        </w:rPr>
        <w:t xml:space="preserve">группу </w:t>
      </w:r>
      <w:r w:rsidRPr="005850AA">
        <w:rPr>
          <w:rFonts w:ascii="Times New Roman" w:hAnsi="Times New Roman" w:cs="Times New Roman"/>
          <w:sz w:val="28"/>
          <w:szCs w:val="28"/>
        </w:rPr>
        <w:t>OPC</w:t>
      </w:r>
      <w:r w:rsidR="00636B65">
        <w:rPr>
          <w:rFonts w:ascii="Times New Roman" w:hAnsi="Times New Roman" w:cs="Times New Roman"/>
          <w:sz w:val="28"/>
          <w:szCs w:val="28"/>
        </w:rPr>
        <w:t xml:space="preserve"> протоколов, которая </w:t>
      </w:r>
      <w:r w:rsidR="00D404A5">
        <w:rPr>
          <w:rFonts w:ascii="Times New Roman" w:hAnsi="Times New Roman" w:cs="Times New Roman"/>
          <w:sz w:val="28"/>
          <w:szCs w:val="28"/>
        </w:rPr>
        <w:t xml:space="preserve">является </w:t>
      </w:r>
      <w:r w:rsidR="00D404A5" w:rsidRPr="00FD1B40">
        <w:rPr>
          <w:rFonts w:ascii="Times New Roman" w:hAnsi="Times New Roman" w:cs="Times New Roman"/>
          <w:sz w:val="28"/>
          <w:szCs w:val="28"/>
        </w:rPr>
        <w:t>"</w:t>
      </w:r>
      <w:r w:rsidR="00D404A5">
        <w:rPr>
          <w:rFonts w:ascii="Times New Roman" w:hAnsi="Times New Roman" w:cs="Times New Roman"/>
          <w:sz w:val="28"/>
          <w:szCs w:val="28"/>
        </w:rPr>
        <w:t>тяжелой</w:t>
      </w:r>
      <w:r w:rsidR="00D404A5" w:rsidRPr="00FD1B40">
        <w:rPr>
          <w:rFonts w:ascii="Times New Roman" w:hAnsi="Times New Roman" w:cs="Times New Roman"/>
          <w:sz w:val="28"/>
          <w:szCs w:val="28"/>
        </w:rPr>
        <w:t>"</w:t>
      </w:r>
      <w:r w:rsidR="00636B65">
        <w:rPr>
          <w:rFonts w:ascii="Times New Roman" w:hAnsi="Times New Roman" w:cs="Times New Roman"/>
          <w:sz w:val="28"/>
          <w:szCs w:val="28"/>
        </w:rPr>
        <w:t>,</w:t>
      </w:r>
      <w:r w:rsidR="00D404A5">
        <w:rPr>
          <w:rFonts w:ascii="Times New Roman" w:hAnsi="Times New Roman" w:cs="Times New Roman"/>
          <w:sz w:val="28"/>
          <w:szCs w:val="28"/>
        </w:rPr>
        <w:t xml:space="preserve"> вычислительно затратной</w:t>
      </w:r>
      <w:r w:rsidR="00636B65">
        <w:rPr>
          <w:rFonts w:ascii="Times New Roman" w:hAnsi="Times New Roman" w:cs="Times New Roman"/>
          <w:sz w:val="28"/>
          <w:szCs w:val="28"/>
        </w:rPr>
        <w:t xml:space="preserve"> технологией</w:t>
      </w:r>
      <w:r w:rsidR="006E003D">
        <w:rPr>
          <w:rFonts w:ascii="Times New Roman" w:hAnsi="Times New Roman" w:cs="Times New Roman"/>
          <w:sz w:val="28"/>
          <w:szCs w:val="28"/>
        </w:rPr>
        <w:t xml:space="preserve">. На основе </w:t>
      </w:r>
      <w:r w:rsidR="006E003D">
        <w:rPr>
          <w:rFonts w:ascii="Times New Roman" w:hAnsi="Times New Roman" w:cs="Times New Roman"/>
          <w:sz w:val="28"/>
          <w:szCs w:val="28"/>
          <w:lang w:val="en-US"/>
        </w:rPr>
        <w:t>LHP</w:t>
      </w:r>
      <w:r w:rsidR="006E003D" w:rsidRPr="00572CB1">
        <w:rPr>
          <w:rFonts w:ascii="Times New Roman" w:hAnsi="Times New Roman" w:cs="Times New Roman"/>
          <w:sz w:val="28"/>
          <w:szCs w:val="28"/>
        </w:rPr>
        <w:t xml:space="preserve"> </w:t>
      </w:r>
      <w:r w:rsidR="006E003D">
        <w:rPr>
          <w:rFonts w:ascii="Times New Roman" w:hAnsi="Times New Roman" w:cs="Times New Roman"/>
          <w:sz w:val="28"/>
          <w:szCs w:val="28"/>
        </w:rPr>
        <w:t xml:space="preserve">легко организовать объемен между </w:t>
      </w:r>
      <w:r w:rsidR="00F40C05">
        <w:rPr>
          <w:rFonts w:ascii="Times New Roman" w:hAnsi="Times New Roman" w:cs="Times New Roman"/>
          <w:sz w:val="28"/>
          <w:szCs w:val="28"/>
        </w:rPr>
        <w:t xml:space="preserve">большим числом </w:t>
      </w:r>
      <w:r w:rsidR="00F40C05" w:rsidRPr="00FD1B40">
        <w:rPr>
          <w:rFonts w:ascii="Times New Roman" w:hAnsi="Times New Roman" w:cs="Times New Roman"/>
          <w:sz w:val="28"/>
          <w:szCs w:val="28"/>
        </w:rPr>
        <w:t>"</w:t>
      </w:r>
      <w:r w:rsidR="00F40C05">
        <w:rPr>
          <w:rFonts w:ascii="Times New Roman" w:hAnsi="Times New Roman" w:cs="Times New Roman"/>
          <w:sz w:val="28"/>
          <w:szCs w:val="28"/>
        </w:rPr>
        <w:t>простых</w:t>
      </w:r>
      <w:proofErr w:type="gramStart"/>
      <w:r w:rsidR="00F40C05" w:rsidRPr="00FD1B40">
        <w:rPr>
          <w:rFonts w:ascii="Times New Roman" w:hAnsi="Times New Roman" w:cs="Times New Roman"/>
          <w:sz w:val="28"/>
          <w:szCs w:val="28"/>
        </w:rPr>
        <w:t xml:space="preserve">" </w:t>
      </w:r>
      <w:r w:rsidR="00F40C05">
        <w:rPr>
          <w:rFonts w:ascii="Times New Roman" w:hAnsi="Times New Roman" w:cs="Times New Roman"/>
          <w:sz w:val="28"/>
          <w:szCs w:val="28"/>
        </w:rPr>
        <w:t xml:space="preserve"> </w:t>
      </w:r>
      <w:r w:rsidR="00F40C05">
        <w:rPr>
          <w:rFonts w:ascii="Times New Roman" w:hAnsi="Times New Roman" w:cs="Times New Roman"/>
          <w:sz w:val="28"/>
          <w:szCs w:val="28"/>
          <w:lang w:val="en-US"/>
        </w:rPr>
        <w:t>IoT</w:t>
      </w:r>
      <w:proofErr w:type="gramEnd"/>
      <w:r w:rsidR="00F40C05" w:rsidRPr="00572CB1">
        <w:rPr>
          <w:rFonts w:ascii="Times New Roman" w:hAnsi="Times New Roman" w:cs="Times New Roman"/>
          <w:sz w:val="28"/>
          <w:szCs w:val="28"/>
        </w:rPr>
        <w:t xml:space="preserve"> </w:t>
      </w:r>
      <w:r w:rsidR="00F40C05">
        <w:rPr>
          <w:rFonts w:ascii="Times New Roman" w:hAnsi="Times New Roman" w:cs="Times New Roman"/>
          <w:sz w:val="28"/>
          <w:szCs w:val="28"/>
        </w:rPr>
        <w:t>устройств</w:t>
      </w:r>
      <w:r w:rsidR="002242F7">
        <w:rPr>
          <w:rFonts w:ascii="Times New Roman" w:hAnsi="Times New Roman" w:cs="Times New Roman"/>
          <w:sz w:val="28"/>
          <w:szCs w:val="28"/>
        </w:rPr>
        <w:t>;</w:t>
      </w:r>
    </w:p>
    <w:p w14:paraId="038974B3" w14:textId="77777777" w:rsidR="00C57CFB" w:rsidRDefault="00C57CFB" w:rsidP="00C57CFB">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Использование JavaScript для программирования ПЛК:</w:t>
      </w:r>
    </w:p>
    <w:p w14:paraId="3A406FF7" w14:textId="4700ABCE" w:rsidR="00FC1796" w:rsidRDefault="00C57CFB" w:rsidP="00966D8E">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sz w:val="28"/>
          <w:szCs w:val="28"/>
        </w:rPr>
        <w:t xml:space="preserve">Применение Espruino (JavaScript-интерпретатор) на микроконтроллерах — новаторский подход. Традиционно ПЛК программируются на языках стандарта IEC </w:t>
      </w:r>
      <w:proofErr w:type="gramStart"/>
      <w:r w:rsidRPr="005850AA">
        <w:rPr>
          <w:rFonts w:ascii="Times New Roman" w:hAnsi="Times New Roman" w:cs="Times New Roman"/>
          <w:sz w:val="28"/>
          <w:szCs w:val="28"/>
        </w:rPr>
        <w:t>61131-3</w:t>
      </w:r>
      <w:proofErr w:type="gramEnd"/>
      <w:r w:rsidRPr="005850AA">
        <w:rPr>
          <w:rFonts w:ascii="Times New Roman" w:hAnsi="Times New Roman" w:cs="Times New Roman"/>
          <w:sz w:val="28"/>
          <w:szCs w:val="28"/>
        </w:rPr>
        <w:t xml:space="preserve"> </w:t>
      </w:r>
      <w:r w:rsidR="00DC2F59">
        <w:rPr>
          <w:rFonts w:ascii="Times New Roman" w:hAnsi="Times New Roman" w:cs="Times New Roman"/>
          <w:sz w:val="28"/>
          <w:szCs w:val="28"/>
        </w:rPr>
        <w:t>который определяет такие я</w:t>
      </w:r>
      <w:r w:rsidR="002242F7">
        <w:rPr>
          <w:rFonts w:ascii="Times New Roman" w:hAnsi="Times New Roman" w:cs="Times New Roman"/>
          <w:sz w:val="28"/>
          <w:szCs w:val="28"/>
        </w:rPr>
        <w:t xml:space="preserve">зыки как </w:t>
      </w:r>
      <w:r w:rsidR="00DC2F59" w:rsidRPr="00DC2F59">
        <w:rPr>
          <w:rFonts w:ascii="Times New Roman" w:hAnsi="Times New Roman" w:cs="Times New Roman"/>
          <w:sz w:val="28"/>
          <w:szCs w:val="28"/>
        </w:rPr>
        <w:t>LD (</w:t>
      </w:r>
      <w:proofErr w:type="spellStart"/>
      <w:r w:rsidR="00DC2F59" w:rsidRPr="00DC2F59">
        <w:rPr>
          <w:rFonts w:ascii="Times New Roman" w:hAnsi="Times New Roman" w:cs="Times New Roman"/>
          <w:sz w:val="28"/>
          <w:szCs w:val="28"/>
        </w:rPr>
        <w:t>Ladder</w:t>
      </w:r>
      <w:proofErr w:type="spellEnd"/>
      <w:r w:rsidR="00DC2F59" w:rsidRPr="00DC2F59">
        <w:rPr>
          <w:rFonts w:ascii="Times New Roman" w:hAnsi="Times New Roman" w:cs="Times New Roman"/>
          <w:sz w:val="28"/>
          <w:szCs w:val="28"/>
        </w:rPr>
        <w:t xml:space="preserve"> </w:t>
      </w:r>
      <w:proofErr w:type="spellStart"/>
      <w:r w:rsidR="00DC2F59" w:rsidRPr="00DC2F59">
        <w:rPr>
          <w:rFonts w:ascii="Times New Roman" w:hAnsi="Times New Roman" w:cs="Times New Roman"/>
          <w:sz w:val="28"/>
          <w:szCs w:val="28"/>
        </w:rPr>
        <w:t>Diagram</w:t>
      </w:r>
      <w:proofErr w:type="spellEnd"/>
      <w:r w:rsidR="00DC2F59" w:rsidRPr="00DC2F59">
        <w:rPr>
          <w:rFonts w:ascii="Times New Roman" w:hAnsi="Times New Roman" w:cs="Times New Roman"/>
          <w:sz w:val="28"/>
          <w:szCs w:val="28"/>
        </w:rPr>
        <w:t>), FBD (</w:t>
      </w:r>
      <w:proofErr w:type="spellStart"/>
      <w:r w:rsidR="00DC2F59" w:rsidRPr="00DC2F59">
        <w:rPr>
          <w:rFonts w:ascii="Times New Roman" w:hAnsi="Times New Roman" w:cs="Times New Roman"/>
          <w:sz w:val="28"/>
          <w:szCs w:val="28"/>
        </w:rPr>
        <w:t>Function</w:t>
      </w:r>
      <w:proofErr w:type="spellEnd"/>
      <w:r w:rsidR="00DC2F59" w:rsidRPr="00DC2F59">
        <w:rPr>
          <w:rFonts w:ascii="Times New Roman" w:hAnsi="Times New Roman" w:cs="Times New Roman"/>
          <w:sz w:val="28"/>
          <w:szCs w:val="28"/>
        </w:rPr>
        <w:t xml:space="preserve"> Block </w:t>
      </w:r>
      <w:proofErr w:type="spellStart"/>
      <w:r w:rsidR="00DC2F59" w:rsidRPr="00DC2F59">
        <w:rPr>
          <w:rFonts w:ascii="Times New Roman" w:hAnsi="Times New Roman" w:cs="Times New Roman"/>
          <w:sz w:val="28"/>
          <w:szCs w:val="28"/>
        </w:rPr>
        <w:t>Diagram</w:t>
      </w:r>
      <w:proofErr w:type="spellEnd"/>
      <w:r w:rsidR="00DC2F59" w:rsidRPr="00DC2F59">
        <w:rPr>
          <w:rFonts w:ascii="Times New Roman" w:hAnsi="Times New Roman" w:cs="Times New Roman"/>
          <w:sz w:val="28"/>
          <w:szCs w:val="28"/>
        </w:rPr>
        <w:t>), SFC (</w:t>
      </w:r>
      <w:proofErr w:type="spellStart"/>
      <w:r w:rsidR="00DC2F59" w:rsidRPr="00DC2F59">
        <w:rPr>
          <w:rFonts w:ascii="Times New Roman" w:hAnsi="Times New Roman" w:cs="Times New Roman"/>
          <w:sz w:val="28"/>
          <w:szCs w:val="28"/>
        </w:rPr>
        <w:t>Sequential</w:t>
      </w:r>
      <w:proofErr w:type="spellEnd"/>
      <w:r w:rsidR="00DC2F59" w:rsidRPr="00DC2F59">
        <w:rPr>
          <w:rFonts w:ascii="Times New Roman" w:hAnsi="Times New Roman" w:cs="Times New Roman"/>
          <w:sz w:val="28"/>
          <w:szCs w:val="28"/>
        </w:rPr>
        <w:t xml:space="preserve"> </w:t>
      </w:r>
      <w:proofErr w:type="spellStart"/>
      <w:r w:rsidR="00DC2F59" w:rsidRPr="00DC2F59">
        <w:rPr>
          <w:rFonts w:ascii="Times New Roman" w:hAnsi="Times New Roman" w:cs="Times New Roman"/>
          <w:sz w:val="28"/>
          <w:szCs w:val="28"/>
        </w:rPr>
        <w:t>Function</w:t>
      </w:r>
      <w:proofErr w:type="spellEnd"/>
      <w:r w:rsidR="00DC2F59" w:rsidRPr="00DC2F59">
        <w:rPr>
          <w:rFonts w:ascii="Times New Roman" w:hAnsi="Times New Roman" w:cs="Times New Roman"/>
          <w:sz w:val="28"/>
          <w:szCs w:val="28"/>
        </w:rPr>
        <w:t xml:space="preserve"> </w:t>
      </w:r>
      <w:proofErr w:type="spellStart"/>
      <w:r w:rsidR="00DC2F59" w:rsidRPr="00DC2F59">
        <w:rPr>
          <w:rFonts w:ascii="Times New Roman" w:hAnsi="Times New Roman" w:cs="Times New Roman"/>
          <w:sz w:val="28"/>
          <w:szCs w:val="28"/>
        </w:rPr>
        <w:t>Chart</w:t>
      </w:r>
      <w:proofErr w:type="spellEnd"/>
      <w:r w:rsidR="00DC2F59" w:rsidRPr="00DC2F59">
        <w:rPr>
          <w:rFonts w:ascii="Times New Roman" w:hAnsi="Times New Roman" w:cs="Times New Roman"/>
          <w:sz w:val="28"/>
          <w:szCs w:val="28"/>
        </w:rPr>
        <w:t>), ST (</w:t>
      </w:r>
      <w:proofErr w:type="spellStart"/>
      <w:r w:rsidR="00DC2F59" w:rsidRPr="00DC2F59">
        <w:rPr>
          <w:rFonts w:ascii="Times New Roman" w:hAnsi="Times New Roman" w:cs="Times New Roman"/>
          <w:sz w:val="28"/>
          <w:szCs w:val="28"/>
        </w:rPr>
        <w:t>Structured</w:t>
      </w:r>
      <w:proofErr w:type="spellEnd"/>
      <w:r w:rsidR="00DC2F59" w:rsidRPr="00DC2F59">
        <w:rPr>
          <w:rFonts w:ascii="Times New Roman" w:hAnsi="Times New Roman" w:cs="Times New Roman"/>
          <w:sz w:val="28"/>
          <w:szCs w:val="28"/>
        </w:rPr>
        <w:t xml:space="preserve"> Text) и IL (</w:t>
      </w:r>
      <w:proofErr w:type="spellStart"/>
      <w:r w:rsidR="00DC2F59" w:rsidRPr="00DC2F59">
        <w:rPr>
          <w:rFonts w:ascii="Times New Roman" w:hAnsi="Times New Roman" w:cs="Times New Roman"/>
          <w:sz w:val="28"/>
          <w:szCs w:val="28"/>
        </w:rPr>
        <w:t>Instruction</w:t>
      </w:r>
      <w:proofErr w:type="spellEnd"/>
      <w:r w:rsidR="00DC2F59" w:rsidRPr="00DC2F59">
        <w:rPr>
          <w:rFonts w:ascii="Times New Roman" w:hAnsi="Times New Roman" w:cs="Times New Roman"/>
          <w:sz w:val="28"/>
          <w:szCs w:val="28"/>
        </w:rPr>
        <w:t xml:space="preserve"> List)</w:t>
      </w:r>
      <w:r w:rsidR="00A769F3">
        <w:rPr>
          <w:rFonts w:ascii="Times New Roman" w:hAnsi="Times New Roman" w:cs="Times New Roman"/>
          <w:sz w:val="28"/>
          <w:szCs w:val="28"/>
        </w:rPr>
        <w:t>.</w:t>
      </w:r>
      <w:r w:rsidR="00D80CD7">
        <w:rPr>
          <w:rFonts w:ascii="Times New Roman" w:hAnsi="Times New Roman" w:cs="Times New Roman"/>
          <w:sz w:val="28"/>
          <w:szCs w:val="28"/>
        </w:rPr>
        <w:tab/>
      </w:r>
      <w:r w:rsidR="00D80CD7">
        <w:rPr>
          <w:rFonts w:ascii="Times New Roman" w:hAnsi="Times New Roman" w:cs="Times New Roman"/>
          <w:sz w:val="28"/>
          <w:szCs w:val="28"/>
        </w:rPr>
        <w:br/>
      </w:r>
      <w:r w:rsidR="00D80CD7">
        <w:rPr>
          <w:rFonts w:ascii="Times New Roman" w:hAnsi="Times New Roman" w:cs="Times New Roman"/>
          <w:sz w:val="28"/>
          <w:szCs w:val="28"/>
        </w:rPr>
        <w:tab/>
      </w:r>
      <w:r w:rsidR="00A769F3">
        <w:rPr>
          <w:rFonts w:ascii="Times New Roman" w:hAnsi="Times New Roman" w:cs="Times New Roman"/>
          <w:sz w:val="28"/>
          <w:szCs w:val="28"/>
        </w:rPr>
        <w:t xml:space="preserve">Указанные языки </w:t>
      </w:r>
      <w:r w:rsidR="00D80CD7">
        <w:rPr>
          <w:rFonts w:ascii="Times New Roman" w:hAnsi="Times New Roman" w:cs="Times New Roman"/>
          <w:sz w:val="28"/>
          <w:szCs w:val="28"/>
        </w:rPr>
        <w:t>являются</w:t>
      </w:r>
      <w:r w:rsidR="00A769F3">
        <w:rPr>
          <w:rFonts w:ascii="Times New Roman" w:hAnsi="Times New Roman" w:cs="Times New Roman"/>
          <w:sz w:val="28"/>
          <w:szCs w:val="28"/>
        </w:rPr>
        <w:t xml:space="preserve"> исключительно узкоспециализированными, при этом </w:t>
      </w:r>
      <w:r w:rsidR="00D80CD7">
        <w:rPr>
          <w:rFonts w:ascii="Times New Roman" w:hAnsi="Times New Roman" w:cs="Times New Roman"/>
          <w:sz w:val="28"/>
          <w:szCs w:val="28"/>
        </w:rPr>
        <w:t xml:space="preserve">они </w:t>
      </w:r>
      <w:r w:rsidR="00A769F3">
        <w:rPr>
          <w:rFonts w:ascii="Times New Roman" w:hAnsi="Times New Roman" w:cs="Times New Roman"/>
          <w:sz w:val="28"/>
          <w:szCs w:val="28"/>
        </w:rPr>
        <w:t>много лет не обновлялись</w:t>
      </w:r>
      <w:r w:rsidR="00D80CD7">
        <w:rPr>
          <w:rFonts w:ascii="Times New Roman" w:hAnsi="Times New Roman" w:cs="Times New Roman"/>
          <w:sz w:val="28"/>
          <w:szCs w:val="28"/>
        </w:rPr>
        <w:t xml:space="preserve">, а </w:t>
      </w:r>
      <w:r w:rsidR="00A769F3">
        <w:rPr>
          <w:rFonts w:ascii="Times New Roman" w:hAnsi="Times New Roman" w:cs="Times New Roman"/>
          <w:sz w:val="28"/>
          <w:szCs w:val="28"/>
        </w:rPr>
        <w:t xml:space="preserve"> создавались </w:t>
      </w:r>
      <w:r w:rsidR="00D80CD7">
        <w:rPr>
          <w:rFonts w:ascii="Times New Roman" w:hAnsi="Times New Roman" w:cs="Times New Roman"/>
          <w:sz w:val="28"/>
          <w:szCs w:val="28"/>
        </w:rPr>
        <w:t xml:space="preserve">во времена </w:t>
      </w:r>
      <w:r w:rsidR="00A769F3">
        <w:rPr>
          <w:rFonts w:ascii="Times New Roman" w:hAnsi="Times New Roman" w:cs="Times New Roman"/>
          <w:sz w:val="28"/>
          <w:szCs w:val="28"/>
        </w:rPr>
        <w:t xml:space="preserve">когда не существовала рынка недорогих высокопроизводительных микроконтроллеров аналогичные АРМ </w:t>
      </w:r>
      <w:r w:rsidR="00A769F3">
        <w:rPr>
          <w:rFonts w:ascii="Times New Roman" w:hAnsi="Times New Roman" w:cs="Times New Roman"/>
          <w:sz w:val="28"/>
          <w:szCs w:val="28"/>
          <w:lang w:val="en-US"/>
        </w:rPr>
        <w:t>S</w:t>
      </w:r>
      <w:r w:rsidR="00213B71">
        <w:rPr>
          <w:rFonts w:ascii="Times New Roman" w:hAnsi="Times New Roman" w:cs="Times New Roman"/>
          <w:sz w:val="28"/>
          <w:szCs w:val="28"/>
          <w:lang w:val="en-US"/>
        </w:rPr>
        <w:t>TM</w:t>
      </w:r>
      <w:r w:rsidR="00213B71" w:rsidRPr="00572CB1">
        <w:rPr>
          <w:rFonts w:ascii="Times New Roman" w:hAnsi="Times New Roman" w:cs="Times New Roman"/>
          <w:sz w:val="28"/>
          <w:szCs w:val="28"/>
        </w:rPr>
        <w:t>32</w:t>
      </w:r>
      <w:r w:rsidR="00213B71">
        <w:rPr>
          <w:rFonts w:ascii="Times New Roman" w:hAnsi="Times New Roman" w:cs="Times New Roman"/>
          <w:sz w:val="28"/>
          <w:szCs w:val="28"/>
          <w:lang w:val="en-US"/>
        </w:rPr>
        <w:t>F</w:t>
      </w:r>
      <w:r w:rsidR="00213B71" w:rsidRPr="00572CB1">
        <w:rPr>
          <w:rFonts w:ascii="Times New Roman" w:hAnsi="Times New Roman" w:cs="Times New Roman"/>
          <w:sz w:val="28"/>
          <w:szCs w:val="28"/>
        </w:rPr>
        <w:t>40</w:t>
      </w:r>
      <w:r w:rsidR="00213B71">
        <w:rPr>
          <w:rFonts w:ascii="Times New Roman" w:hAnsi="Times New Roman" w:cs="Times New Roman"/>
          <w:sz w:val="28"/>
          <w:szCs w:val="28"/>
          <w:lang w:val="en-US"/>
        </w:rPr>
        <w:t>x</w:t>
      </w:r>
      <w:r w:rsidR="00213B71">
        <w:rPr>
          <w:rFonts w:ascii="Times New Roman" w:hAnsi="Times New Roman" w:cs="Times New Roman"/>
          <w:sz w:val="28"/>
          <w:szCs w:val="28"/>
        </w:rPr>
        <w:t xml:space="preserve"> </w:t>
      </w:r>
      <w:r w:rsidR="00213B71">
        <w:rPr>
          <w:rFonts w:ascii="Times New Roman" w:hAnsi="Times New Roman" w:cs="Times New Roman"/>
          <w:sz w:val="28"/>
          <w:szCs w:val="28"/>
          <w:lang w:val="en-US"/>
        </w:rPr>
        <w:t>Cortex</w:t>
      </w:r>
      <w:r w:rsidR="00213B71" w:rsidRPr="00572CB1">
        <w:rPr>
          <w:rFonts w:ascii="Times New Roman" w:hAnsi="Times New Roman" w:cs="Times New Roman"/>
          <w:sz w:val="28"/>
          <w:szCs w:val="28"/>
        </w:rPr>
        <w:t xml:space="preserve"> </w:t>
      </w:r>
      <w:r w:rsidR="00213B71">
        <w:rPr>
          <w:rFonts w:ascii="Times New Roman" w:hAnsi="Times New Roman" w:cs="Times New Roman"/>
          <w:sz w:val="28"/>
          <w:szCs w:val="28"/>
          <w:lang w:val="en-US"/>
        </w:rPr>
        <w:t>M</w:t>
      </w:r>
      <w:r w:rsidR="00213B71" w:rsidRPr="00572CB1">
        <w:rPr>
          <w:rFonts w:ascii="Times New Roman" w:hAnsi="Times New Roman" w:cs="Times New Roman"/>
          <w:sz w:val="28"/>
          <w:szCs w:val="28"/>
        </w:rPr>
        <w:t>4</w:t>
      </w:r>
      <w:r w:rsidR="00213B71">
        <w:rPr>
          <w:rFonts w:ascii="Times New Roman" w:hAnsi="Times New Roman" w:cs="Times New Roman"/>
          <w:sz w:val="28"/>
          <w:szCs w:val="28"/>
        </w:rPr>
        <w:t xml:space="preserve">, </w:t>
      </w:r>
      <w:r w:rsidR="00213B71">
        <w:rPr>
          <w:rFonts w:ascii="Times New Roman" w:hAnsi="Times New Roman" w:cs="Times New Roman"/>
          <w:sz w:val="28"/>
          <w:szCs w:val="28"/>
          <w:lang w:val="en-US"/>
        </w:rPr>
        <w:t>ESP</w:t>
      </w:r>
      <w:r w:rsidR="00213B71" w:rsidRPr="00572CB1">
        <w:rPr>
          <w:rFonts w:ascii="Times New Roman" w:hAnsi="Times New Roman" w:cs="Times New Roman"/>
          <w:sz w:val="28"/>
          <w:szCs w:val="28"/>
        </w:rPr>
        <w:t>32</w:t>
      </w:r>
      <w:r w:rsidR="00213B71">
        <w:rPr>
          <w:rFonts w:ascii="Times New Roman" w:hAnsi="Times New Roman" w:cs="Times New Roman"/>
          <w:sz w:val="28"/>
          <w:szCs w:val="28"/>
        </w:rPr>
        <w:t xml:space="preserve">, </w:t>
      </w:r>
      <w:r w:rsidR="00213B71">
        <w:rPr>
          <w:rFonts w:ascii="Times New Roman" w:hAnsi="Times New Roman" w:cs="Times New Roman"/>
          <w:sz w:val="28"/>
          <w:szCs w:val="28"/>
          <w:lang w:val="en-US"/>
        </w:rPr>
        <w:t>RISC</w:t>
      </w:r>
      <w:r w:rsidR="00213B71" w:rsidRPr="00572CB1">
        <w:rPr>
          <w:rFonts w:ascii="Times New Roman" w:hAnsi="Times New Roman" w:cs="Times New Roman"/>
          <w:sz w:val="28"/>
          <w:szCs w:val="28"/>
        </w:rPr>
        <w:t>-</w:t>
      </w:r>
      <w:r w:rsidR="00213B71">
        <w:rPr>
          <w:rFonts w:ascii="Times New Roman" w:hAnsi="Times New Roman" w:cs="Times New Roman"/>
          <w:sz w:val="28"/>
          <w:szCs w:val="28"/>
          <w:lang w:val="en-US"/>
        </w:rPr>
        <w:t>V</w:t>
      </w:r>
      <w:r w:rsidR="00D12813">
        <w:rPr>
          <w:rFonts w:ascii="Times New Roman" w:hAnsi="Times New Roman" w:cs="Times New Roman"/>
          <w:sz w:val="28"/>
          <w:szCs w:val="28"/>
        </w:rPr>
        <w:t xml:space="preserve">, также на момент разработки данных языков не существовало компактных высокопроизводительных промышленных одноплатных микрокомпьютеров, </w:t>
      </w:r>
      <w:r w:rsidR="00D9347F">
        <w:rPr>
          <w:rFonts w:ascii="Times New Roman" w:hAnsi="Times New Roman" w:cs="Times New Roman"/>
          <w:sz w:val="28"/>
          <w:szCs w:val="28"/>
        </w:rPr>
        <w:t>аналогичных</w:t>
      </w:r>
      <w:r w:rsidR="00FC1796">
        <w:rPr>
          <w:rFonts w:ascii="Times New Roman" w:hAnsi="Times New Roman" w:cs="Times New Roman"/>
          <w:sz w:val="28"/>
          <w:szCs w:val="28"/>
        </w:rPr>
        <w:t xml:space="preserve"> </w:t>
      </w:r>
      <w:r w:rsidR="00FC1796">
        <w:rPr>
          <w:rFonts w:ascii="Times New Roman" w:hAnsi="Times New Roman" w:cs="Times New Roman"/>
          <w:sz w:val="28"/>
          <w:szCs w:val="28"/>
          <w:lang w:val="en-US"/>
        </w:rPr>
        <w:t>Raspberry</w:t>
      </w:r>
      <w:r w:rsidR="00FC1796" w:rsidRPr="00572CB1">
        <w:rPr>
          <w:rFonts w:ascii="Times New Roman" w:hAnsi="Times New Roman" w:cs="Times New Roman"/>
          <w:sz w:val="28"/>
          <w:szCs w:val="28"/>
        </w:rPr>
        <w:t xml:space="preserve"> </w:t>
      </w:r>
      <w:r w:rsidR="00FC1796">
        <w:rPr>
          <w:rFonts w:ascii="Times New Roman" w:hAnsi="Times New Roman" w:cs="Times New Roman"/>
          <w:sz w:val="28"/>
          <w:szCs w:val="28"/>
          <w:lang w:val="en-US"/>
        </w:rPr>
        <w:t>Pi</w:t>
      </w:r>
      <w:r w:rsidR="00FC1796" w:rsidRPr="00572CB1">
        <w:rPr>
          <w:rFonts w:ascii="Times New Roman" w:hAnsi="Times New Roman" w:cs="Times New Roman"/>
          <w:sz w:val="28"/>
          <w:szCs w:val="28"/>
        </w:rPr>
        <w:t xml:space="preserve"> </w:t>
      </w:r>
      <w:r w:rsidR="00FC1796">
        <w:rPr>
          <w:rFonts w:ascii="Times New Roman" w:hAnsi="Times New Roman" w:cs="Times New Roman"/>
          <w:sz w:val="28"/>
          <w:szCs w:val="28"/>
        </w:rPr>
        <w:t xml:space="preserve">и др. Подход данных языков подразумевал </w:t>
      </w:r>
      <w:r w:rsidR="001E2A4C">
        <w:rPr>
          <w:rFonts w:ascii="Times New Roman" w:hAnsi="Times New Roman" w:cs="Times New Roman"/>
          <w:sz w:val="28"/>
          <w:szCs w:val="28"/>
        </w:rPr>
        <w:t xml:space="preserve">сильную специализацию специалистов при выполнении проектов автоматизации. </w:t>
      </w:r>
      <w:r w:rsidR="00406E27">
        <w:rPr>
          <w:rFonts w:ascii="Times New Roman" w:hAnsi="Times New Roman" w:cs="Times New Roman"/>
          <w:sz w:val="28"/>
          <w:szCs w:val="28"/>
        </w:rPr>
        <w:t xml:space="preserve">Одни группы занимались только полевым уровнем, другие программированием на одном из языков </w:t>
      </w:r>
      <w:r w:rsidR="00406E27" w:rsidRPr="005850AA">
        <w:rPr>
          <w:rFonts w:ascii="Times New Roman" w:hAnsi="Times New Roman" w:cs="Times New Roman"/>
          <w:sz w:val="28"/>
          <w:szCs w:val="28"/>
        </w:rPr>
        <w:t xml:space="preserve">IEC </w:t>
      </w:r>
      <w:proofErr w:type="gramStart"/>
      <w:r w:rsidR="00406E27" w:rsidRPr="005850AA">
        <w:rPr>
          <w:rFonts w:ascii="Times New Roman" w:hAnsi="Times New Roman" w:cs="Times New Roman"/>
          <w:sz w:val="28"/>
          <w:szCs w:val="28"/>
        </w:rPr>
        <w:t>61131-3</w:t>
      </w:r>
      <w:proofErr w:type="gramEnd"/>
      <w:r w:rsidR="00406E27">
        <w:rPr>
          <w:rFonts w:ascii="Times New Roman" w:hAnsi="Times New Roman" w:cs="Times New Roman"/>
          <w:sz w:val="28"/>
          <w:szCs w:val="28"/>
        </w:rPr>
        <w:t xml:space="preserve"> ПЛК контроллеров, другие </w:t>
      </w:r>
      <w:r w:rsidR="00367F2F">
        <w:rPr>
          <w:rFonts w:ascii="Times New Roman" w:hAnsi="Times New Roman" w:cs="Times New Roman"/>
          <w:sz w:val="28"/>
          <w:szCs w:val="28"/>
        </w:rPr>
        <w:t>работали только с серверными компонентами проекта, где были совершенно другие технологии (</w:t>
      </w:r>
      <w:r w:rsidR="003B3A73">
        <w:rPr>
          <w:rFonts w:ascii="Times New Roman" w:hAnsi="Times New Roman" w:cs="Times New Roman"/>
          <w:sz w:val="28"/>
          <w:szCs w:val="28"/>
          <w:lang w:val="en-US"/>
        </w:rPr>
        <w:t>OPC</w:t>
      </w:r>
      <w:r w:rsidR="003B3A73" w:rsidRPr="00572CB1">
        <w:rPr>
          <w:rFonts w:ascii="Times New Roman" w:hAnsi="Times New Roman" w:cs="Times New Roman"/>
          <w:sz w:val="28"/>
          <w:szCs w:val="28"/>
        </w:rPr>
        <w:t xml:space="preserve">) </w:t>
      </w:r>
      <w:r w:rsidR="003B3A73">
        <w:rPr>
          <w:rFonts w:ascii="Times New Roman" w:hAnsi="Times New Roman" w:cs="Times New Roman"/>
          <w:sz w:val="28"/>
          <w:szCs w:val="28"/>
        </w:rPr>
        <w:t xml:space="preserve">и языки программирования. </w:t>
      </w:r>
      <w:r w:rsidR="00296560">
        <w:rPr>
          <w:rFonts w:ascii="Times New Roman" w:hAnsi="Times New Roman" w:cs="Times New Roman"/>
          <w:sz w:val="28"/>
          <w:szCs w:val="28"/>
        </w:rPr>
        <w:br/>
        <w:t xml:space="preserve">Такой </w:t>
      </w:r>
      <w:r w:rsidR="007E0E07">
        <w:rPr>
          <w:rFonts w:ascii="Times New Roman" w:hAnsi="Times New Roman" w:cs="Times New Roman"/>
          <w:sz w:val="28"/>
          <w:szCs w:val="28"/>
        </w:rPr>
        <w:t>подход требует целый штат узкоспециализированных специалистов</w:t>
      </w:r>
      <w:r w:rsidR="009F7573">
        <w:rPr>
          <w:rFonts w:ascii="Times New Roman" w:hAnsi="Times New Roman" w:cs="Times New Roman"/>
          <w:sz w:val="28"/>
          <w:szCs w:val="28"/>
        </w:rPr>
        <w:t xml:space="preserve">, что в наше время – синергии является </w:t>
      </w:r>
      <w:proofErr w:type="gramStart"/>
      <w:r w:rsidR="009F7573">
        <w:rPr>
          <w:rFonts w:ascii="Times New Roman" w:hAnsi="Times New Roman" w:cs="Times New Roman"/>
          <w:sz w:val="28"/>
          <w:szCs w:val="28"/>
        </w:rPr>
        <w:t>нерентабельным</w:t>
      </w:r>
      <w:proofErr w:type="gramEnd"/>
      <w:r w:rsidR="009F7573">
        <w:rPr>
          <w:rFonts w:ascii="Times New Roman" w:hAnsi="Times New Roman" w:cs="Times New Roman"/>
          <w:sz w:val="28"/>
          <w:szCs w:val="28"/>
        </w:rPr>
        <w:t xml:space="preserve"> а многим компаниям </w:t>
      </w:r>
      <w:r w:rsidR="00D77D02">
        <w:rPr>
          <w:rFonts w:ascii="Times New Roman" w:hAnsi="Times New Roman" w:cs="Times New Roman"/>
          <w:sz w:val="28"/>
          <w:szCs w:val="28"/>
        </w:rPr>
        <w:t xml:space="preserve">совершенно не достижимым в том числе в связи </w:t>
      </w:r>
      <w:proofErr w:type="gramStart"/>
      <w:r w:rsidR="00D77D02">
        <w:rPr>
          <w:rFonts w:ascii="Times New Roman" w:hAnsi="Times New Roman" w:cs="Times New Roman"/>
          <w:sz w:val="28"/>
          <w:szCs w:val="28"/>
        </w:rPr>
        <w:t>с кадровыми проблемами</w:t>
      </w:r>
      <w:proofErr w:type="gramEnd"/>
      <w:r w:rsidR="00D77D02">
        <w:rPr>
          <w:rFonts w:ascii="Times New Roman" w:hAnsi="Times New Roman" w:cs="Times New Roman"/>
          <w:sz w:val="28"/>
          <w:szCs w:val="28"/>
        </w:rPr>
        <w:t xml:space="preserve"> которые имеют </w:t>
      </w:r>
      <w:proofErr w:type="gramStart"/>
      <w:r w:rsidR="00F209F8">
        <w:rPr>
          <w:rFonts w:ascii="Times New Roman" w:hAnsi="Times New Roman" w:cs="Times New Roman"/>
          <w:sz w:val="28"/>
          <w:szCs w:val="28"/>
        </w:rPr>
        <w:t>над национальный</w:t>
      </w:r>
      <w:proofErr w:type="gramEnd"/>
      <w:r w:rsidR="00F209F8">
        <w:rPr>
          <w:rFonts w:ascii="Times New Roman" w:hAnsi="Times New Roman" w:cs="Times New Roman"/>
          <w:sz w:val="28"/>
          <w:szCs w:val="28"/>
        </w:rPr>
        <w:t xml:space="preserve"> характер. </w:t>
      </w:r>
      <w:r w:rsidR="00F209F8">
        <w:rPr>
          <w:rFonts w:ascii="Times New Roman" w:hAnsi="Times New Roman" w:cs="Times New Roman"/>
          <w:sz w:val="28"/>
          <w:szCs w:val="28"/>
        </w:rPr>
        <w:lastRenderedPageBreak/>
        <w:t xml:space="preserve">Решением является </w:t>
      </w:r>
      <w:r w:rsidR="00C370F8">
        <w:rPr>
          <w:rFonts w:ascii="Times New Roman" w:hAnsi="Times New Roman" w:cs="Times New Roman"/>
          <w:sz w:val="28"/>
          <w:szCs w:val="28"/>
        </w:rPr>
        <w:t xml:space="preserve">разработка </w:t>
      </w:r>
      <w:r w:rsidR="00966D8E">
        <w:rPr>
          <w:rFonts w:ascii="Times New Roman" w:hAnsi="Times New Roman" w:cs="Times New Roman"/>
          <w:sz w:val="28"/>
          <w:szCs w:val="28"/>
        </w:rPr>
        <w:t>технологий,</w:t>
      </w:r>
      <w:r w:rsidR="00C370F8">
        <w:rPr>
          <w:rFonts w:ascii="Times New Roman" w:hAnsi="Times New Roman" w:cs="Times New Roman"/>
          <w:sz w:val="28"/>
          <w:szCs w:val="28"/>
        </w:rPr>
        <w:t xml:space="preserve"> с которыми могут работать </w:t>
      </w:r>
      <w:proofErr w:type="gramStart"/>
      <w:r w:rsidR="00C370F8">
        <w:rPr>
          <w:rFonts w:ascii="Times New Roman" w:hAnsi="Times New Roman" w:cs="Times New Roman"/>
          <w:sz w:val="28"/>
          <w:szCs w:val="28"/>
        </w:rPr>
        <w:t>уже существующие</w:t>
      </w:r>
      <w:proofErr w:type="gramEnd"/>
      <w:r w:rsidR="00C370F8">
        <w:rPr>
          <w:rFonts w:ascii="Times New Roman" w:hAnsi="Times New Roman" w:cs="Times New Roman"/>
          <w:sz w:val="28"/>
          <w:szCs w:val="28"/>
        </w:rPr>
        <w:t xml:space="preserve"> на рынке труда в большом количестве специалисты</w:t>
      </w:r>
      <w:r w:rsidR="00C44BA0">
        <w:rPr>
          <w:rFonts w:ascii="Times New Roman" w:hAnsi="Times New Roman" w:cs="Times New Roman"/>
          <w:sz w:val="28"/>
          <w:szCs w:val="28"/>
        </w:rPr>
        <w:t xml:space="preserve">. А это значит нужны технологии </w:t>
      </w:r>
      <w:r w:rsidR="00966D8E">
        <w:rPr>
          <w:rFonts w:ascii="Times New Roman" w:hAnsi="Times New Roman" w:cs="Times New Roman"/>
          <w:sz w:val="28"/>
          <w:szCs w:val="28"/>
        </w:rPr>
        <w:t>автоматизации,</w:t>
      </w:r>
      <w:r w:rsidR="00C44BA0">
        <w:rPr>
          <w:rFonts w:ascii="Times New Roman" w:hAnsi="Times New Roman" w:cs="Times New Roman"/>
          <w:sz w:val="28"/>
          <w:szCs w:val="28"/>
        </w:rPr>
        <w:t xml:space="preserve"> построенные на языках общего назначения. </w:t>
      </w:r>
      <w:r w:rsidR="00C44BA0">
        <w:rPr>
          <w:rFonts w:ascii="Times New Roman" w:hAnsi="Times New Roman" w:cs="Times New Roman"/>
          <w:sz w:val="28"/>
          <w:szCs w:val="28"/>
          <w:lang w:val="en-US"/>
        </w:rPr>
        <w:t>JavaScript</w:t>
      </w:r>
      <w:r w:rsidR="00C44BA0" w:rsidRPr="00572CB1">
        <w:rPr>
          <w:rFonts w:ascii="Times New Roman" w:hAnsi="Times New Roman" w:cs="Times New Roman"/>
          <w:sz w:val="28"/>
          <w:szCs w:val="28"/>
        </w:rPr>
        <w:t xml:space="preserve"> </w:t>
      </w:r>
      <w:r w:rsidR="00C44BA0">
        <w:rPr>
          <w:rFonts w:ascii="Times New Roman" w:hAnsi="Times New Roman" w:cs="Times New Roman"/>
          <w:sz w:val="28"/>
          <w:szCs w:val="28"/>
        </w:rPr>
        <w:t xml:space="preserve">является представителем таких языков и имеет на земле самое большое </w:t>
      </w:r>
      <w:r w:rsidR="00966D8E">
        <w:rPr>
          <w:rFonts w:ascii="Times New Roman" w:hAnsi="Times New Roman" w:cs="Times New Roman"/>
          <w:sz w:val="28"/>
          <w:szCs w:val="28"/>
        </w:rPr>
        <w:t>комьюнити.</w:t>
      </w:r>
    </w:p>
    <w:p w14:paraId="23D049F6" w14:textId="61E88DB1" w:rsidR="00C57CFB" w:rsidRPr="005850AA" w:rsidRDefault="00C57CFB" w:rsidP="00725D54">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i/>
          <w:iCs/>
          <w:sz w:val="28"/>
          <w:szCs w:val="28"/>
        </w:rPr>
        <w:t>Сравнение с аналогами</w:t>
      </w:r>
      <w:r w:rsidRPr="005850AA">
        <w:rPr>
          <w:rFonts w:ascii="Times New Roman" w:hAnsi="Times New Roman" w:cs="Times New Roman"/>
          <w:sz w:val="28"/>
          <w:szCs w:val="28"/>
        </w:rPr>
        <w:t xml:space="preserve">: Решения от Siemens, Rockwell Automation </w:t>
      </w:r>
      <w:r w:rsidR="00725D54">
        <w:rPr>
          <w:rFonts w:ascii="Times New Roman" w:hAnsi="Times New Roman" w:cs="Times New Roman"/>
          <w:sz w:val="28"/>
          <w:szCs w:val="28"/>
        </w:rPr>
        <w:t xml:space="preserve">и других </w:t>
      </w:r>
      <w:r w:rsidR="00725D54" w:rsidRPr="00725D54">
        <w:rPr>
          <w:rFonts w:ascii="Times New Roman" w:hAnsi="Times New Roman" w:cs="Times New Roman"/>
          <w:sz w:val="28"/>
          <w:szCs w:val="28"/>
        </w:rPr>
        <w:t>"</w:t>
      </w:r>
      <w:r w:rsidR="00725D54">
        <w:rPr>
          <w:rFonts w:ascii="Times New Roman" w:hAnsi="Times New Roman" w:cs="Times New Roman"/>
          <w:sz w:val="28"/>
          <w:szCs w:val="28"/>
        </w:rPr>
        <w:t>китов</w:t>
      </w:r>
      <w:r w:rsidR="00725D54" w:rsidRPr="00725D54">
        <w:rPr>
          <w:rFonts w:ascii="Times New Roman" w:hAnsi="Times New Roman" w:cs="Times New Roman"/>
          <w:sz w:val="28"/>
          <w:szCs w:val="28"/>
        </w:rPr>
        <w:t>"</w:t>
      </w:r>
      <w:r w:rsidR="00725D54">
        <w:rPr>
          <w:rFonts w:ascii="Times New Roman" w:hAnsi="Times New Roman" w:cs="Times New Roman"/>
          <w:sz w:val="28"/>
          <w:szCs w:val="28"/>
        </w:rPr>
        <w:t xml:space="preserve"> производителей ПЛК</w:t>
      </w:r>
      <w:r w:rsidR="00725D54" w:rsidRPr="00725D54">
        <w:rPr>
          <w:rFonts w:ascii="Times New Roman" w:hAnsi="Times New Roman" w:cs="Times New Roman"/>
          <w:sz w:val="28"/>
          <w:szCs w:val="28"/>
        </w:rPr>
        <w:t xml:space="preserve"> </w:t>
      </w:r>
      <w:r w:rsidRPr="005850AA">
        <w:rPr>
          <w:rFonts w:ascii="Times New Roman" w:hAnsi="Times New Roman" w:cs="Times New Roman"/>
          <w:sz w:val="28"/>
          <w:szCs w:val="28"/>
        </w:rPr>
        <w:t xml:space="preserve">сохраняют фокус на классических </w:t>
      </w:r>
      <w:r w:rsidR="00966D8E">
        <w:rPr>
          <w:rFonts w:ascii="Times New Roman" w:hAnsi="Times New Roman" w:cs="Times New Roman"/>
          <w:sz w:val="28"/>
          <w:szCs w:val="28"/>
        </w:rPr>
        <w:t xml:space="preserve">ПЛК </w:t>
      </w:r>
      <w:r w:rsidRPr="005850AA">
        <w:rPr>
          <w:rFonts w:ascii="Times New Roman" w:hAnsi="Times New Roman" w:cs="Times New Roman"/>
          <w:sz w:val="28"/>
          <w:szCs w:val="28"/>
        </w:rPr>
        <w:t>языках, тогда как подход</w:t>
      </w:r>
      <w:r w:rsidR="00725D54">
        <w:rPr>
          <w:rFonts w:ascii="Times New Roman" w:hAnsi="Times New Roman" w:cs="Times New Roman"/>
          <w:sz w:val="28"/>
          <w:szCs w:val="28"/>
        </w:rPr>
        <w:t xml:space="preserve"> платформы </w:t>
      </w:r>
      <w:r w:rsidRPr="005850AA">
        <w:rPr>
          <w:rFonts w:ascii="Times New Roman" w:hAnsi="Times New Roman" w:cs="Times New Roman"/>
          <w:sz w:val="28"/>
          <w:szCs w:val="28"/>
        </w:rPr>
        <w:t xml:space="preserve">"Horizon Automation" </w:t>
      </w:r>
      <w:r w:rsidR="00966D8E">
        <w:rPr>
          <w:rFonts w:ascii="Times New Roman" w:hAnsi="Times New Roman" w:cs="Times New Roman"/>
          <w:sz w:val="28"/>
          <w:szCs w:val="28"/>
        </w:rPr>
        <w:t xml:space="preserve">меняет </w:t>
      </w:r>
      <w:r w:rsidRPr="005850AA">
        <w:rPr>
          <w:rFonts w:ascii="Times New Roman" w:hAnsi="Times New Roman" w:cs="Times New Roman"/>
          <w:sz w:val="28"/>
          <w:szCs w:val="28"/>
        </w:rPr>
        <w:t>порог входа для разработчиков</w:t>
      </w:r>
      <w:r w:rsidR="008532DA">
        <w:rPr>
          <w:rFonts w:ascii="Times New Roman" w:hAnsi="Times New Roman" w:cs="Times New Roman"/>
          <w:sz w:val="28"/>
          <w:szCs w:val="28"/>
        </w:rPr>
        <w:t xml:space="preserve"> не знакомых с </w:t>
      </w:r>
      <w:r w:rsidR="008532DA">
        <w:rPr>
          <w:rFonts w:ascii="Times New Roman" w:hAnsi="Times New Roman" w:cs="Times New Roman"/>
          <w:sz w:val="28"/>
          <w:szCs w:val="28"/>
          <w:lang w:val="en-US"/>
        </w:rPr>
        <w:t>JS</w:t>
      </w:r>
      <w:r w:rsidR="008532DA">
        <w:rPr>
          <w:rFonts w:ascii="Times New Roman" w:hAnsi="Times New Roman" w:cs="Times New Roman"/>
          <w:sz w:val="28"/>
          <w:szCs w:val="28"/>
        </w:rPr>
        <w:t xml:space="preserve">, а также позволяет набрать и </w:t>
      </w:r>
      <w:r w:rsidR="00725D54">
        <w:rPr>
          <w:rFonts w:ascii="Times New Roman" w:hAnsi="Times New Roman" w:cs="Times New Roman"/>
          <w:sz w:val="28"/>
          <w:szCs w:val="28"/>
        </w:rPr>
        <w:t>до обучить</w:t>
      </w:r>
      <w:r w:rsidR="008532DA">
        <w:rPr>
          <w:rFonts w:ascii="Times New Roman" w:hAnsi="Times New Roman" w:cs="Times New Roman"/>
          <w:sz w:val="28"/>
          <w:szCs w:val="28"/>
        </w:rPr>
        <w:t xml:space="preserve"> специалистов из </w:t>
      </w:r>
      <w:r w:rsidR="00725D54">
        <w:rPr>
          <w:rFonts w:ascii="Times New Roman" w:hAnsi="Times New Roman" w:cs="Times New Roman"/>
          <w:sz w:val="28"/>
          <w:szCs w:val="28"/>
        </w:rPr>
        <w:t>существующего</w:t>
      </w:r>
      <w:r w:rsidR="008532DA">
        <w:rPr>
          <w:rFonts w:ascii="Times New Roman" w:hAnsi="Times New Roman" w:cs="Times New Roman"/>
          <w:sz w:val="28"/>
          <w:szCs w:val="28"/>
        </w:rPr>
        <w:t xml:space="preserve"> </w:t>
      </w:r>
      <w:r w:rsidR="00530DCB">
        <w:rPr>
          <w:rFonts w:ascii="Times New Roman" w:hAnsi="Times New Roman" w:cs="Times New Roman"/>
          <w:sz w:val="28"/>
          <w:szCs w:val="28"/>
        </w:rPr>
        <w:t xml:space="preserve">большого </w:t>
      </w:r>
      <w:r w:rsidR="008532DA">
        <w:rPr>
          <w:rFonts w:ascii="Times New Roman" w:hAnsi="Times New Roman" w:cs="Times New Roman"/>
          <w:sz w:val="28"/>
          <w:szCs w:val="28"/>
        </w:rPr>
        <w:t>комьюнити</w:t>
      </w:r>
      <w:r w:rsidRPr="005850AA">
        <w:rPr>
          <w:rFonts w:ascii="Times New Roman" w:hAnsi="Times New Roman" w:cs="Times New Roman"/>
          <w:sz w:val="28"/>
          <w:szCs w:val="28"/>
        </w:rPr>
        <w:t>.</w:t>
      </w:r>
    </w:p>
    <w:p w14:paraId="08B21C5E" w14:textId="77777777" w:rsidR="00C57CFB" w:rsidRDefault="00C57CFB" w:rsidP="00C57CFB">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Цифровые двойники сенсоров/актуаторов:</w:t>
      </w:r>
    </w:p>
    <w:p w14:paraId="33F6E5E4" w14:textId="3190A9DA" w:rsidR="00C57CFB" w:rsidRDefault="00C57CFB" w:rsidP="00C57CFB">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sz w:val="28"/>
          <w:szCs w:val="28"/>
        </w:rPr>
        <w:t xml:space="preserve">Реализация концепции цифровых двойников на уровне как ПЛК, так и </w:t>
      </w:r>
      <w:r w:rsidR="00C47756">
        <w:rPr>
          <w:rFonts w:ascii="Times New Roman" w:hAnsi="Times New Roman" w:cs="Times New Roman"/>
          <w:sz w:val="28"/>
          <w:szCs w:val="28"/>
        </w:rPr>
        <w:t>Hub</w:t>
      </w:r>
      <w:r w:rsidRPr="005850AA">
        <w:rPr>
          <w:rFonts w:ascii="Times New Roman" w:hAnsi="Times New Roman" w:cs="Times New Roman"/>
          <w:sz w:val="28"/>
          <w:szCs w:val="28"/>
        </w:rPr>
        <w:t xml:space="preserve"> позволяет абстрагироваться от аппаратных особенностей устройств.</w:t>
      </w:r>
    </w:p>
    <w:p w14:paraId="21DE27F5" w14:textId="7D1125D2" w:rsidR="00C57CFB" w:rsidRPr="005850AA" w:rsidRDefault="00C57CFB" w:rsidP="00C57CFB">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i/>
          <w:iCs/>
          <w:sz w:val="28"/>
          <w:szCs w:val="28"/>
        </w:rPr>
        <w:t>Сравнение с аналогами</w:t>
      </w:r>
      <w:r w:rsidRPr="005850AA">
        <w:rPr>
          <w:rFonts w:ascii="Times New Roman" w:hAnsi="Times New Roman" w:cs="Times New Roman"/>
          <w:sz w:val="28"/>
          <w:szCs w:val="28"/>
        </w:rPr>
        <w:t xml:space="preserve">: Аналогичная функциональность есть в платформах PTC </w:t>
      </w:r>
      <w:proofErr w:type="spellStart"/>
      <w:r w:rsidRPr="005850AA">
        <w:rPr>
          <w:rFonts w:ascii="Times New Roman" w:hAnsi="Times New Roman" w:cs="Times New Roman"/>
          <w:sz w:val="28"/>
          <w:szCs w:val="28"/>
        </w:rPr>
        <w:t>ThingWorx</w:t>
      </w:r>
      <w:proofErr w:type="spellEnd"/>
      <w:r w:rsidRPr="005850AA">
        <w:rPr>
          <w:rFonts w:ascii="Times New Roman" w:hAnsi="Times New Roman" w:cs="Times New Roman"/>
          <w:sz w:val="28"/>
          <w:szCs w:val="28"/>
        </w:rPr>
        <w:t xml:space="preserve"> и Siemens </w:t>
      </w:r>
      <w:proofErr w:type="spellStart"/>
      <w:r w:rsidRPr="005850AA">
        <w:rPr>
          <w:rFonts w:ascii="Times New Roman" w:hAnsi="Times New Roman" w:cs="Times New Roman"/>
          <w:sz w:val="28"/>
          <w:szCs w:val="28"/>
        </w:rPr>
        <w:t>MindSphere</w:t>
      </w:r>
      <w:proofErr w:type="spellEnd"/>
      <w:r w:rsidRPr="005850AA">
        <w:rPr>
          <w:rFonts w:ascii="Times New Roman" w:hAnsi="Times New Roman" w:cs="Times New Roman"/>
          <w:sz w:val="28"/>
          <w:szCs w:val="28"/>
        </w:rPr>
        <w:t>, но их внедрение требует значительных ресурсов</w:t>
      </w:r>
      <w:r w:rsidR="00530DCB">
        <w:rPr>
          <w:rFonts w:ascii="Times New Roman" w:hAnsi="Times New Roman" w:cs="Times New Roman"/>
          <w:sz w:val="28"/>
          <w:szCs w:val="28"/>
        </w:rPr>
        <w:t xml:space="preserve"> и являются доро</w:t>
      </w:r>
      <w:r w:rsidR="00F90C72">
        <w:rPr>
          <w:rFonts w:ascii="Times New Roman" w:hAnsi="Times New Roman" w:cs="Times New Roman"/>
          <w:sz w:val="28"/>
          <w:szCs w:val="28"/>
        </w:rPr>
        <w:t>гостоящими</w:t>
      </w:r>
      <w:r w:rsidRPr="005850AA">
        <w:rPr>
          <w:rFonts w:ascii="Times New Roman" w:hAnsi="Times New Roman" w:cs="Times New Roman"/>
          <w:sz w:val="28"/>
          <w:szCs w:val="28"/>
        </w:rPr>
        <w:t>.</w:t>
      </w:r>
    </w:p>
    <w:p w14:paraId="62AFAA75" w14:textId="77777777" w:rsidR="00C57CFB" w:rsidRDefault="00C57CFB" w:rsidP="00C57CFB">
      <w:pPr>
        <w:spacing w:after="0" w:line="360" w:lineRule="exact"/>
        <w:jc w:val="both"/>
        <w:rPr>
          <w:rFonts w:ascii="Times New Roman" w:hAnsi="Times New Roman" w:cs="Times New Roman"/>
          <w:sz w:val="28"/>
          <w:szCs w:val="28"/>
        </w:rPr>
      </w:pPr>
    </w:p>
    <w:p w14:paraId="082B3D26" w14:textId="77777777" w:rsidR="00C57CFB" w:rsidRPr="005850AA" w:rsidRDefault="00C57CFB" w:rsidP="00C57CFB">
      <w:p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2. Технологическая продвинутость</w:t>
      </w:r>
    </w:p>
    <w:p w14:paraId="7DD58AD5" w14:textId="77777777" w:rsidR="00C57CFB" w:rsidRDefault="00C57CFB" w:rsidP="00572CB1">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Микросервисная архитектура:</w:t>
      </w:r>
    </w:p>
    <w:p w14:paraId="043BF7C8" w14:textId="15D0CEEA" w:rsidR="00C57CFB" w:rsidRPr="005850AA" w:rsidRDefault="00C57CFB" w:rsidP="00C57CFB">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sz w:val="28"/>
          <w:szCs w:val="28"/>
        </w:rPr>
        <w:t xml:space="preserve">Разделение системы на независимые модули (Network, </w:t>
      </w:r>
      <w:proofErr w:type="spellStart"/>
      <w:r w:rsidRPr="005850AA">
        <w:rPr>
          <w:rFonts w:ascii="Times New Roman" w:hAnsi="Times New Roman" w:cs="Times New Roman"/>
          <w:sz w:val="28"/>
          <w:szCs w:val="28"/>
        </w:rPr>
        <w:t>WSServer</w:t>
      </w:r>
      <w:proofErr w:type="spellEnd"/>
      <w:r w:rsidRPr="005850AA">
        <w:rPr>
          <w:rFonts w:ascii="Times New Roman" w:hAnsi="Times New Roman" w:cs="Times New Roman"/>
          <w:sz w:val="28"/>
          <w:szCs w:val="28"/>
        </w:rPr>
        <w:t>, MQTTGW</w:t>
      </w:r>
      <w:r w:rsidR="00F90C72">
        <w:rPr>
          <w:rFonts w:ascii="Times New Roman" w:hAnsi="Times New Roman" w:cs="Times New Roman"/>
          <w:sz w:val="28"/>
          <w:szCs w:val="28"/>
        </w:rPr>
        <w:t xml:space="preserve"> и многие др.</w:t>
      </w:r>
      <w:r w:rsidRPr="005850AA">
        <w:rPr>
          <w:rFonts w:ascii="Times New Roman" w:hAnsi="Times New Roman" w:cs="Times New Roman"/>
          <w:sz w:val="28"/>
          <w:szCs w:val="28"/>
        </w:rPr>
        <w:t>) повышает гибкость и масштабируемость.</w:t>
      </w:r>
      <w:r w:rsidRPr="005850AA">
        <w:rPr>
          <w:rFonts w:ascii="Times New Roman" w:hAnsi="Times New Roman" w:cs="Times New Roman"/>
          <w:sz w:val="28"/>
          <w:szCs w:val="28"/>
        </w:rPr>
        <w:br/>
      </w:r>
      <w:r w:rsidRPr="005850AA">
        <w:rPr>
          <w:rFonts w:ascii="Times New Roman" w:hAnsi="Times New Roman" w:cs="Times New Roman"/>
          <w:i/>
          <w:iCs/>
          <w:sz w:val="28"/>
          <w:szCs w:val="28"/>
        </w:rPr>
        <w:t>Сравнение с аналогами</w:t>
      </w:r>
      <w:r w:rsidRPr="005850AA">
        <w:rPr>
          <w:rFonts w:ascii="Times New Roman" w:hAnsi="Times New Roman" w:cs="Times New Roman"/>
          <w:sz w:val="28"/>
          <w:szCs w:val="28"/>
        </w:rPr>
        <w:t xml:space="preserve">: Промышленные IoT-платформы (AWS IoT, Microsoft Azure IoT) также используют микросервисы, но их реализация на уровне ПЛК </w:t>
      </w:r>
      <w:r w:rsidR="00F90C72">
        <w:rPr>
          <w:rFonts w:ascii="Times New Roman" w:hAnsi="Times New Roman" w:cs="Times New Roman"/>
          <w:sz w:val="28"/>
          <w:szCs w:val="28"/>
        </w:rPr>
        <w:t xml:space="preserve">практически не </w:t>
      </w:r>
      <w:r w:rsidRPr="005850AA">
        <w:rPr>
          <w:rFonts w:ascii="Times New Roman" w:hAnsi="Times New Roman" w:cs="Times New Roman"/>
          <w:sz w:val="28"/>
          <w:szCs w:val="28"/>
        </w:rPr>
        <w:t>встречается.</w:t>
      </w:r>
    </w:p>
    <w:p w14:paraId="0B9D6470" w14:textId="77777777" w:rsidR="00C57CFB" w:rsidRPr="004460AB" w:rsidRDefault="00C57CFB" w:rsidP="00572CB1">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Интеграция современных инструментов:</w:t>
      </w:r>
    </w:p>
    <w:p w14:paraId="3022D9AE" w14:textId="77777777" w:rsidR="00C57CFB" w:rsidRPr="004460AB" w:rsidRDefault="00C57CFB" w:rsidP="00C57CFB">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sz w:val="28"/>
          <w:szCs w:val="28"/>
        </w:rPr>
        <w:t xml:space="preserve">Использование </w:t>
      </w:r>
      <w:proofErr w:type="spellStart"/>
      <w:r w:rsidRPr="005850AA">
        <w:rPr>
          <w:rFonts w:ascii="Times New Roman" w:hAnsi="Times New Roman" w:cs="Times New Roman"/>
          <w:sz w:val="28"/>
          <w:szCs w:val="28"/>
        </w:rPr>
        <w:t>Grafana</w:t>
      </w:r>
      <w:proofErr w:type="spellEnd"/>
      <w:r w:rsidRPr="005850AA">
        <w:rPr>
          <w:rFonts w:ascii="Times New Roman" w:hAnsi="Times New Roman" w:cs="Times New Roman"/>
          <w:sz w:val="28"/>
          <w:szCs w:val="28"/>
        </w:rPr>
        <w:t xml:space="preserve"> для визуализации, </w:t>
      </w:r>
      <w:proofErr w:type="spellStart"/>
      <w:r w:rsidRPr="005850AA">
        <w:rPr>
          <w:rFonts w:ascii="Times New Roman" w:hAnsi="Times New Roman" w:cs="Times New Roman"/>
          <w:sz w:val="28"/>
          <w:szCs w:val="28"/>
        </w:rPr>
        <w:t>MongoDB</w:t>
      </w:r>
      <w:proofErr w:type="spellEnd"/>
      <w:r w:rsidRPr="005850AA">
        <w:rPr>
          <w:rFonts w:ascii="Times New Roman" w:hAnsi="Times New Roman" w:cs="Times New Roman"/>
          <w:sz w:val="28"/>
          <w:szCs w:val="28"/>
        </w:rPr>
        <w:t xml:space="preserve"> для хранения данных и Node-RED для потокового программирования соответствует трендам Industry 4.0.</w:t>
      </w:r>
    </w:p>
    <w:p w14:paraId="4405BC81" w14:textId="77777777" w:rsidR="00C57CFB" w:rsidRPr="005850AA" w:rsidRDefault="00C57CFB" w:rsidP="00C57CFB">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i/>
          <w:iCs/>
          <w:sz w:val="28"/>
          <w:szCs w:val="28"/>
        </w:rPr>
        <w:t>Сравнение с аналогами</w:t>
      </w:r>
      <w:r w:rsidRPr="005850AA">
        <w:rPr>
          <w:rFonts w:ascii="Times New Roman" w:hAnsi="Times New Roman" w:cs="Times New Roman"/>
          <w:sz w:val="28"/>
          <w:szCs w:val="28"/>
        </w:rPr>
        <w:t xml:space="preserve">: Аналогичные стеки применяются в Bosch IoT Suite и IBM </w:t>
      </w:r>
      <w:proofErr w:type="spellStart"/>
      <w:r w:rsidRPr="005850AA">
        <w:rPr>
          <w:rFonts w:ascii="Times New Roman" w:hAnsi="Times New Roman" w:cs="Times New Roman"/>
          <w:sz w:val="28"/>
          <w:szCs w:val="28"/>
        </w:rPr>
        <w:t>Watson</w:t>
      </w:r>
      <w:proofErr w:type="spellEnd"/>
      <w:r w:rsidRPr="005850AA">
        <w:rPr>
          <w:rFonts w:ascii="Times New Roman" w:hAnsi="Times New Roman" w:cs="Times New Roman"/>
          <w:sz w:val="28"/>
          <w:szCs w:val="28"/>
        </w:rPr>
        <w:t xml:space="preserve"> </w:t>
      </w:r>
      <w:proofErr w:type="spellStart"/>
      <w:r w:rsidRPr="005850AA">
        <w:rPr>
          <w:rFonts w:ascii="Times New Roman" w:hAnsi="Times New Roman" w:cs="Times New Roman"/>
          <w:sz w:val="28"/>
          <w:szCs w:val="28"/>
        </w:rPr>
        <w:t>IoT</w:t>
      </w:r>
      <w:proofErr w:type="spellEnd"/>
      <w:r w:rsidRPr="005850AA">
        <w:rPr>
          <w:rFonts w:ascii="Times New Roman" w:hAnsi="Times New Roman" w:cs="Times New Roman"/>
          <w:sz w:val="28"/>
          <w:szCs w:val="28"/>
        </w:rPr>
        <w:t>, однако "</w:t>
      </w:r>
      <w:proofErr w:type="spellStart"/>
      <w:r w:rsidRPr="005850AA">
        <w:rPr>
          <w:rFonts w:ascii="Times New Roman" w:hAnsi="Times New Roman" w:cs="Times New Roman"/>
          <w:sz w:val="28"/>
          <w:szCs w:val="28"/>
        </w:rPr>
        <w:t>Horizon</w:t>
      </w:r>
      <w:proofErr w:type="spellEnd"/>
      <w:r w:rsidRPr="005850AA">
        <w:rPr>
          <w:rFonts w:ascii="Times New Roman" w:hAnsi="Times New Roman" w:cs="Times New Roman"/>
          <w:sz w:val="28"/>
          <w:szCs w:val="28"/>
        </w:rPr>
        <w:t xml:space="preserve"> Automation" ориентирован на малые и средние проекты.</w:t>
      </w:r>
    </w:p>
    <w:p w14:paraId="2B1D87F7" w14:textId="77777777" w:rsidR="00C57CFB" w:rsidRPr="004460AB" w:rsidRDefault="00C57CFB" w:rsidP="00572CB1">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Поддержка мультиплатформенности:</w:t>
      </w:r>
    </w:p>
    <w:p w14:paraId="26F5E62C" w14:textId="77777777" w:rsidR="00C57CFB" w:rsidRPr="004460AB" w:rsidRDefault="00C57CFB" w:rsidP="00C57CFB">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sz w:val="28"/>
          <w:szCs w:val="28"/>
        </w:rPr>
        <w:t>Работа на ARM, TENSILICA XTENSA и RISC-V обеспечивает гибкость выбора аппаратной базы.</w:t>
      </w:r>
    </w:p>
    <w:p w14:paraId="428BFED9" w14:textId="77777777" w:rsidR="00C57CFB" w:rsidRPr="005850AA" w:rsidRDefault="00C57CFB" w:rsidP="00C57CFB">
      <w:pPr>
        <w:spacing w:after="0" w:line="360" w:lineRule="exact"/>
        <w:ind w:left="720"/>
        <w:jc w:val="both"/>
        <w:rPr>
          <w:rFonts w:ascii="Times New Roman" w:hAnsi="Times New Roman" w:cs="Times New Roman"/>
          <w:sz w:val="28"/>
          <w:szCs w:val="28"/>
        </w:rPr>
      </w:pPr>
      <w:r w:rsidRPr="005850AA">
        <w:rPr>
          <w:rFonts w:ascii="Times New Roman" w:hAnsi="Times New Roman" w:cs="Times New Roman"/>
          <w:i/>
          <w:iCs/>
          <w:sz w:val="28"/>
          <w:szCs w:val="28"/>
        </w:rPr>
        <w:t>Сравнение с аналогами</w:t>
      </w:r>
      <w:r w:rsidRPr="005850AA">
        <w:rPr>
          <w:rFonts w:ascii="Times New Roman" w:hAnsi="Times New Roman" w:cs="Times New Roman"/>
          <w:sz w:val="28"/>
          <w:szCs w:val="28"/>
        </w:rPr>
        <w:t xml:space="preserve">: Промышленные контроллеры (например, от </w:t>
      </w:r>
      <w:proofErr w:type="spellStart"/>
      <w:r w:rsidRPr="005850AA">
        <w:rPr>
          <w:rFonts w:ascii="Times New Roman" w:hAnsi="Times New Roman" w:cs="Times New Roman"/>
          <w:sz w:val="28"/>
          <w:szCs w:val="28"/>
        </w:rPr>
        <w:t>Beckhoff</w:t>
      </w:r>
      <w:proofErr w:type="spellEnd"/>
      <w:r w:rsidRPr="005850AA">
        <w:rPr>
          <w:rFonts w:ascii="Times New Roman" w:hAnsi="Times New Roman" w:cs="Times New Roman"/>
          <w:sz w:val="28"/>
          <w:szCs w:val="28"/>
        </w:rPr>
        <w:t>) часто привязаны к конкретным архитектурам.</w:t>
      </w:r>
    </w:p>
    <w:p w14:paraId="622EE554" w14:textId="21715430" w:rsidR="00C57CFB" w:rsidRPr="00BC35EE" w:rsidRDefault="00921637">
      <w:pPr>
        <w:rPr>
          <w:rFonts w:ascii="Times New Roman" w:hAnsi="Times New Roman" w:cs="Times New Roman"/>
          <w:sz w:val="28"/>
          <w:szCs w:val="28"/>
        </w:rPr>
        <w:pPrChange w:id="712" w:author="Иван Кукушкин" w:date="2025-05-27T20:59:00Z" w16du:dateUtc="2025-05-27T16:59:00Z">
          <w:pPr>
            <w:spacing w:after="0" w:line="360" w:lineRule="exact"/>
            <w:jc w:val="both"/>
          </w:pPr>
        </w:pPrChange>
      </w:pPr>
      <w:ins w:id="713" w:author="Иван Кукушкин" w:date="2025-05-27T20:59:00Z" w16du:dateUtc="2025-05-27T16:59:00Z">
        <w:r>
          <w:rPr>
            <w:rFonts w:ascii="Times New Roman" w:hAnsi="Times New Roman" w:cs="Times New Roman"/>
            <w:sz w:val="28"/>
            <w:szCs w:val="28"/>
          </w:rPr>
          <w:br w:type="page"/>
        </w:r>
      </w:ins>
    </w:p>
    <w:p w14:paraId="5578CFF6" w14:textId="77777777" w:rsidR="00C57CFB" w:rsidRPr="005850AA" w:rsidRDefault="00C57CFB" w:rsidP="00C57CFB">
      <w:p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lastRenderedPageBreak/>
        <w:t>3. Слабые места в сравнении с лидерами отрасли</w:t>
      </w:r>
    </w:p>
    <w:p w14:paraId="100F5990" w14:textId="77777777" w:rsidR="00C57CFB" w:rsidRDefault="00C57CFB" w:rsidP="00572CB1">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Производительность JavaScript на ПЛК:</w:t>
      </w:r>
    </w:p>
    <w:p w14:paraId="37EBB1D8" w14:textId="77777777" w:rsidR="00C57CFB" w:rsidRPr="005850AA" w:rsidRDefault="00C57CFB" w:rsidP="00572CB1">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Исполнение кода на интерпретируемом языке может уступать по скорости решениям на C/C++ или FPGA-платформам.</w:t>
      </w:r>
    </w:p>
    <w:p w14:paraId="68127EB6" w14:textId="77777777" w:rsidR="00C57CFB" w:rsidRDefault="00C57CFB" w:rsidP="00572CB1">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Проприетарный протокол LHP:</w:t>
      </w:r>
    </w:p>
    <w:p w14:paraId="289404C1" w14:textId="77777777" w:rsidR="00C57CFB" w:rsidRPr="005850AA" w:rsidRDefault="00C57CFB" w:rsidP="00572CB1">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Отсутствие поддержки LHP сторонними системами усложняет интеграцию с существующей инфраструктурой предприятий.</w:t>
      </w:r>
    </w:p>
    <w:p w14:paraId="51872486" w14:textId="77777777" w:rsidR="00C57CFB" w:rsidRPr="005850AA" w:rsidRDefault="00C57CFB" w:rsidP="00C57CFB">
      <w:pPr>
        <w:spacing w:after="0" w:line="360" w:lineRule="exact"/>
        <w:jc w:val="both"/>
        <w:rPr>
          <w:rFonts w:ascii="Times New Roman" w:hAnsi="Times New Roman" w:cs="Times New Roman"/>
          <w:sz w:val="28"/>
          <w:szCs w:val="28"/>
        </w:rPr>
      </w:pPr>
    </w:p>
    <w:p w14:paraId="4890FC4D" w14:textId="36C80658" w:rsidR="00C57CFB" w:rsidRDefault="00C57CFB" w:rsidP="00572CB1">
      <w:pPr>
        <w:pStyle w:val="ae"/>
        <w:numPr>
          <w:ilvl w:val="0"/>
          <w:numId w:val="133"/>
        </w:numPr>
        <w:spacing w:after="0" w:line="360" w:lineRule="exact"/>
        <w:jc w:val="both"/>
        <w:rPr>
          <w:rFonts w:ascii="Times New Roman" w:hAnsi="Times New Roman" w:cs="Times New Roman"/>
          <w:sz w:val="28"/>
          <w:szCs w:val="28"/>
        </w:rPr>
      </w:pPr>
      <w:r w:rsidRPr="004A78B0">
        <w:rPr>
          <w:rFonts w:ascii="Times New Roman" w:hAnsi="Times New Roman" w:cs="Times New Roman"/>
          <w:sz w:val="28"/>
          <w:szCs w:val="28"/>
        </w:rPr>
        <w:t>Позиционирование на фоне мировых аналогов</w:t>
      </w:r>
    </w:p>
    <w:p w14:paraId="69EF55B5" w14:textId="77777777" w:rsidR="00672A8E" w:rsidRPr="004A78B0" w:rsidRDefault="00672A8E" w:rsidP="00572CB1">
      <w:pPr>
        <w:pStyle w:val="ae"/>
        <w:spacing w:after="0" w:line="360" w:lineRule="exact"/>
        <w:jc w:val="both"/>
        <w:rPr>
          <w:rFonts w:ascii="Times New Roman" w:hAnsi="Times New Roman" w:cs="Times New Roman"/>
          <w:sz w:val="28"/>
          <w:szCs w:val="28"/>
        </w:rPr>
      </w:pPr>
    </w:p>
    <w:tbl>
      <w:tblPr>
        <w:tblW w:w="9516" w:type="dxa"/>
        <w:tblLook w:val="04A0" w:firstRow="1" w:lastRow="0" w:firstColumn="1" w:lastColumn="0" w:noHBand="0" w:noVBand="1"/>
      </w:tblPr>
      <w:tblGrid>
        <w:gridCol w:w="1307"/>
        <w:gridCol w:w="2936"/>
        <w:gridCol w:w="2429"/>
        <w:gridCol w:w="2844"/>
      </w:tblGrid>
      <w:tr w:rsidR="00C57CFB" w:rsidRPr="004A78B0" w14:paraId="7DFFAAD1" w14:textId="77777777" w:rsidTr="001779B3">
        <w:tc>
          <w:tcPr>
            <w:tcW w:w="13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F26361"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Критерий</w:t>
            </w:r>
          </w:p>
        </w:tc>
        <w:tc>
          <w:tcPr>
            <w:tcW w:w="2936" w:type="dxa"/>
            <w:tcBorders>
              <w:top w:val="single" w:sz="4" w:space="0" w:color="auto"/>
              <w:left w:val="nil"/>
              <w:bottom w:val="single" w:sz="4" w:space="0" w:color="auto"/>
              <w:right w:val="single" w:sz="4" w:space="0" w:color="auto"/>
            </w:tcBorders>
            <w:shd w:val="clear" w:color="auto" w:fill="auto"/>
            <w:vAlign w:val="center"/>
            <w:hideMark/>
          </w:tcPr>
          <w:p w14:paraId="48DB2F85"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Horizon Automation</w:t>
            </w:r>
          </w:p>
        </w:tc>
        <w:tc>
          <w:tcPr>
            <w:tcW w:w="2429" w:type="dxa"/>
            <w:tcBorders>
              <w:top w:val="single" w:sz="4" w:space="0" w:color="auto"/>
              <w:left w:val="nil"/>
              <w:bottom w:val="single" w:sz="4" w:space="0" w:color="auto"/>
              <w:right w:val="single" w:sz="4" w:space="0" w:color="auto"/>
            </w:tcBorders>
            <w:shd w:val="clear" w:color="auto" w:fill="auto"/>
            <w:vAlign w:val="center"/>
            <w:hideMark/>
          </w:tcPr>
          <w:p w14:paraId="1BBACC66"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Промышленные решения (Siemens, Rockwell)</w:t>
            </w:r>
          </w:p>
        </w:tc>
        <w:tc>
          <w:tcPr>
            <w:tcW w:w="2844" w:type="dxa"/>
            <w:tcBorders>
              <w:top w:val="single" w:sz="4" w:space="0" w:color="auto"/>
              <w:left w:val="nil"/>
              <w:bottom w:val="single" w:sz="4" w:space="0" w:color="auto"/>
              <w:right w:val="single" w:sz="4" w:space="0" w:color="auto"/>
            </w:tcBorders>
            <w:shd w:val="clear" w:color="auto" w:fill="auto"/>
            <w:vAlign w:val="center"/>
            <w:hideMark/>
          </w:tcPr>
          <w:p w14:paraId="684018AE"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Образовательные платформы (</w:t>
            </w:r>
            <w:proofErr w:type="spellStart"/>
            <w:r w:rsidRPr="004A78B0">
              <w:rPr>
                <w:rFonts w:ascii="Times New Roman" w:eastAsia="Times New Roman" w:hAnsi="Times New Roman" w:cs="Times New Roman"/>
                <w:color w:val="000000"/>
                <w:sz w:val="20"/>
                <w:szCs w:val="20"/>
                <w:lang w:eastAsia="ru-RU"/>
              </w:rPr>
              <w:t>Arduino</w:t>
            </w:r>
            <w:proofErr w:type="spellEnd"/>
            <w:r w:rsidRPr="004A78B0">
              <w:rPr>
                <w:rFonts w:ascii="Times New Roman" w:eastAsia="Times New Roman" w:hAnsi="Times New Roman" w:cs="Times New Roman"/>
                <w:color w:val="000000"/>
                <w:sz w:val="20"/>
                <w:szCs w:val="20"/>
                <w:lang w:eastAsia="ru-RU"/>
              </w:rPr>
              <w:t xml:space="preserve">, </w:t>
            </w:r>
            <w:proofErr w:type="spellStart"/>
            <w:r w:rsidRPr="004A78B0">
              <w:rPr>
                <w:rFonts w:ascii="Times New Roman" w:eastAsia="Times New Roman" w:hAnsi="Times New Roman" w:cs="Times New Roman"/>
                <w:color w:val="000000"/>
                <w:sz w:val="20"/>
                <w:szCs w:val="20"/>
                <w:lang w:eastAsia="ru-RU"/>
              </w:rPr>
              <w:t>Raspberry</w:t>
            </w:r>
            <w:proofErr w:type="spellEnd"/>
            <w:r w:rsidRPr="004A78B0">
              <w:rPr>
                <w:rFonts w:ascii="Times New Roman" w:eastAsia="Times New Roman" w:hAnsi="Times New Roman" w:cs="Times New Roman"/>
                <w:color w:val="000000"/>
                <w:sz w:val="20"/>
                <w:szCs w:val="20"/>
                <w:lang w:eastAsia="ru-RU"/>
              </w:rPr>
              <w:t xml:space="preserve"> </w:t>
            </w:r>
            <w:proofErr w:type="spellStart"/>
            <w:r w:rsidRPr="004A78B0">
              <w:rPr>
                <w:rFonts w:ascii="Times New Roman" w:eastAsia="Times New Roman" w:hAnsi="Times New Roman" w:cs="Times New Roman"/>
                <w:color w:val="000000"/>
                <w:sz w:val="20"/>
                <w:szCs w:val="20"/>
                <w:lang w:eastAsia="ru-RU"/>
              </w:rPr>
              <w:t>Pi</w:t>
            </w:r>
            <w:proofErr w:type="spellEnd"/>
            <w:r w:rsidRPr="004A78B0">
              <w:rPr>
                <w:rFonts w:ascii="Times New Roman" w:eastAsia="Times New Roman" w:hAnsi="Times New Roman" w:cs="Times New Roman"/>
                <w:color w:val="000000"/>
                <w:sz w:val="20"/>
                <w:szCs w:val="20"/>
                <w:lang w:eastAsia="ru-RU"/>
              </w:rPr>
              <w:t>)</w:t>
            </w:r>
          </w:p>
        </w:tc>
      </w:tr>
      <w:tr w:rsidR="00C57CFB" w:rsidRPr="004A78B0" w14:paraId="0621BE0B" w14:textId="77777777" w:rsidTr="001779B3">
        <w:tc>
          <w:tcPr>
            <w:tcW w:w="1307" w:type="dxa"/>
            <w:tcBorders>
              <w:top w:val="nil"/>
              <w:left w:val="single" w:sz="4" w:space="0" w:color="auto"/>
              <w:bottom w:val="single" w:sz="4" w:space="0" w:color="auto"/>
              <w:right w:val="single" w:sz="4" w:space="0" w:color="auto"/>
            </w:tcBorders>
            <w:shd w:val="clear" w:color="auto" w:fill="auto"/>
            <w:vAlign w:val="center"/>
            <w:hideMark/>
          </w:tcPr>
          <w:p w14:paraId="54490B6F"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Целевая аудитория</w:t>
            </w:r>
          </w:p>
        </w:tc>
        <w:tc>
          <w:tcPr>
            <w:tcW w:w="2936" w:type="dxa"/>
            <w:tcBorders>
              <w:top w:val="nil"/>
              <w:left w:val="nil"/>
              <w:bottom w:val="single" w:sz="4" w:space="0" w:color="auto"/>
              <w:right w:val="single" w:sz="4" w:space="0" w:color="auto"/>
            </w:tcBorders>
            <w:shd w:val="clear" w:color="auto" w:fill="auto"/>
            <w:vAlign w:val="center"/>
            <w:hideMark/>
          </w:tcPr>
          <w:p w14:paraId="114896BD" w14:textId="7FCBCD1B" w:rsidR="00C57CFB" w:rsidRPr="004A78B0" w:rsidRDefault="002D0797" w:rsidP="001779B3">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 xml:space="preserve">Промышленные </w:t>
            </w:r>
            <w:proofErr w:type="gramStart"/>
            <w:r>
              <w:rPr>
                <w:rFonts w:ascii="Times New Roman" w:eastAsia="Times New Roman" w:hAnsi="Times New Roman" w:cs="Times New Roman"/>
                <w:color w:val="000000"/>
                <w:sz w:val="20"/>
                <w:szCs w:val="20"/>
                <w:lang w:eastAsia="ru-RU"/>
              </w:rPr>
              <w:t xml:space="preserve">предприятия,  </w:t>
            </w:r>
            <w:r w:rsidR="007B0DAC">
              <w:rPr>
                <w:rFonts w:ascii="Times New Roman" w:eastAsia="Times New Roman" w:hAnsi="Times New Roman" w:cs="Times New Roman"/>
                <w:color w:val="000000"/>
                <w:sz w:val="20"/>
                <w:szCs w:val="20"/>
                <w:lang w:eastAsia="ru-RU"/>
              </w:rPr>
              <w:t>средний</w:t>
            </w:r>
            <w:proofErr w:type="gramEnd"/>
            <w:r w:rsidR="007B0DAC">
              <w:rPr>
                <w:rFonts w:ascii="Times New Roman" w:eastAsia="Times New Roman" w:hAnsi="Times New Roman" w:cs="Times New Roman"/>
                <w:color w:val="000000"/>
                <w:sz w:val="20"/>
                <w:szCs w:val="20"/>
                <w:lang w:eastAsia="ru-RU"/>
              </w:rPr>
              <w:t xml:space="preserve"> и м</w:t>
            </w:r>
            <w:r w:rsidR="004F1BE0">
              <w:rPr>
                <w:rFonts w:ascii="Times New Roman" w:eastAsia="Times New Roman" w:hAnsi="Times New Roman" w:cs="Times New Roman"/>
                <w:color w:val="000000"/>
                <w:sz w:val="20"/>
                <w:szCs w:val="20"/>
                <w:lang w:eastAsia="ru-RU"/>
              </w:rPr>
              <w:t>а</w:t>
            </w:r>
            <w:r w:rsidR="00C57CFB" w:rsidRPr="004A78B0">
              <w:rPr>
                <w:rFonts w:ascii="Times New Roman" w:eastAsia="Times New Roman" w:hAnsi="Times New Roman" w:cs="Times New Roman"/>
                <w:color w:val="000000"/>
                <w:sz w:val="20"/>
                <w:szCs w:val="20"/>
                <w:lang w:eastAsia="ru-RU"/>
              </w:rPr>
              <w:t>лый бизнес</w:t>
            </w:r>
            <w:r w:rsidR="007B0DAC" w:rsidRPr="004A78B0">
              <w:rPr>
                <w:rFonts w:ascii="Times New Roman" w:eastAsia="Times New Roman" w:hAnsi="Times New Roman" w:cs="Times New Roman"/>
                <w:color w:val="000000"/>
                <w:sz w:val="20"/>
                <w:szCs w:val="20"/>
                <w:lang w:eastAsia="ru-RU"/>
              </w:rPr>
              <w:t xml:space="preserve">, </w:t>
            </w:r>
            <w:r w:rsidR="007B0DAC">
              <w:rPr>
                <w:rFonts w:ascii="Times New Roman" w:eastAsia="Times New Roman" w:hAnsi="Times New Roman" w:cs="Times New Roman"/>
                <w:color w:val="000000"/>
                <w:sz w:val="20"/>
                <w:szCs w:val="20"/>
                <w:lang w:eastAsia="ru-RU"/>
              </w:rPr>
              <w:t>сфера о</w:t>
            </w:r>
            <w:r w:rsidR="00C57CFB" w:rsidRPr="004A78B0">
              <w:rPr>
                <w:rFonts w:ascii="Times New Roman" w:eastAsia="Times New Roman" w:hAnsi="Times New Roman" w:cs="Times New Roman"/>
                <w:color w:val="000000"/>
                <w:sz w:val="20"/>
                <w:szCs w:val="20"/>
                <w:lang w:eastAsia="ru-RU"/>
              </w:rPr>
              <w:t>бразование, IoT-стартапы</w:t>
            </w:r>
          </w:p>
        </w:tc>
        <w:tc>
          <w:tcPr>
            <w:tcW w:w="2429" w:type="dxa"/>
            <w:tcBorders>
              <w:top w:val="nil"/>
              <w:left w:val="nil"/>
              <w:bottom w:val="single" w:sz="4" w:space="0" w:color="auto"/>
              <w:right w:val="single" w:sz="4" w:space="0" w:color="auto"/>
            </w:tcBorders>
            <w:shd w:val="clear" w:color="auto" w:fill="auto"/>
            <w:vAlign w:val="center"/>
            <w:hideMark/>
          </w:tcPr>
          <w:p w14:paraId="28CB9C57"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Крупная промышленность</w:t>
            </w:r>
          </w:p>
        </w:tc>
        <w:tc>
          <w:tcPr>
            <w:tcW w:w="2844" w:type="dxa"/>
            <w:tcBorders>
              <w:top w:val="nil"/>
              <w:left w:val="nil"/>
              <w:bottom w:val="single" w:sz="4" w:space="0" w:color="auto"/>
              <w:right w:val="single" w:sz="4" w:space="0" w:color="auto"/>
            </w:tcBorders>
            <w:shd w:val="clear" w:color="auto" w:fill="auto"/>
            <w:vAlign w:val="center"/>
            <w:hideMark/>
          </w:tcPr>
          <w:p w14:paraId="26397A9E"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Образование, DIY-проекты</w:t>
            </w:r>
          </w:p>
        </w:tc>
      </w:tr>
      <w:tr w:rsidR="00C57CFB" w:rsidRPr="004A78B0" w14:paraId="61AFFF70" w14:textId="77777777" w:rsidTr="001779B3">
        <w:tc>
          <w:tcPr>
            <w:tcW w:w="1307" w:type="dxa"/>
            <w:tcBorders>
              <w:top w:val="nil"/>
              <w:left w:val="single" w:sz="4" w:space="0" w:color="auto"/>
              <w:bottom w:val="single" w:sz="4" w:space="0" w:color="auto"/>
              <w:right w:val="single" w:sz="4" w:space="0" w:color="auto"/>
            </w:tcBorders>
            <w:shd w:val="clear" w:color="auto" w:fill="auto"/>
            <w:vAlign w:val="center"/>
            <w:hideMark/>
          </w:tcPr>
          <w:p w14:paraId="578459C7"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Гибкость архитектуры</w:t>
            </w:r>
          </w:p>
        </w:tc>
        <w:tc>
          <w:tcPr>
            <w:tcW w:w="2936" w:type="dxa"/>
            <w:tcBorders>
              <w:top w:val="nil"/>
              <w:left w:val="nil"/>
              <w:bottom w:val="single" w:sz="4" w:space="0" w:color="auto"/>
              <w:right w:val="single" w:sz="4" w:space="0" w:color="auto"/>
            </w:tcBorders>
            <w:shd w:val="clear" w:color="auto" w:fill="auto"/>
            <w:vAlign w:val="center"/>
            <w:hideMark/>
          </w:tcPr>
          <w:p w14:paraId="0B750076" w14:textId="7B8DCFD1"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Высокая (микросервисы, мультиплатфо</w:t>
            </w:r>
            <w:r w:rsidR="007B0DAC">
              <w:rPr>
                <w:rFonts w:ascii="Times New Roman" w:eastAsia="Times New Roman" w:hAnsi="Times New Roman" w:cs="Times New Roman"/>
                <w:color w:val="000000"/>
                <w:sz w:val="20"/>
                <w:szCs w:val="20"/>
                <w:lang w:eastAsia="ru-RU"/>
              </w:rPr>
              <w:t>рменность)</w:t>
            </w:r>
          </w:p>
        </w:tc>
        <w:tc>
          <w:tcPr>
            <w:tcW w:w="2429" w:type="dxa"/>
            <w:tcBorders>
              <w:top w:val="nil"/>
              <w:left w:val="nil"/>
              <w:bottom w:val="single" w:sz="4" w:space="0" w:color="auto"/>
              <w:right w:val="single" w:sz="4" w:space="0" w:color="auto"/>
            </w:tcBorders>
            <w:shd w:val="clear" w:color="auto" w:fill="auto"/>
            <w:vAlign w:val="center"/>
            <w:hideMark/>
          </w:tcPr>
          <w:p w14:paraId="229F6831" w14:textId="34F7C3EC" w:rsidR="00C57CFB" w:rsidRPr="004A78B0" w:rsidRDefault="008D437F" w:rsidP="001779B3">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Низкая</w:t>
            </w:r>
          </w:p>
        </w:tc>
        <w:tc>
          <w:tcPr>
            <w:tcW w:w="2844" w:type="dxa"/>
            <w:tcBorders>
              <w:top w:val="nil"/>
              <w:left w:val="nil"/>
              <w:bottom w:val="single" w:sz="4" w:space="0" w:color="auto"/>
              <w:right w:val="single" w:sz="4" w:space="0" w:color="auto"/>
            </w:tcBorders>
            <w:shd w:val="clear" w:color="auto" w:fill="auto"/>
            <w:vAlign w:val="center"/>
            <w:hideMark/>
          </w:tcPr>
          <w:p w14:paraId="586CD18D" w14:textId="20241671"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Высокая</w:t>
            </w:r>
          </w:p>
        </w:tc>
      </w:tr>
      <w:tr w:rsidR="00C57CFB" w:rsidRPr="004A78B0" w14:paraId="032316A1" w14:textId="77777777" w:rsidTr="001779B3">
        <w:tc>
          <w:tcPr>
            <w:tcW w:w="1307" w:type="dxa"/>
            <w:tcBorders>
              <w:top w:val="nil"/>
              <w:left w:val="single" w:sz="4" w:space="0" w:color="auto"/>
              <w:bottom w:val="single" w:sz="4" w:space="0" w:color="auto"/>
              <w:right w:val="single" w:sz="4" w:space="0" w:color="auto"/>
            </w:tcBorders>
            <w:shd w:val="clear" w:color="auto" w:fill="auto"/>
            <w:vAlign w:val="center"/>
            <w:hideMark/>
          </w:tcPr>
          <w:p w14:paraId="37E75723"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Стоимость внедрения</w:t>
            </w:r>
          </w:p>
        </w:tc>
        <w:tc>
          <w:tcPr>
            <w:tcW w:w="2936" w:type="dxa"/>
            <w:tcBorders>
              <w:top w:val="nil"/>
              <w:left w:val="nil"/>
              <w:bottom w:val="single" w:sz="4" w:space="0" w:color="auto"/>
              <w:right w:val="single" w:sz="4" w:space="0" w:color="auto"/>
            </w:tcBorders>
            <w:shd w:val="clear" w:color="auto" w:fill="auto"/>
            <w:vAlign w:val="center"/>
            <w:hideMark/>
          </w:tcPr>
          <w:p w14:paraId="41069F53"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Низкая (open-source компоненты)</w:t>
            </w:r>
          </w:p>
        </w:tc>
        <w:tc>
          <w:tcPr>
            <w:tcW w:w="2429" w:type="dxa"/>
            <w:tcBorders>
              <w:top w:val="nil"/>
              <w:left w:val="nil"/>
              <w:bottom w:val="single" w:sz="4" w:space="0" w:color="auto"/>
              <w:right w:val="single" w:sz="4" w:space="0" w:color="auto"/>
            </w:tcBorders>
            <w:shd w:val="clear" w:color="auto" w:fill="auto"/>
            <w:vAlign w:val="center"/>
            <w:hideMark/>
          </w:tcPr>
          <w:p w14:paraId="361B032D"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Высокая</w:t>
            </w:r>
          </w:p>
        </w:tc>
        <w:tc>
          <w:tcPr>
            <w:tcW w:w="2844" w:type="dxa"/>
            <w:tcBorders>
              <w:top w:val="nil"/>
              <w:left w:val="nil"/>
              <w:bottom w:val="single" w:sz="4" w:space="0" w:color="auto"/>
              <w:right w:val="single" w:sz="4" w:space="0" w:color="auto"/>
            </w:tcBorders>
            <w:shd w:val="clear" w:color="auto" w:fill="auto"/>
            <w:vAlign w:val="center"/>
            <w:hideMark/>
          </w:tcPr>
          <w:p w14:paraId="4555AEE3" w14:textId="237DC17F" w:rsidR="00C57CFB" w:rsidRPr="004A78B0" w:rsidRDefault="008D437F" w:rsidP="001779B3">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Н</w:t>
            </w:r>
            <w:r w:rsidR="00C57CFB" w:rsidRPr="004A78B0">
              <w:rPr>
                <w:rFonts w:ascii="Times New Roman" w:eastAsia="Times New Roman" w:hAnsi="Times New Roman" w:cs="Times New Roman"/>
                <w:color w:val="000000"/>
                <w:sz w:val="20"/>
                <w:szCs w:val="20"/>
                <w:lang w:eastAsia="ru-RU"/>
              </w:rPr>
              <w:t>изкая</w:t>
            </w:r>
          </w:p>
        </w:tc>
      </w:tr>
      <w:tr w:rsidR="00C57CFB" w:rsidRPr="004A78B0" w14:paraId="13DC89A4" w14:textId="77777777" w:rsidTr="001779B3">
        <w:tc>
          <w:tcPr>
            <w:tcW w:w="1307" w:type="dxa"/>
            <w:tcBorders>
              <w:top w:val="nil"/>
              <w:left w:val="single" w:sz="4" w:space="0" w:color="auto"/>
              <w:bottom w:val="single" w:sz="4" w:space="0" w:color="auto"/>
              <w:right w:val="single" w:sz="4" w:space="0" w:color="auto"/>
            </w:tcBorders>
            <w:shd w:val="clear" w:color="auto" w:fill="auto"/>
            <w:vAlign w:val="center"/>
            <w:hideMark/>
          </w:tcPr>
          <w:p w14:paraId="7427E1FF"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Надежность</w:t>
            </w:r>
          </w:p>
        </w:tc>
        <w:tc>
          <w:tcPr>
            <w:tcW w:w="2936" w:type="dxa"/>
            <w:tcBorders>
              <w:top w:val="nil"/>
              <w:left w:val="nil"/>
              <w:bottom w:val="single" w:sz="4" w:space="0" w:color="auto"/>
              <w:right w:val="single" w:sz="4" w:space="0" w:color="auto"/>
            </w:tcBorders>
            <w:shd w:val="clear" w:color="auto" w:fill="auto"/>
            <w:vAlign w:val="center"/>
            <w:hideMark/>
          </w:tcPr>
          <w:p w14:paraId="3915E6BB" w14:textId="2A74F3D0"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Средняя</w:t>
            </w:r>
          </w:p>
        </w:tc>
        <w:tc>
          <w:tcPr>
            <w:tcW w:w="2429" w:type="dxa"/>
            <w:tcBorders>
              <w:top w:val="nil"/>
              <w:left w:val="nil"/>
              <w:bottom w:val="single" w:sz="4" w:space="0" w:color="auto"/>
              <w:right w:val="single" w:sz="4" w:space="0" w:color="auto"/>
            </w:tcBorders>
            <w:shd w:val="clear" w:color="auto" w:fill="auto"/>
            <w:vAlign w:val="center"/>
            <w:hideMark/>
          </w:tcPr>
          <w:p w14:paraId="18415E7D" w14:textId="77777777" w:rsidR="00C57CFB" w:rsidRPr="004A78B0" w:rsidRDefault="00C57CFB" w:rsidP="001779B3">
            <w:pPr>
              <w:spacing w:after="0" w:line="240" w:lineRule="auto"/>
              <w:rPr>
                <w:rFonts w:ascii="Times New Roman" w:eastAsia="Times New Roman" w:hAnsi="Times New Roman" w:cs="Times New Roman"/>
                <w:color w:val="000000"/>
                <w:sz w:val="20"/>
                <w:szCs w:val="20"/>
                <w:lang w:eastAsia="ru-RU"/>
              </w:rPr>
            </w:pPr>
            <w:r w:rsidRPr="004A78B0">
              <w:rPr>
                <w:rFonts w:ascii="Times New Roman" w:eastAsia="Times New Roman" w:hAnsi="Times New Roman" w:cs="Times New Roman"/>
                <w:color w:val="000000"/>
                <w:sz w:val="20"/>
                <w:szCs w:val="20"/>
                <w:lang w:eastAsia="ru-RU"/>
              </w:rPr>
              <w:t>Высокая</w:t>
            </w:r>
          </w:p>
        </w:tc>
        <w:tc>
          <w:tcPr>
            <w:tcW w:w="2844" w:type="dxa"/>
            <w:tcBorders>
              <w:top w:val="nil"/>
              <w:left w:val="nil"/>
              <w:bottom w:val="single" w:sz="4" w:space="0" w:color="auto"/>
              <w:right w:val="single" w:sz="4" w:space="0" w:color="auto"/>
            </w:tcBorders>
            <w:shd w:val="clear" w:color="auto" w:fill="auto"/>
            <w:vAlign w:val="center"/>
            <w:hideMark/>
          </w:tcPr>
          <w:p w14:paraId="1ED2B0FD" w14:textId="63BA41C3" w:rsidR="00C57CFB" w:rsidRPr="004A78B0" w:rsidRDefault="00136346" w:rsidP="001779B3">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Н</w:t>
            </w:r>
            <w:r w:rsidR="00C57CFB" w:rsidRPr="004A78B0">
              <w:rPr>
                <w:rFonts w:ascii="Times New Roman" w:eastAsia="Times New Roman" w:hAnsi="Times New Roman" w:cs="Times New Roman"/>
                <w:color w:val="000000"/>
                <w:sz w:val="20"/>
                <w:szCs w:val="20"/>
                <w:lang w:eastAsia="ru-RU"/>
              </w:rPr>
              <w:t>изкая (не для промышленного использования)</w:t>
            </w:r>
          </w:p>
        </w:tc>
      </w:tr>
    </w:tbl>
    <w:p w14:paraId="0E99271B" w14:textId="77777777" w:rsidR="00C57CFB" w:rsidRDefault="00C57CFB" w:rsidP="00C57CFB">
      <w:pPr>
        <w:spacing w:after="0" w:line="360" w:lineRule="exact"/>
        <w:jc w:val="both"/>
        <w:rPr>
          <w:rFonts w:ascii="Times New Roman" w:hAnsi="Times New Roman" w:cs="Times New Roman"/>
          <w:sz w:val="28"/>
          <w:szCs w:val="28"/>
        </w:rPr>
      </w:pPr>
    </w:p>
    <w:p w14:paraId="247DF813" w14:textId="77777777" w:rsidR="00C57CFB" w:rsidRPr="00572CB1" w:rsidRDefault="00C57CFB" w:rsidP="00C57CFB">
      <w:pPr>
        <w:spacing w:after="0" w:line="360" w:lineRule="exact"/>
        <w:jc w:val="both"/>
        <w:rPr>
          <w:rFonts w:ascii="Times New Roman" w:hAnsi="Times New Roman" w:cs="Times New Roman"/>
          <w:b/>
          <w:bCs/>
          <w:sz w:val="28"/>
          <w:szCs w:val="28"/>
        </w:rPr>
      </w:pPr>
      <w:r w:rsidRPr="00572CB1">
        <w:rPr>
          <w:rFonts w:ascii="Times New Roman" w:hAnsi="Times New Roman" w:cs="Times New Roman"/>
          <w:b/>
          <w:bCs/>
          <w:sz w:val="28"/>
          <w:szCs w:val="28"/>
        </w:rPr>
        <w:t>Итоговая оценка научно-технического уровня</w:t>
      </w:r>
    </w:p>
    <w:p w14:paraId="0FA2AC66" w14:textId="7B79AF73" w:rsidR="00C57CFB" w:rsidRPr="005850AA" w:rsidRDefault="00C57CFB" w:rsidP="00C57CFB">
      <w:p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Проект "Horizon Automation" демонстрирует высокий уровень инноваций в области образовательной и маломасштабной автоматизации, сочетая современные подходы (микросервисы, цифровые двойники) с доступностью. Однако в сравнении с промышленными решениями уступает в:</w:t>
      </w:r>
    </w:p>
    <w:p w14:paraId="6EBC8112" w14:textId="4D11B4E5" w:rsidR="00C57CFB" w:rsidRPr="005850AA" w:rsidRDefault="00C57CFB" w:rsidP="00572CB1">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 xml:space="preserve">Надежности и </w:t>
      </w:r>
      <w:r w:rsidR="00E22C4F">
        <w:rPr>
          <w:rFonts w:ascii="Times New Roman" w:hAnsi="Times New Roman" w:cs="Times New Roman"/>
          <w:sz w:val="28"/>
          <w:szCs w:val="28"/>
        </w:rPr>
        <w:t>наработке на отказ. П</w:t>
      </w:r>
      <w:r w:rsidRPr="005850AA">
        <w:rPr>
          <w:rFonts w:ascii="Times New Roman" w:hAnsi="Times New Roman" w:cs="Times New Roman"/>
          <w:sz w:val="28"/>
          <w:szCs w:val="28"/>
        </w:rPr>
        <w:t>роизводительности из-за использования интерпретируемых языков и массовых аппаратных платформ</w:t>
      </w:r>
      <w:r w:rsidR="000B248D">
        <w:rPr>
          <w:rFonts w:ascii="Times New Roman" w:hAnsi="Times New Roman" w:cs="Times New Roman"/>
          <w:sz w:val="28"/>
          <w:szCs w:val="28"/>
        </w:rPr>
        <w:t>;</w:t>
      </w:r>
    </w:p>
    <w:p w14:paraId="50B07C56" w14:textId="4A64E893" w:rsidR="00C57CFB" w:rsidRPr="005850AA" w:rsidRDefault="00C57CFB" w:rsidP="00572CB1">
      <w:pPr>
        <w:numPr>
          <w:ilvl w:val="0"/>
          <w:numId w:val="41"/>
        </w:num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Стандартизации</w:t>
      </w:r>
      <w:r w:rsidR="00B43152">
        <w:rPr>
          <w:rFonts w:ascii="Times New Roman" w:hAnsi="Times New Roman" w:cs="Times New Roman"/>
          <w:sz w:val="28"/>
          <w:szCs w:val="28"/>
        </w:rPr>
        <w:t xml:space="preserve"> –</w:t>
      </w:r>
      <w:r w:rsidRPr="005850AA">
        <w:rPr>
          <w:rFonts w:ascii="Times New Roman" w:hAnsi="Times New Roman" w:cs="Times New Roman"/>
          <w:sz w:val="28"/>
          <w:szCs w:val="28"/>
        </w:rPr>
        <w:t xml:space="preserve"> так как </w:t>
      </w:r>
      <w:r w:rsidR="0065700E">
        <w:rPr>
          <w:rFonts w:ascii="Times New Roman" w:hAnsi="Times New Roman" w:cs="Times New Roman"/>
          <w:sz w:val="28"/>
          <w:szCs w:val="28"/>
        </w:rPr>
        <w:t>использует богатый набор протоколов и стандартов</w:t>
      </w:r>
      <w:r w:rsidR="00B43152">
        <w:rPr>
          <w:rFonts w:ascii="Times New Roman" w:hAnsi="Times New Roman" w:cs="Times New Roman"/>
          <w:sz w:val="28"/>
          <w:szCs w:val="28"/>
        </w:rPr>
        <w:t>, что усложняет стандартизацию</w:t>
      </w:r>
      <w:r w:rsidR="000B248D">
        <w:rPr>
          <w:rFonts w:ascii="Times New Roman" w:hAnsi="Times New Roman" w:cs="Times New Roman"/>
          <w:sz w:val="28"/>
          <w:szCs w:val="28"/>
        </w:rPr>
        <w:t>;</w:t>
      </w:r>
    </w:p>
    <w:p w14:paraId="1D9EBF31" w14:textId="77777777" w:rsidR="00C57CFB" w:rsidRPr="005850AA" w:rsidRDefault="00C57CFB" w:rsidP="00C57CFB">
      <w:pPr>
        <w:spacing w:after="0" w:line="360" w:lineRule="exact"/>
        <w:jc w:val="both"/>
        <w:rPr>
          <w:rFonts w:ascii="Times New Roman" w:hAnsi="Times New Roman" w:cs="Times New Roman"/>
          <w:sz w:val="28"/>
          <w:szCs w:val="28"/>
        </w:rPr>
      </w:pPr>
      <w:r w:rsidRPr="005850AA">
        <w:rPr>
          <w:rFonts w:ascii="Times New Roman" w:hAnsi="Times New Roman" w:cs="Times New Roman"/>
          <w:sz w:val="28"/>
          <w:szCs w:val="28"/>
        </w:rPr>
        <w:t>Сильные стороны:</w:t>
      </w:r>
    </w:p>
    <w:p w14:paraId="1CC6E23A" w14:textId="6B7DB161" w:rsidR="00FC26FD" w:rsidRDefault="00FC26FD" w:rsidP="00572CB1">
      <w:pPr>
        <w:numPr>
          <w:ilvl w:val="0"/>
          <w:numId w:val="41"/>
        </w:numPr>
        <w:spacing w:after="0" w:line="360" w:lineRule="exact"/>
        <w:jc w:val="both"/>
        <w:rPr>
          <w:rFonts w:ascii="Times New Roman" w:hAnsi="Times New Roman" w:cs="Times New Roman"/>
          <w:sz w:val="28"/>
          <w:szCs w:val="28"/>
        </w:rPr>
      </w:pPr>
      <w:r>
        <w:rPr>
          <w:rFonts w:ascii="Times New Roman" w:hAnsi="Times New Roman" w:cs="Times New Roman"/>
          <w:sz w:val="28"/>
          <w:szCs w:val="28"/>
        </w:rPr>
        <w:t>Высокая универсальность</w:t>
      </w:r>
      <w:r w:rsidR="001F753F">
        <w:rPr>
          <w:rFonts w:ascii="Times New Roman" w:hAnsi="Times New Roman" w:cs="Times New Roman"/>
          <w:sz w:val="28"/>
          <w:szCs w:val="28"/>
        </w:rPr>
        <w:t xml:space="preserve"> и многофункциональность при низкой стоимости</w:t>
      </w:r>
      <w:r>
        <w:rPr>
          <w:rFonts w:ascii="Times New Roman" w:hAnsi="Times New Roman" w:cs="Times New Roman"/>
          <w:sz w:val="28"/>
          <w:szCs w:val="28"/>
        </w:rPr>
        <w:t>;</w:t>
      </w:r>
    </w:p>
    <w:p w14:paraId="161D0B3B" w14:textId="77777777" w:rsidR="001F753F" w:rsidRDefault="00FC26FD" w:rsidP="00572CB1">
      <w:pPr>
        <w:numPr>
          <w:ilvl w:val="0"/>
          <w:numId w:val="41"/>
        </w:numPr>
        <w:spacing w:after="0" w:line="360" w:lineRule="exact"/>
        <w:jc w:val="both"/>
        <w:rPr>
          <w:rFonts w:ascii="Times New Roman" w:hAnsi="Times New Roman" w:cs="Times New Roman"/>
          <w:sz w:val="28"/>
          <w:szCs w:val="28"/>
        </w:rPr>
      </w:pPr>
      <w:r>
        <w:rPr>
          <w:rFonts w:ascii="Times New Roman" w:hAnsi="Times New Roman" w:cs="Times New Roman"/>
          <w:sz w:val="28"/>
          <w:szCs w:val="28"/>
        </w:rPr>
        <w:t xml:space="preserve">Низкий порог овладевания </w:t>
      </w:r>
      <w:r w:rsidR="001F753F">
        <w:rPr>
          <w:rFonts w:ascii="Times New Roman" w:hAnsi="Times New Roman" w:cs="Times New Roman"/>
          <w:sz w:val="28"/>
          <w:szCs w:val="28"/>
        </w:rPr>
        <w:t>навыками разработки на базе платформы;</w:t>
      </w:r>
    </w:p>
    <w:p w14:paraId="532CE487" w14:textId="4D5F5A06" w:rsidR="00FF2F4D" w:rsidRPr="00C80DB1" w:rsidRDefault="00C57CFB" w:rsidP="00572CB1">
      <w:pPr>
        <w:numPr>
          <w:ilvl w:val="0"/>
          <w:numId w:val="45"/>
        </w:numPr>
        <w:spacing w:after="0" w:line="360" w:lineRule="exact"/>
        <w:jc w:val="both"/>
      </w:pPr>
      <w:r w:rsidRPr="005850AA">
        <w:rPr>
          <w:rFonts w:ascii="Times New Roman" w:hAnsi="Times New Roman" w:cs="Times New Roman"/>
          <w:sz w:val="28"/>
          <w:szCs w:val="28"/>
        </w:rPr>
        <w:t>Уникальн</w:t>
      </w:r>
      <w:r w:rsidR="000B248D">
        <w:rPr>
          <w:rFonts w:ascii="Times New Roman" w:hAnsi="Times New Roman" w:cs="Times New Roman"/>
          <w:sz w:val="28"/>
          <w:szCs w:val="28"/>
        </w:rPr>
        <w:t>ые возможности для организации образовательных программ</w:t>
      </w:r>
      <w:r w:rsidRPr="005850AA">
        <w:rPr>
          <w:rFonts w:ascii="Times New Roman" w:hAnsi="Times New Roman" w:cs="Times New Roman"/>
          <w:sz w:val="28"/>
          <w:szCs w:val="28"/>
        </w:rPr>
        <w:t>.</w:t>
      </w:r>
    </w:p>
    <w:sectPr w:rsidR="00FF2F4D" w:rsidRPr="00C80DB1" w:rsidSect="004D527B">
      <w:footerReference w:type="default" r:id="rId12"/>
      <w:footerReference w:type="first" r:id="rId13"/>
      <w:pgSz w:w="11906" w:h="16838" w:code="9"/>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6" w:author="Андрей Малявин [2]" w:date="2025-05-28T11:12:00Z" w:initials="АМ">
    <w:p w14:paraId="423F9F6B" w14:textId="77777777" w:rsidR="00A607CC" w:rsidRDefault="00A607CC" w:rsidP="00A607CC">
      <w:pPr>
        <w:pStyle w:val="af4"/>
      </w:pPr>
      <w:r>
        <w:rPr>
          <w:rStyle w:val="af3"/>
        </w:rPr>
        <w:annotationRef/>
      </w:r>
      <w:r>
        <w:t>Задвоение нумерации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3F9F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1A037C" w16cex:dateUtc="2025-05-28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3F9F6B" w16cid:durableId="371A03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FC745" w14:textId="77777777" w:rsidR="00980D84" w:rsidRPr="008E4435" w:rsidRDefault="00980D84">
      <w:pPr>
        <w:spacing w:after="0" w:line="240" w:lineRule="auto"/>
      </w:pPr>
      <w:r w:rsidRPr="008E4435">
        <w:separator/>
      </w:r>
    </w:p>
  </w:endnote>
  <w:endnote w:type="continuationSeparator" w:id="0">
    <w:p w14:paraId="39C7A566" w14:textId="77777777" w:rsidR="00980D84" w:rsidRPr="008E4435" w:rsidRDefault="00980D84">
      <w:pPr>
        <w:spacing w:after="0" w:line="240" w:lineRule="auto"/>
      </w:pPr>
      <w:r w:rsidRPr="008E4435">
        <w:continuationSeparator/>
      </w:r>
    </w:p>
  </w:endnote>
  <w:endnote w:type="continuationNotice" w:id="1">
    <w:p w14:paraId="7DBD589A" w14:textId="77777777" w:rsidR="00980D84" w:rsidRPr="008E4435" w:rsidRDefault="00980D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9F99" w14:textId="4068347A" w:rsidR="004D527B" w:rsidRPr="004D527B" w:rsidRDefault="004D527B" w:rsidP="004D527B">
    <w:pPr>
      <w:pStyle w:val="aa"/>
      <w:jc w:val="center"/>
      <w:rPr>
        <w:rFonts w:ascii="Times New Roman" w:hAnsi="Times New Roman" w:cs="Times New Roman"/>
        <w:sz w:val="28"/>
        <w:szCs w:val="28"/>
      </w:rPr>
    </w:pPr>
    <w:r w:rsidRPr="004D527B">
      <w:rPr>
        <w:rFonts w:ascii="Times New Roman" w:hAnsi="Times New Roman" w:cs="Times New Roman"/>
        <w:sz w:val="28"/>
        <w:szCs w:val="28"/>
      </w:rPr>
      <w:t>Самара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5B44" w14:textId="144A8F16" w:rsidR="00F844BF" w:rsidRPr="008E4435" w:rsidRDefault="00F844BF" w:rsidP="00015BBC">
    <w:pPr>
      <w:shd w:val="clear" w:color="auto" w:fill="FFFFFF"/>
      <w:spacing w:after="0" w:line="240" w:lineRule="auto"/>
      <w:jc w:val="center"/>
      <w:rPr>
        <w:rFonts w:ascii="Times New Roman" w:eastAsia="Times New Roman" w:hAnsi="Times New Roman" w:cs="Times New Roman"/>
        <w:color w:val="1A1A1A"/>
        <w:sz w:val="28"/>
        <w:szCs w:val="28"/>
        <w:lang w:eastAsia="ru-RU"/>
      </w:rPr>
    </w:pPr>
    <w:r w:rsidRPr="008E4435">
      <w:rPr>
        <w:rFonts w:ascii="Times New Roman" w:eastAsia="Times New Roman" w:hAnsi="Times New Roman" w:cs="Times New Roman"/>
        <w:color w:val="1A1A1A"/>
        <w:sz w:val="28"/>
        <w:szCs w:val="28"/>
        <w:lang w:eastAsia="ru-RU"/>
      </w:rPr>
      <w:t>Самара 202</w:t>
    </w:r>
    <w:r w:rsidR="004D527B">
      <w:rPr>
        <w:rFonts w:ascii="Times New Roman" w:eastAsia="Times New Roman" w:hAnsi="Times New Roman" w:cs="Times New Roman"/>
        <w:color w:val="1A1A1A"/>
        <w:sz w:val="28"/>
        <w:szCs w:val="28"/>
        <w:lang w:eastAsia="ru-RU"/>
      </w:rPr>
      <w:t>5</w:t>
    </w:r>
    <w:r w:rsidRPr="008E4435">
      <w:rPr>
        <w:rFonts w:ascii="Times New Roman" w:eastAsia="Times New Roman" w:hAnsi="Times New Roman" w:cs="Times New Roman"/>
        <w:color w:val="1A1A1A"/>
        <w:sz w:val="28"/>
        <w:szCs w:val="28"/>
        <w:lang w:eastAsia="ru-RU"/>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FDDC2" w14:textId="77777777" w:rsidR="00980D84" w:rsidRPr="008E4435" w:rsidRDefault="00980D84">
      <w:pPr>
        <w:spacing w:after="0" w:line="240" w:lineRule="auto"/>
      </w:pPr>
      <w:r w:rsidRPr="008E4435">
        <w:separator/>
      </w:r>
    </w:p>
  </w:footnote>
  <w:footnote w:type="continuationSeparator" w:id="0">
    <w:p w14:paraId="58455D78" w14:textId="77777777" w:rsidR="00980D84" w:rsidRPr="008E4435" w:rsidRDefault="00980D84">
      <w:pPr>
        <w:spacing w:after="0" w:line="240" w:lineRule="auto"/>
      </w:pPr>
      <w:r w:rsidRPr="008E4435">
        <w:continuationSeparator/>
      </w:r>
    </w:p>
  </w:footnote>
  <w:footnote w:type="continuationNotice" w:id="1">
    <w:p w14:paraId="70B1B29F" w14:textId="77777777" w:rsidR="00980D84" w:rsidRPr="008E4435" w:rsidRDefault="00980D84">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fsXrRmZLehS4G3" int2:id="5IoAfwgw">
      <int2:state int2:value="Rejected" int2:type="AugLoop_Text_Critique"/>
    </int2:textHash>
    <int2:textHash int2:hashCode="4Q+t3IxDsifso5" int2:id="oxIlITJ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12E"/>
    <w:multiLevelType w:val="multilevel"/>
    <w:tmpl w:val="1460FE96"/>
    <w:lvl w:ilvl="0">
      <w:start w:val="3"/>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15:restartNumberingAfterBreak="0">
    <w:nsid w:val="0373069F"/>
    <w:multiLevelType w:val="multilevel"/>
    <w:tmpl w:val="59AC8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F1138"/>
    <w:multiLevelType w:val="multilevel"/>
    <w:tmpl w:val="9B548F42"/>
    <w:lvl w:ilvl="0">
      <w:start w:val="4"/>
      <w:numFmt w:val="decimal"/>
      <w:lvlText w:val="%1"/>
      <w:lvlJc w:val="left"/>
      <w:pPr>
        <w:ind w:left="375" w:hanging="375"/>
      </w:pPr>
      <w:rPr>
        <w:rFonts w:hint="default"/>
      </w:rPr>
    </w:lvl>
    <w:lvl w:ilvl="1">
      <w:start w:val="1"/>
      <w:numFmt w:val="decimal"/>
      <w:lvlRestart w:val="0"/>
      <w:lvlText w:val="4.%2"/>
      <w:lvlJc w:val="left"/>
      <w:pPr>
        <w:ind w:left="567" w:firstLine="2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C7A4745"/>
    <w:multiLevelType w:val="hybridMultilevel"/>
    <w:tmpl w:val="F08CACD0"/>
    <w:lvl w:ilvl="0" w:tplc="1280126E">
      <w:start w:val="1"/>
      <w:numFmt w:val="decimal"/>
      <w:lvlText w:val="%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00191D"/>
    <w:multiLevelType w:val="multilevel"/>
    <w:tmpl w:val="56927E06"/>
    <w:lvl w:ilvl="0">
      <w:start w:val="5"/>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 w15:restartNumberingAfterBreak="0">
    <w:nsid w:val="13B42459"/>
    <w:multiLevelType w:val="multilevel"/>
    <w:tmpl w:val="60064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95857"/>
    <w:multiLevelType w:val="hybridMultilevel"/>
    <w:tmpl w:val="D2FC838E"/>
    <w:lvl w:ilvl="0" w:tplc="C84206A8">
      <w:start w:val="1"/>
      <w:numFmt w:val="decimal"/>
      <w:lvlText w:val="%1."/>
      <w:lvlJc w:val="left"/>
      <w:pPr>
        <w:ind w:left="720" w:hanging="360"/>
      </w:pPr>
      <w:rPr>
        <w:rFonts w:hint="default"/>
        <w:sz w:val="28"/>
        <w:szCs w:val="28"/>
      </w:rPr>
    </w:lvl>
    <w:lvl w:ilvl="1" w:tplc="DFBE2898">
      <w:start w:val="1"/>
      <w:numFmt w:val="decimal"/>
      <w:lvlText w:val="%2."/>
      <w:lvlJc w:val="left"/>
      <w:pPr>
        <w:ind w:left="720" w:hanging="360"/>
      </w:pPr>
      <w:rPr>
        <w:i/>
        <w:iCs/>
      </w:rPr>
    </w:lvl>
    <w:lvl w:ilvl="2" w:tplc="9AD2F58A">
      <w:start w:val="1"/>
      <w:numFmt w:val="decimal"/>
      <w:lvlText w:val="%3.1"/>
      <w:lvlJc w:val="left"/>
      <w:pPr>
        <w:ind w:left="2340" w:hanging="360"/>
      </w:pPr>
      <w:rPr>
        <w:rFonts w:hint="default"/>
      </w:rPr>
    </w:lvl>
    <w:lvl w:ilvl="3" w:tplc="07FCCF34">
      <w:start w:val="1"/>
      <w:numFmt w:val="decimal"/>
      <w:lvlText w:val="%4."/>
      <w:lvlJc w:val="left"/>
      <w:pPr>
        <w:ind w:left="2880" w:hanging="360"/>
      </w:pPr>
    </w:lvl>
    <w:lvl w:ilvl="4" w:tplc="73C6FFB0">
      <w:start w:val="1"/>
      <w:numFmt w:val="lowerLetter"/>
      <w:lvlText w:val="%5."/>
      <w:lvlJc w:val="left"/>
      <w:pPr>
        <w:ind w:left="3600" w:hanging="360"/>
      </w:pPr>
    </w:lvl>
    <w:lvl w:ilvl="5" w:tplc="C9D80BE6">
      <w:start w:val="1"/>
      <w:numFmt w:val="lowerRoman"/>
      <w:lvlText w:val="%6."/>
      <w:lvlJc w:val="right"/>
      <w:pPr>
        <w:ind w:left="4320" w:hanging="180"/>
      </w:pPr>
    </w:lvl>
    <w:lvl w:ilvl="6" w:tplc="E3BC589E">
      <w:start w:val="1"/>
      <w:numFmt w:val="decimal"/>
      <w:lvlText w:val="%7."/>
      <w:lvlJc w:val="left"/>
      <w:pPr>
        <w:ind w:left="5040" w:hanging="360"/>
      </w:pPr>
    </w:lvl>
    <w:lvl w:ilvl="7" w:tplc="0A38727C">
      <w:start w:val="1"/>
      <w:numFmt w:val="lowerLetter"/>
      <w:lvlText w:val="%8."/>
      <w:lvlJc w:val="left"/>
      <w:pPr>
        <w:ind w:left="5760" w:hanging="360"/>
      </w:pPr>
    </w:lvl>
    <w:lvl w:ilvl="8" w:tplc="6A7A532A">
      <w:start w:val="1"/>
      <w:numFmt w:val="lowerRoman"/>
      <w:lvlText w:val="%9."/>
      <w:lvlJc w:val="right"/>
      <w:pPr>
        <w:ind w:left="6480" w:hanging="180"/>
      </w:pPr>
    </w:lvl>
  </w:abstractNum>
  <w:abstractNum w:abstractNumId="7" w15:restartNumberingAfterBreak="0">
    <w:nsid w:val="161F5665"/>
    <w:multiLevelType w:val="hybridMultilevel"/>
    <w:tmpl w:val="D81C248C"/>
    <w:lvl w:ilvl="0" w:tplc="85FEF1AC">
      <w:start w:val="1"/>
      <w:numFmt w:val="decimal"/>
      <w:lvlText w:val="%1."/>
      <w:lvlJc w:val="left"/>
      <w:pPr>
        <w:ind w:left="1211" w:hanging="360"/>
      </w:pPr>
      <w:rPr>
        <w:rFonts w:hint="default"/>
        <w:i w:val="0"/>
        <w:iCs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8" w15:restartNumberingAfterBreak="0">
    <w:nsid w:val="184C57CB"/>
    <w:multiLevelType w:val="multilevel"/>
    <w:tmpl w:val="A6FEDFE6"/>
    <w:lvl w:ilvl="0">
      <w:start w:val="3"/>
      <w:numFmt w:val="decimal"/>
      <w:lvlText w:val="%1"/>
      <w:lvlJc w:val="left"/>
      <w:pPr>
        <w:ind w:left="375" w:hanging="375"/>
      </w:pPr>
      <w:rPr>
        <w:rFonts w:hint="default"/>
      </w:rPr>
    </w:lvl>
    <w:lvl w:ilvl="1">
      <w:start w:val="1"/>
      <w:numFmt w:val="decimal"/>
      <w:lvlText w:val="%1.%2"/>
      <w:lvlJc w:val="left"/>
      <w:pPr>
        <w:ind w:left="1302" w:hanging="375"/>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9" w15:restartNumberingAfterBreak="0">
    <w:nsid w:val="1A4D324B"/>
    <w:multiLevelType w:val="multilevel"/>
    <w:tmpl w:val="69463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2218F"/>
    <w:multiLevelType w:val="hybridMultilevel"/>
    <w:tmpl w:val="300469B4"/>
    <w:lvl w:ilvl="0" w:tplc="04190003">
      <w:start w:val="1"/>
      <w:numFmt w:val="bullet"/>
      <w:lvlText w:val="o"/>
      <w:lvlJc w:val="left"/>
      <w:pPr>
        <w:ind w:left="1571" w:hanging="360"/>
      </w:pPr>
      <w:rPr>
        <w:rFonts w:ascii="Courier New" w:hAnsi="Courier New" w:cs="Courier New"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1" w15:restartNumberingAfterBreak="0">
    <w:nsid w:val="1B913E59"/>
    <w:multiLevelType w:val="multilevel"/>
    <w:tmpl w:val="469671C0"/>
    <w:lvl w:ilvl="0">
      <w:start w:val="3"/>
      <w:numFmt w:val="decimal"/>
      <w:lvlText w:val="%1"/>
      <w:lvlJc w:val="left"/>
      <w:pPr>
        <w:ind w:left="375" w:hanging="375"/>
      </w:pPr>
      <w:rPr>
        <w:rFonts w:hint="default"/>
      </w:rPr>
    </w:lvl>
    <w:lvl w:ilvl="1">
      <w:start w:val="1"/>
      <w:numFmt w:val="decimal"/>
      <w:lvlText w:val="%1.%2"/>
      <w:lvlJc w:val="left"/>
      <w:pPr>
        <w:ind w:left="1302" w:hanging="375"/>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12" w15:restartNumberingAfterBreak="0">
    <w:nsid w:val="1C40781A"/>
    <w:multiLevelType w:val="multilevel"/>
    <w:tmpl w:val="C1FEE218"/>
    <w:lvl w:ilvl="0">
      <w:start w:val="5"/>
      <w:numFmt w:val="decimal"/>
      <w:lvlText w:val="%1"/>
      <w:lvlJc w:val="left"/>
      <w:pPr>
        <w:ind w:left="360" w:hanging="360"/>
      </w:pPr>
      <w:rPr>
        <w:rFonts w:hint="default"/>
      </w:rPr>
    </w:lvl>
    <w:lvl w:ilvl="1">
      <w:start w:val="4"/>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3" w15:restartNumberingAfterBreak="0">
    <w:nsid w:val="1C7C7E02"/>
    <w:multiLevelType w:val="hybridMultilevel"/>
    <w:tmpl w:val="537C2384"/>
    <w:lvl w:ilvl="0" w:tplc="CA2ECF22">
      <w:start w:val="1"/>
      <w:numFmt w:val="decimal"/>
      <w:pStyle w:val="My--"/>
      <w:lvlText w:val="%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DB558B3"/>
    <w:multiLevelType w:val="multilevel"/>
    <w:tmpl w:val="38A6AD90"/>
    <w:lvl w:ilvl="0">
      <w:start w:val="4"/>
      <w:numFmt w:val="decimal"/>
      <w:lvlText w:val="%1"/>
      <w:lvlJc w:val="left"/>
      <w:pPr>
        <w:ind w:left="375" w:hanging="375"/>
      </w:pPr>
      <w:rPr>
        <w:rFonts w:hint="default"/>
      </w:rPr>
    </w:lvl>
    <w:lvl w:ilvl="1">
      <w:start w:val="1"/>
      <w:numFmt w:val="decimal"/>
      <w:lvlText w:val="%1.%2"/>
      <w:lvlJc w:val="left"/>
      <w:pPr>
        <w:ind w:left="1302" w:hanging="375"/>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15" w15:restartNumberingAfterBreak="0">
    <w:nsid w:val="22DE1C05"/>
    <w:multiLevelType w:val="hybridMultilevel"/>
    <w:tmpl w:val="FFFFFFFF"/>
    <w:lvl w:ilvl="0" w:tplc="60CCFEC0">
      <w:start w:val="1"/>
      <w:numFmt w:val="bullet"/>
      <w:lvlText w:val=""/>
      <w:lvlJc w:val="left"/>
      <w:pPr>
        <w:ind w:left="720" w:hanging="360"/>
      </w:pPr>
      <w:rPr>
        <w:rFonts w:ascii="Symbol" w:hAnsi="Symbol" w:hint="default"/>
      </w:rPr>
    </w:lvl>
    <w:lvl w:ilvl="1" w:tplc="C3A2C494">
      <w:start w:val="1"/>
      <w:numFmt w:val="bullet"/>
      <w:lvlText w:val=""/>
      <w:lvlJc w:val="left"/>
      <w:pPr>
        <w:ind w:left="1440" w:hanging="360"/>
      </w:pPr>
      <w:rPr>
        <w:rFonts w:ascii="Symbol" w:hAnsi="Symbol" w:hint="default"/>
      </w:rPr>
    </w:lvl>
    <w:lvl w:ilvl="2" w:tplc="1242B070">
      <w:start w:val="1"/>
      <w:numFmt w:val="bullet"/>
      <w:lvlText w:val=""/>
      <w:lvlJc w:val="left"/>
      <w:pPr>
        <w:ind w:left="2160" w:hanging="360"/>
      </w:pPr>
      <w:rPr>
        <w:rFonts w:ascii="Wingdings" w:hAnsi="Wingdings" w:hint="default"/>
      </w:rPr>
    </w:lvl>
    <w:lvl w:ilvl="3" w:tplc="29A4E950">
      <w:start w:val="1"/>
      <w:numFmt w:val="bullet"/>
      <w:lvlText w:val=""/>
      <w:lvlJc w:val="left"/>
      <w:pPr>
        <w:ind w:left="2880" w:hanging="360"/>
      </w:pPr>
      <w:rPr>
        <w:rFonts w:ascii="Symbol" w:hAnsi="Symbol" w:hint="default"/>
      </w:rPr>
    </w:lvl>
    <w:lvl w:ilvl="4" w:tplc="2494C856">
      <w:start w:val="1"/>
      <w:numFmt w:val="bullet"/>
      <w:lvlText w:val="o"/>
      <w:lvlJc w:val="left"/>
      <w:pPr>
        <w:ind w:left="3600" w:hanging="360"/>
      </w:pPr>
      <w:rPr>
        <w:rFonts w:ascii="Courier New" w:hAnsi="Courier New" w:hint="default"/>
      </w:rPr>
    </w:lvl>
    <w:lvl w:ilvl="5" w:tplc="1EBEA912">
      <w:start w:val="1"/>
      <w:numFmt w:val="bullet"/>
      <w:lvlText w:val=""/>
      <w:lvlJc w:val="left"/>
      <w:pPr>
        <w:ind w:left="4320" w:hanging="360"/>
      </w:pPr>
      <w:rPr>
        <w:rFonts w:ascii="Wingdings" w:hAnsi="Wingdings" w:hint="default"/>
      </w:rPr>
    </w:lvl>
    <w:lvl w:ilvl="6" w:tplc="9B847E88">
      <w:start w:val="1"/>
      <w:numFmt w:val="bullet"/>
      <w:lvlText w:val=""/>
      <w:lvlJc w:val="left"/>
      <w:pPr>
        <w:ind w:left="5040" w:hanging="360"/>
      </w:pPr>
      <w:rPr>
        <w:rFonts w:ascii="Symbol" w:hAnsi="Symbol" w:hint="default"/>
      </w:rPr>
    </w:lvl>
    <w:lvl w:ilvl="7" w:tplc="8FA4F6BA">
      <w:start w:val="1"/>
      <w:numFmt w:val="bullet"/>
      <w:lvlText w:val="o"/>
      <w:lvlJc w:val="left"/>
      <w:pPr>
        <w:ind w:left="5760" w:hanging="360"/>
      </w:pPr>
      <w:rPr>
        <w:rFonts w:ascii="Courier New" w:hAnsi="Courier New" w:hint="default"/>
      </w:rPr>
    </w:lvl>
    <w:lvl w:ilvl="8" w:tplc="D144A91E">
      <w:start w:val="1"/>
      <w:numFmt w:val="bullet"/>
      <w:lvlText w:val=""/>
      <w:lvlJc w:val="left"/>
      <w:pPr>
        <w:ind w:left="6480" w:hanging="360"/>
      </w:pPr>
      <w:rPr>
        <w:rFonts w:ascii="Wingdings" w:hAnsi="Wingdings" w:hint="default"/>
      </w:rPr>
    </w:lvl>
  </w:abstractNum>
  <w:abstractNum w:abstractNumId="16" w15:restartNumberingAfterBreak="0">
    <w:nsid w:val="23D67F86"/>
    <w:multiLevelType w:val="hybridMultilevel"/>
    <w:tmpl w:val="1AB03154"/>
    <w:lvl w:ilvl="0" w:tplc="84285588">
      <w:start w:val="1"/>
      <w:numFmt w:val="decimal"/>
      <w:pStyle w:val="My-"/>
      <w:lvlText w:val="%1."/>
      <w:lvlJc w:val="left"/>
      <w:pPr>
        <w:ind w:left="644"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257F27D7"/>
    <w:multiLevelType w:val="hybridMultilevel"/>
    <w:tmpl w:val="4C048F06"/>
    <w:lvl w:ilvl="0" w:tplc="07FCCF34">
      <w:start w:val="1"/>
      <w:numFmt w:val="decimal"/>
      <w:lvlText w:val="%1."/>
      <w:lvlJc w:val="left"/>
      <w:pPr>
        <w:ind w:left="288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A357B59"/>
    <w:multiLevelType w:val="multilevel"/>
    <w:tmpl w:val="B3C89B48"/>
    <w:lvl w:ilvl="0">
      <w:start w:val="3"/>
      <w:numFmt w:val="decimal"/>
      <w:lvlText w:val="%1"/>
      <w:lvlJc w:val="left"/>
      <w:pPr>
        <w:ind w:left="525" w:hanging="525"/>
      </w:pPr>
      <w:rPr>
        <w:rFonts w:hint="default"/>
      </w:rPr>
    </w:lvl>
    <w:lvl w:ilvl="1">
      <w:start w:val="11"/>
      <w:numFmt w:val="decimal"/>
      <w:lvlText w:val="%1.%2"/>
      <w:lvlJc w:val="left"/>
      <w:pPr>
        <w:ind w:left="1452" w:hanging="525"/>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19" w15:restartNumberingAfterBreak="0">
    <w:nsid w:val="2BD532BA"/>
    <w:multiLevelType w:val="multilevel"/>
    <w:tmpl w:val="6EF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C48B0"/>
    <w:multiLevelType w:val="multilevel"/>
    <w:tmpl w:val="8E9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657AE4"/>
    <w:multiLevelType w:val="multilevel"/>
    <w:tmpl w:val="980EE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87380"/>
    <w:multiLevelType w:val="multilevel"/>
    <w:tmpl w:val="882C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16AE0"/>
    <w:multiLevelType w:val="hybridMultilevel"/>
    <w:tmpl w:val="0308BB40"/>
    <w:lvl w:ilvl="0" w:tplc="402C550C">
      <w:start w:val="3"/>
      <w:numFmt w:val="decimal"/>
      <w:lvlText w:val="%1.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35682625"/>
    <w:multiLevelType w:val="hybridMultilevel"/>
    <w:tmpl w:val="ECA4F360"/>
    <w:lvl w:ilvl="0" w:tplc="9AD2F58A">
      <w:start w:val="1"/>
      <w:numFmt w:val="decimal"/>
      <w:lvlText w:val="%1.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 w15:restartNumberingAfterBreak="0">
    <w:nsid w:val="36EA7432"/>
    <w:multiLevelType w:val="hybridMultilevel"/>
    <w:tmpl w:val="1994BC4E"/>
    <w:lvl w:ilvl="0" w:tplc="9CE22DA6">
      <w:start w:val="1"/>
      <w:numFmt w:val="decimal"/>
      <w:lvlText w:val="%1.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6" w15:restartNumberingAfterBreak="0">
    <w:nsid w:val="3831714E"/>
    <w:multiLevelType w:val="multilevel"/>
    <w:tmpl w:val="003E9D90"/>
    <w:lvl w:ilvl="0">
      <w:start w:val="3"/>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27" w15:restartNumberingAfterBreak="0">
    <w:nsid w:val="3957C057"/>
    <w:multiLevelType w:val="hybridMultilevel"/>
    <w:tmpl w:val="DD3E323A"/>
    <w:lvl w:ilvl="0" w:tplc="5476A25C">
      <w:start w:val="1"/>
      <w:numFmt w:val="decimal"/>
      <w:lvlText w:val="%1."/>
      <w:lvlJc w:val="left"/>
      <w:pPr>
        <w:ind w:left="644" w:hanging="360"/>
      </w:pPr>
      <w:rPr>
        <w:rFonts w:hint="default"/>
      </w:rPr>
    </w:lvl>
    <w:lvl w:ilvl="1" w:tplc="7B04D4A6">
      <w:start w:val="1"/>
      <w:numFmt w:val="lowerLetter"/>
      <w:lvlText w:val="%2."/>
      <w:lvlJc w:val="left"/>
      <w:pPr>
        <w:ind w:left="2782" w:hanging="360"/>
      </w:pPr>
    </w:lvl>
    <w:lvl w:ilvl="2" w:tplc="A088FACC">
      <w:start w:val="1"/>
      <w:numFmt w:val="lowerRoman"/>
      <w:lvlText w:val="%3."/>
      <w:lvlJc w:val="right"/>
      <w:pPr>
        <w:ind w:left="3502" w:hanging="180"/>
      </w:pPr>
    </w:lvl>
    <w:lvl w:ilvl="3" w:tplc="13EC97C6">
      <w:start w:val="1"/>
      <w:numFmt w:val="decimal"/>
      <w:lvlText w:val="%4."/>
      <w:lvlJc w:val="left"/>
      <w:pPr>
        <w:ind w:left="4222" w:hanging="360"/>
      </w:pPr>
    </w:lvl>
    <w:lvl w:ilvl="4" w:tplc="FAE489F8">
      <w:start w:val="1"/>
      <w:numFmt w:val="lowerLetter"/>
      <w:lvlText w:val="%5."/>
      <w:lvlJc w:val="left"/>
      <w:pPr>
        <w:ind w:left="4942" w:hanging="360"/>
      </w:pPr>
    </w:lvl>
    <w:lvl w:ilvl="5" w:tplc="6652BAB6">
      <w:start w:val="1"/>
      <w:numFmt w:val="lowerRoman"/>
      <w:lvlText w:val="%6."/>
      <w:lvlJc w:val="right"/>
      <w:pPr>
        <w:ind w:left="5662" w:hanging="180"/>
      </w:pPr>
    </w:lvl>
    <w:lvl w:ilvl="6" w:tplc="57AE21B2">
      <w:start w:val="1"/>
      <w:numFmt w:val="decimal"/>
      <w:lvlText w:val="%7."/>
      <w:lvlJc w:val="left"/>
      <w:pPr>
        <w:ind w:left="6382" w:hanging="360"/>
      </w:pPr>
    </w:lvl>
    <w:lvl w:ilvl="7" w:tplc="1550184A">
      <w:start w:val="1"/>
      <w:numFmt w:val="lowerLetter"/>
      <w:lvlText w:val="%8."/>
      <w:lvlJc w:val="left"/>
      <w:pPr>
        <w:ind w:left="7102" w:hanging="360"/>
      </w:pPr>
    </w:lvl>
    <w:lvl w:ilvl="8" w:tplc="46D6F54E">
      <w:start w:val="1"/>
      <w:numFmt w:val="lowerRoman"/>
      <w:lvlText w:val="%9."/>
      <w:lvlJc w:val="right"/>
      <w:pPr>
        <w:ind w:left="7822" w:hanging="180"/>
      </w:pPr>
    </w:lvl>
  </w:abstractNum>
  <w:abstractNum w:abstractNumId="28" w15:restartNumberingAfterBreak="0">
    <w:nsid w:val="3A8C5E42"/>
    <w:multiLevelType w:val="multilevel"/>
    <w:tmpl w:val="96A6E080"/>
    <w:lvl w:ilvl="0">
      <w:start w:val="5"/>
      <w:numFmt w:val="decimal"/>
      <w:lvlText w:val="%1"/>
      <w:lvlJc w:val="left"/>
      <w:pPr>
        <w:ind w:left="375" w:hanging="375"/>
      </w:pPr>
      <w:rPr>
        <w:rFonts w:hint="default"/>
      </w:rPr>
    </w:lvl>
    <w:lvl w:ilvl="1">
      <w:start w:val="8"/>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9" w15:restartNumberingAfterBreak="0">
    <w:nsid w:val="3B94661A"/>
    <w:multiLevelType w:val="hybridMultilevel"/>
    <w:tmpl w:val="73AC0DF4"/>
    <w:lvl w:ilvl="0" w:tplc="E3BC589E">
      <w:start w:val="1"/>
      <w:numFmt w:val="decimal"/>
      <w:lvlText w:val="%1."/>
      <w:lvlJc w:val="left"/>
      <w:pPr>
        <w:ind w:left="504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C6541A3"/>
    <w:multiLevelType w:val="multilevel"/>
    <w:tmpl w:val="7C80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91B3E"/>
    <w:multiLevelType w:val="multilevel"/>
    <w:tmpl w:val="8216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15BCC"/>
    <w:multiLevelType w:val="multilevel"/>
    <w:tmpl w:val="9EACC242"/>
    <w:lvl w:ilvl="0">
      <w:start w:val="4"/>
      <w:numFmt w:val="decimal"/>
      <w:lvlText w:val="%1"/>
      <w:lvlJc w:val="left"/>
      <w:pPr>
        <w:ind w:left="375" w:hanging="375"/>
      </w:pPr>
      <w:rPr>
        <w:rFonts w:hint="default"/>
      </w:rPr>
    </w:lvl>
    <w:lvl w:ilvl="1">
      <w:start w:val="1"/>
      <w:numFmt w:val="decimal"/>
      <w:lvlRestart w:val="0"/>
      <w:lvlText w:val="4.%2"/>
      <w:lvlJc w:val="left"/>
      <w:pPr>
        <w:ind w:left="567" w:firstLine="2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3EA61CBC"/>
    <w:multiLevelType w:val="hybridMultilevel"/>
    <w:tmpl w:val="FFFFFFFF"/>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3FAE2CC6"/>
    <w:multiLevelType w:val="multilevel"/>
    <w:tmpl w:val="B6A0A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2174A1"/>
    <w:multiLevelType w:val="multilevel"/>
    <w:tmpl w:val="B7CE099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41411216"/>
    <w:multiLevelType w:val="multilevel"/>
    <w:tmpl w:val="ABAC7DC2"/>
    <w:lvl w:ilvl="0">
      <w:start w:val="4"/>
      <w:numFmt w:val="decimal"/>
      <w:lvlText w:val="%1"/>
      <w:lvlJc w:val="left"/>
      <w:pPr>
        <w:ind w:left="375" w:hanging="375"/>
      </w:pPr>
      <w:rPr>
        <w:rFonts w:hint="default"/>
      </w:rPr>
    </w:lvl>
    <w:lvl w:ilvl="1">
      <w:start w:val="1"/>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37" w15:restartNumberingAfterBreak="0">
    <w:nsid w:val="41D704C6"/>
    <w:multiLevelType w:val="multilevel"/>
    <w:tmpl w:val="B3E4A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CB1618"/>
    <w:multiLevelType w:val="multilevel"/>
    <w:tmpl w:val="A04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0669A"/>
    <w:multiLevelType w:val="multilevel"/>
    <w:tmpl w:val="D7A67E5A"/>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43EC19A1"/>
    <w:multiLevelType w:val="hybridMultilevel"/>
    <w:tmpl w:val="FFFFFFFF"/>
    <w:lvl w:ilvl="0" w:tplc="FA401C24">
      <w:start w:val="1"/>
      <w:numFmt w:val="decimal"/>
      <w:lvlText w:val="%1."/>
      <w:lvlJc w:val="left"/>
      <w:pPr>
        <w:ind w:left="720" w:hanging="360"/>
      </w:pPr>
    </w:lvl>
    <w:lvl w:ilvl="1" w:tplc="09BA5DF6">
      <w:start w:val="1"/>
      <w:numFmt w:val="decimal"/>
      <w:lvlText w:val="%2."/>
      <w:lvlJc w:val="left"/>
      <w:pPr>
        <w:ind w:left="1440" w:hanging="360"/>
      </w:pPr>
    </w:lvl>
    <w:lvl w:ilvl="2" w:tplc="3D2E9D6E">
      <w:start w:val="1"/>
      <w:numFmt w:val="lowerRoman"/>
      <w:lvlText w:val="%3."/>
      <w:lvlJc w:val="right"/>
      <w:pPr>
        <w:ind w:left="2160" w:hanging="180"/>
      </w:pPr>
    </w:lvl>
    <w:lvl w:ilvl="3" w:tplc="07D828A6">
      <w:start w:val="1"/>
      <w:numFmt w:val="decimal"/>
      <w:lvlText w:val="%4."/>
      <w:lvlJc w:val="left"/>
      <w:pPr>
        <w:ind w:left="2880" w:hanging="360"/>
      </w:pPr>
    </w:lvl>
    <w:lvl w:ilvl="4" w:tplc="CAA46FAA">
      <w:start w:val="1"/>
      <w:numFmt w:val="lowerLetter"/>
      <w:lvlText w:val="%5."/>
      <w:lvlJc w:val="left"/>
      <w:pPr>
        <w:ind w:left="3600" w:hanging="360"/>
      </w:pPr>
    </w:lvl>
    <w:lvl w:ilvl="5" w:tplc="2910BBC4">
      <w:start w:val="1"/>
      <w:numFmt w:val="lowerRoman"/>
      <w:lvlText w:val="%6."/>
      <w:lvlJc w:val="right"/>
      <w:pPr>
        <w:ind w:left="4320" w:hanging="180"/>
      </w:pPr>
    </w:lvl>
    <w:lvl w:ilvl="6" w:tplc="CB04FFA8">
      <w:start w:val="1"/>
      <w:numFmt w:val="decimal"/>
      <w:lvlText w:val="%7."/>
      <w:lvlJc w:val="left"/>
      <w:pPr>
        <w:ind w:left="5040" w:hanging="360"/>
      </w:pPr>
    </w:lvl>
    <w:lvl w:ilvl="7" w:tplc="7FB826E6">
      <w:start w:val="1"/>
      <w:numFmt w:val="lowerLetter"/>
      <w:lvlText w:val="%8."/>
      <w:lvlJc w:val="left"/>
      <w:pPr>
        <w:ind w:left="5760" w:hanging="360"/>
      </w:pPr>
    </w:lvl>
    <w:lvl w:ilvl="8" w:tplc="BE881068">
      <w:start w:val="1"/>
      <w:numFmt w:val="lowerRoman"/>
      <w:lvlText w:val="%9."/>
      <w:lvlJc w:val="right"/>
      <w:pPr>
        <w:ind w:left="6480" w:hanging="180"/>
      </w:pPr>
    </w:lvl>
  </w:abstractNum>
  <w:abstractNum w:abstractNumId="41" w15:restartNumberingAfterBreak="0">
    <w:nsid w:val="44647A47"/>
    <w:multiLevelType w:val="multilevel"/>
    <w:tmpl w:val="9E6C3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E236B4"/>
    <w:multiLevelType w:val="hybridMultilevel"/>
    <w:tmpl w:val="A6CC5AF0"/>
    <w:lvl w:ilvl="0" w:tplc="815C428A">
      <w:start w:val="1"/>
      <w:numFmt w:val="decimal"/>
      <w:lvlText w:val="%1.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3" w15:restartNumberingAfterBreak="0">
    <w:nsid w:val="4B4C742E"/>
    <w:multiLevelType w:val="hybridMultilevel"/>
    <w:tmpl w:val="D8829D24"/>
    <w:lvl w:ilvl="0" w:tplc="E7DEC3A0">
      <w:start w:val="1"/>
      <w:numFmt w:val="decimal"/>
      <w:lvlText w:val="%1.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4" w15:restartNumberingAfterBreak="0">
    <w:nsid w:val="4C1C1925"/>
    <w:multiLevelType w:val="hybridMultilevel"/>
    <w:tmpl w:val="A5960B24"/>
    <w:lvl w:ilvl="0" w:tplc="F26487E4">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4ED15FB1"/>
    <w:multiLevelType w:val="multilevel"/>
    <w:tmpl w:val="FA46E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571"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2B358D"/>
    <w:multiLevelType w:val="hybridMultilevel"/>
    <w:tmpl w:val="CD364630"/>
    <w:lvl w:ilvl="0" w:tplc="3432F004">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50896E89"/>
    <w:multiLevelType w:val="multilevel"/>
    <w:tmpl w:val="9C889382"/>
    <w:lvl w:ilvl="0">
      <w:start w:val="4"/>
      <w:numFmt w:val="decimal"/>
      <w:lvlText w:val="%1"/>
      <w:lvlJc w:val="left"/>
      <w:pPr>
        <w:ind w:left="375" w:hanging="375"/>
      </w:pPr>
      <w:rPr>
        <w:rFonts w:hint="default"/>
      </w:rPr>
    </w:lvl>
    <w:lvl w:ilvl="1">
      <w:start w:val="2"/>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48" w15:restartNumberingAfterBreak="0">
    <w:nsid w:val="531F0DA6"/>
    <w:multiLevelType w:val="multilevel"/>
    <w:tmpl w:val="CE485D92"/>
    <w:lvl w:ilvl="0">
      <w:start w:val="1"/>
      <w:numFmt w:val="decimal"/>
      <w:lvlText w:val="%1.1"/>
      <w:lvlJc w:val="left"/>
      <w:pPr>
        <w:ind w:left="375" w:hanging="375"/>
      </w:pPr>
      <w:rPr>
        <w:rFonts w:hint="default"/>
      </w:rPr>
    </w:lvl>
    <w:lvl w:ilvl="1">
      <w:start w:val="1"/>
      <w:numFmt w:val="decimal"/>
      <w:lvlText w:val="%1.%2"/>
      <w:lvlJc w:val="left"/>
      <w:pPr>
        <w:ind w:left="1677" w:hanging="375"/>
      </w:pPr>
      <w:rPr>
        <w:rFonts w:hint="default"/>
      </w:rPr>
    </w:lvl>
    <w:lvl w:ilvl="2">
      <w:start w:val="1"/>
      <w:numFmt w:val="decimal"/>
      <w:lvlText w:val="%1.%2.%3"/>
      <w:lvlJc w:val="left"/>
      <w:pPr>
        <w:ind w:left="3324" w:hanging="720"/>
      </w:pPr>
      <w:rPr>
        <w:rFonts w:hint="default"/>
      </w:rPr>
    </w:lvl>
    <w:lvl w:ilvl="3">
      <w:start w:val="1"/>
      <w:numFmt w:val="decimal"/>
      <w:lvlText w:val="%1.%2.%3.%4"/>
      <w:lvlJc w:val="left"/>
      <w:pPr>
        <w:ind w:left="4986" w:hanging="1080"/>
      </w:pPr>
      <w:rPr>
        <w:rFonts w:hint="default"/>
      </w:rPr>
    </w:lvl>
    <w:lvl w:ilvl="4">
      <w:start w:val="1"/>
      <w:numFmt w:val="decimal"/>
      <w:lvlText w:val="%1.%2.%3.%4.%5"/>
      <w:lvlJc w:val="left"/>
      <w:pPr>
        <w:ind w:left="6288" w:hanging="1080"/>
      </w:pPr>
      <w:rPr>
        <w:rFonts w:hint="default"/>
      </w:rPr>
    </w:lvl>
    <w:lvl w:ilvl="5">
      <w:start w:val="1"/>
      <w:numFmt w:val="decimal"/>
      <w:lvlText w:val="%1.%2.%3.%4.%5.%6"/>
      <w:lvlJc w:val="left"/>
      <w:pPr>
        <w:ind w:left="7950" w:hanging="1440"/>
      </w:pPr>
      <w:rPr>
        <w:rFonts w:hint="default"/>
      </w:rPr>
    </w:lvl>
    <w:lvl w:ilvl="6">
      <w:start w:val="1"/>
      <w:numFmt w:val="decimal"/>
      <w:lvlText w:val="%1.%2.%3.%4.%5.%6.%7"/>
      <w:lvlJc w:val="left"/>
      <w:pPr>
        <w:ind w:left="9252" w:hanging="1440"/>
      </w:pPr>
      <w:rPr>
        <w:rFonts w:hint="default"/>
      </w:rPr>
    </w:lvl>
    <w:lvl w:ilvl="7">
      <w:start w:val="1"/>
      <w:numFmt w:val="decimal"/>
      <w:lvlText w:val="%1.%2.%3.%4.%5.%6.%7.%8"/>
      <w:lvlJc w:val="left"/>
      <w:pPr>
        <w:ind w:left="10914" w:hanging="1800"/>
      </w:pPr>
      <w:rPr>
        <w:rFonts w:hint="default"/>
      </w:rPr>
    </w:lvl>
    <w:lvl w:ilvl="8">
      <w:start w:val="1"/>
      <w:numFmt w:val="decimal"/>
      <w:lvlText w:val="%1.%2.%3.%4.%5.%6.%7.%8.%9"/>
      <w:lvlJc w:val="left"/>
      <w:pPr>
        <w:ind w:left="12576" w:hanging="2160"/>
      </w:pPr>
      <w:rPr>
        <w:rFonts w:hint="default"/>
      </w:rPr>
    </w:lvl>
  </w:abstractNum>
  <w:abstractNum w:abstractNumId="49" w15:restartNumberingAfterBreak="0">
    <w:nsid w:val="5470080E"/>
    <w:multiLevelType w:val="multilevel"/>
    <w:tmpl w:val="3DBA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64CA2"/>
    <w:multiLevelType w:val="multilevel"/>
    <w:tmpl w:val="3EEC4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421490"/>
    <w:multiLevelType w:val="multilevel"/>
    <w:tmpl w:val="2F8EA6CC"/>
    <w:lvl w:ilvl="0">
      <w:start w:val="4"/>
      <w:numFmt w:val="decimal"/>
      <w:lvlText w:val="%1"/>
      <w:lvlJc w:val="left"/>
      <w:pPr>
        <w:ind w:left="375" w:hanging="375"/>
      </w:pPr>
      <w:rPr>
        <w:rFonts w:hint="default"/>
      </w:rPr>
    </w:lvl>
    <w:lvl w:ilvl="1">
      <w:start w:val="3"/>
      <w:numFmt w:val="decimal"/>
      <w:lvlText w:val="%1.%2"/>
      <w:lvlJc w:val="left"/>
      <w:pPr>
        <w:ind w:left="1662" w:hanging="375"/>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941" w:hanging="108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875" w:hanging="144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809" w:hanging="1800"/>
      </w:pPr>
      <w:rPr>
        <w:rFonts w:hint="default"/>
      </w:rPr>
    </w:lvl>
    <w:lvl w:ilvl="8">
      <w:start w:val="1"/>
      <w:numFmt w:val="decimal"/>
      <w:lvlText w:val="%1.%2.%3.%4.%5.%6.%7.%8.%9"/>
      <w:lvlJc w:val="left"/>
      <w:pPr>
        <w:ind w:left="12456" w:hanging="2160"/>
      </w:pPr>
      <w:rPr>
        <w:rFonts w:hint="default"/>
      </w:rPr>
    </w:lvl>
  </w:abstractNum>
  <w:abstractNum w:abstractNumId="52" w15:restartNumberingAfterBreak="0">
    <w:nsid w:val="59DD462D"/>
    <w:multiLevelType w:val="multilevel"/>
    <w:tmpl w:val="04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8A1DAD"/>
    <w:multiLevelType w:val="multilevel"/>
    <w:tmpl w:val="6A966DCA"/>
    <w:lvl w:ilvl="0">
      <w:start w:val="5"/>
      <w:numFmt w:val="decimal"/>
      <w:lvlText w:val="%1"/>
      <w:lvlJc w:val="left"/>
      <w:pPr>
        <w:ind w:left="525" w:hanging="525"/>
      </w:pPr>
      <w:rPr>
        <w:rFonts w:hint="default"/>
      </w:rPr>
    </w:lvl>
    <w:lvl w:ilvl="1">
      <w:start w:val="3"/>
      <w:numFmt w:val="decimal"/>
      <w:lvlText w:val="%1.%2"/>
      <w:lvlJc w:val="left"/>
      <w:pPr>
        <w:ind w:left="1092" w:hanging="52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4" w15:restartNumberingAfterBreak="0">
    <w:nsid w:val="61AD6F62"/>
    <w:multiLevelType w:val="multilevel"/>
    <w:tmpl w:val="D2D491AA"/>
    <w:lvl w:ilvl="0">
      <w:start w:val="5"/>
      <w:numFmt w:val="decimal"/>
      <w:lvlText w:val="%1"/>
      <w:lvlJc w:val="left"/>
      <w:pPr>
        <w:ind w:left="360" w:hanging="360"/>
      </w:pPr>
      <w:rPr>
        <w:rFonts w:hint="default"/>
      </w:rPr>
    </w:lvl>
    <w:lvl w:ilvl="1">
      <w:start w:val="1"/>
      <w:numFmt w:val="decimal"/>
      <w:lvlText w:val="%2.1"/>
      <w:lvlJc w:val="left"/>
      <w:pPr>
        <w:ind w:left="2422" w:hanging="360"/>
      </w:pPr>
      <w:rPr>
        <w:rFonts w:hint="default"/>
      </w:rPr>
    </w:lvl>
    <w:lvl w:ilvl="2">
      <w:start w:val="1"/>
      <w:numFmt w:val="decimal"/>
      <w:lvlText w:val="%1.%2.%3"/>
      <w:lvlJc w:val="left"/>
      <w:pPr>
        <w:ind w:left="4844" w:hanging="720"/>
      </w:pPr>
      <w:rPr>
        <w:rFonts w:hint="default"/>
      </w:rPr>
    </w:lvl>
    <w:lvl w:ilvl="3">
      <w:start w:val="1"/>
      <w:numFmt w:val="decimal"/>
      <w:lvlText w:val="%1.%2.%3.%4"/>
      <w:lvlJc w:val="left"/>
      <w:pPr>
        <w:ind w:left="7266" w:hanging="1080"/>
      </w:pPr>
      <w:rPr>
        <w:rFonts w:hint="default"/>
      </w:rPr>
    </w:lvl>
    <w:lvl w:ilvl="4">
      <w:start w:val="1"/>
      <w:numFmt w:val="decimal"/>
      <w:lvlText w:val="%1.%2.%3.%4.%5"/>
      <w:lvlJc w:val="left"/>
      <w:pPr>
        <w:ind w:left="9328" w:hanging="1080"/>
      </w:pPr>
      <w:rPr>
        <w:rFonts w:hint="default"/>
      </w:rPr>
    </w:lvl>
    <w:lvl w:ilvl="5">
      <w:start w:val="1"/>
      <w:numFmt w:val="decimal"/>
      <w:lvlText w:val="%1.%2.%3.%4.%5.%6"/>
      <w:lvlJc w:val="left"/>
      <w:pPr>
        <w:ind w:left="11750" w:hanging="1440"/>
      </w:pPr>
      <w:rPr>
        <w:rFonts w:hint="default"/>
      </w:rPr>
    </w:lvl>
    <w:lvl w:ilvl="6">
      <w:start w:val="1"/>
      <w:numFmt w:val="decimal"/>
      <w:lvlText w:val="%1.%2.%3.%4.%5.%6.%7"/>
      <w:lvlJc w:val="left"/>
      <w:pPr>
        <w:ind w:left="13812" w:hanging="1440"/>
      </w:pPr>
      <w:rPr>
        <w:rFonts w:hint="default"/>
      </w:rPr>
    </w:lvl>
    <w:lvl w:ilvl="7">
      <w:start w:val="1"/>
      <w:numFmt w:val="decimal"/>
      <w:lvlText w:val="%1.%2.%3.%4.%5.%6.%7.%8"/>
      <w:lvlJc w:val="left"/>
      <w:pPr>
        <w:ind w:left="16234" w:hanging="1800"/>
      </w:pPr>
      <w:rPr>
        <w:rFonts w:hint="default"/>
      </w:rPr>
    </w:lvl>
    <w:lvl w:ilvl="8">
      <w:start w:val="1"/>
      <w:numFmt w:val="decimal"/>
      <w:lvlText w:val="%1.%2.%3.%4.%5.%6.%7.%8.%9"/>
      <w:lvlJc w:val="left"/>
      <w:pPr>
        <w:ind w:left="18656" w:hanging="2160"/>
      </w:pPr>
      <w:rPr>
        <w:rFonts w:hint="default"/>
      </w:rPr>
    </w:lvl>
  </w:abstractNum>
  <w:abstractNum w:abstractNumId="55" w15:restartNumberingAfterBreak="0">
    <w:nsid w:val="63B909E2"/>
    <w:multiLevelType w:val="multilevel"/>
    <w:tmpl w:val="FEDCF2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69432E"/>
    <w:multiLevelType w:val="hybridMultilevel"/>
    <w:tmpl w:val="E4CAB6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661454F9"/>
    <w:multiLevelType w:val="multilevel"/>
    <w:tmpl w:val="48ECE31A"/>
    <w:lvl w:ilvl="0">
      <w:start w:val="4"/>
      <w:numFmt w:val="decimal"/>
      <w:lvlText w:val="%1"/>
      <w:lvlJc w:val="left"/>
      <w:pPr>
        <w:ind w:left="375" w:hanging="375"/>
      </w:pPr>
      <w:rPr>
        <w:rFonts w:hint="default"/>
      </w:rPr>
    </w:lvl>
    <w:lvl w:ilvl="1">
      <w:start w:val="2"/>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8" w15:restartNumberingAfterBreak="0">
    <w:nsid w:val="67533956"/>
    <w:multiLevelType w:val="hybridMultilevel"/>
    <w:tmpl w:val="1730EB98"/>
    <w:lvl w:ilvl="0" w:tplc="04441FB8">
      <w:start w:val="1"/>
      <w:numFmt w:val="bullet"/>
      <w:pStyle w:val="My-0"/>
      <w:lvlText w:val=""/>
      <w:lvlJc w:val="left"/>
      <w:pPr>
        <w:ind w:left="1494"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6A145D64"/>
    <w:multiLevelType w:val="multilevel"/>
    <w:tmpl w:val="09C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F938FF"/>
    <w:multiLevelType w:val="hybridMultilevel"/>
    <w:tmpl w:val="975C44C0"/>
    <w:lvl w:ilvl="0" w:tplc="00A2C07A">
      <w:start w:val="1"/>
      <w:numFmt w:val="decimal"/>
      <w:lvlText w:val="%1.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1" w15:restartNumberingAfterBreak="0">
    <w:nsid w:val="6E4E083A"/>
    <w:multiLevelType w:val="multilevel"/>
    <w:tmpl w:val="5330A830"/>
    <w:lvl w:ilvl="0">
      <w:start w:val="3"/>
      <w:numFmt w:val="decimal"/>
      <w:lvlText w:val="%1"/>
      <w:lvlJc w:val="left"/>
      <w:pPr>
        <w:ind w:left="375" w:hanging="375"/>
      </w:pPr>
      <w:rPr>
        <w:rFonts w:hint="default"/>
      </w:rPr>
    </w:lvl>
    <w:lvl w:ilvl="1">
      <w:start w:val="1"/>
      <w:numFmt w:val="decimal"/>
      <w:lvlText w:val="%2.1"/>
      <w:lvlJc w:val="left"/>
      <w:pPr>
        <w:ind w:left="1287" w:hanging="360"/>
      </w:p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62" w15:restartNumberingAfterBreak="0">
    <w:nsid w:val="6E893F44"/>
    <w:multiLevelType w:val="multilevel"/>
    <w:tmpl w:val="B554EEC2"/>
    <w:lvl w:ilvl="0">
      <w:start w:val="3"/>
      <w:numFmt w:val="decimal"/>
      <w:lvlText w:val="%1"/>
      <w:lvlJc w:val="left"/>
      <w:pPr>
        <w:ind w:left="375" w:hanging="375"/>
      </w:pPr>
      <w:rPr>
        <w:rFonts w:hint="default"/>
      </w:rPr>
    </w:lvl>
    <w:lvl w:ilvl="1">
      <w:start w:val="1"/>
      <w:numFmt w:val="decimal"/>
      <w:lvlText w:val="%1.%2"/>
      <w:lvlJc w:val="left"/>
      <w:pPr>
        <w:ind w:left="1677" w:hanging="375"/>
      </w:pPr>
      <w:rPr>
        <w:rFonts w:hint="default"/>
      </w:rPr>
    </w:lvl>
    <w:lvl w:ilvl="2">
      <w:start w:val="1"/>
      <w:numFmt w:val="decimal"/>
      <w:lvlText w:val="%1.%2.%3"/>
      <w:lvlJc w:val="left"/>
      <w:pPr>
        <w:ind w:left="3324" w:hanging="720"/>
      </w:pPr>
      <w:rPr>
        <w:rFonts w:hint="default"/>
      </w:rPr>
    </w:lvl>
    <w:lvl w:ilvl="3">
      <w:start w:val="1"/>
      <w:numFmt w:val="decimal"/>
      <w:lvlText w:val="%1.%2.%3.%4"/>
      <w:lvlJc w:val="left"/>
      <w:pPr>
        <w:ind w:left="4986" w:hanging="1080"/>
      </w:pPr>
      <w:rPr>
        <w:rFonts w:hint="default"/>
      </w:rPr>
    </w:lvl>
    <w:lvl w:ilvl="4">
      <w:start w:val="1"/>
      <w:numFmt w:val="decimal"/>
      <w:lvlText w:val="%1.%2.%3.%4.%5"/>
      <w:lvlJc w:val="left"/>
      <w:pPr>
        <w:ind w:left="6288" w:hanging="1080"/>
      </w:pPr>
      <w:rPr>
        <w:rFonts w:hint="default"/>
      </w:rPr>
    </w:lvl>
    <w:lvl w:ilvl="5">
      <w:start w:val="1"/>
      <w:numFmt w:val="decimal"/>
      <w:lvlText w:val="%1.%2.%3.%4.%5.%6"/>
      <w:lvlJc w:val="left"/>
      <w:pPr>
        <w:ind w:left="7950" w:hanging="1440"/>
      </w:pPr>
      <w:rPr>
        <w:rFonts w:hint="default"/>
      </w:rPr>
    </w:lvl>
    <w:lvl w:ilvl="6">
      <w:start w:val="1"/>
      <w:numFmt w:val="decimal"/>
      <w:lvlText w:val="%1.%2.%3.%4.%5.%6.%7"/>
      <w:lvlJc w:val="left"/>
      <w:pPr>
        <w:ind w:left="9252" w:hanging="1440"/>
      </w:pPr>
      <w:rPr>
        <w:rFonts w:hint="default"/>
      </w:rPr>
    </w:lvl>
    <w:lvl w:ilvl="7">
      <w:start w:val="1"/>
      <w:numFmt w:val="decimal"/>
      <w:lvlText w:val="%1.%2.%3.%4.%5.%6.%7.%8"/>
      <w:lvlJc w:val="left"/>
      <w:pPr>
        <w:ind w:left="10914" w:hanging="1800"/>
      </w:pPr>
      <w:rPr>
        <w:rFonts w:hint="default"/>
      </w:rPr>
    </w:lvl>
    <w:lvl w:ilvl="8">
      <w:start w:val="1"/>
      <w:numFmt w:val="decimal"/>
      <w:lvlText w:val="%1.%2.%3.%4.%5.%6.%7.%8.%9"/>
      <w:lvlJc w:val="left"/>
      <w:pPr>
        <w:ind w:left="12576" w:hanging="2160"/>
      </w:pPr>
      <w:rPr>
        <w:rFonts w:hint="default"/>
      </w:rPr>
    </w:lvl>
  </w:abstractNum>
  <w:abstractNum w:abstractNumId="63" w15:restartNumberingAfterBreak="0">
    <w:nsid w:val="6F031EB3"/>
    <w:multiLevelType w:val="hybridMultilevel"/>
    <w:tmpl w:val="34BA47E6"/>
    <w:lvl w:ilvl="0" w:tplc="D02CAB06">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6F9D2A22"/>
    <w:multiLevelType w:val="hybridMultilevel"/>
    <w:tmpl w:val="7CB0DC96"/>
    <w:lvl w:ilvl="0" w:tplc="047C49CC">
      <w:start w:val="1"/>
      <w:numFmt w:val="decimal"/>
      <w:lvlText w:val="%1)"/>
      <w:lvlJc w:val="left"/>
      <w:pPr>
        <w:ind w:left="1494" w:hanging="36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65" w15:restartNumberingAfterBreak="0">
    <w:nsid w:val="6FBF70B5"/>
    <w:multiLevelType w:val="hybridMultilevel"/>
    <w:tmpl w:val="EE968CFA"/>
    <w:lvl w:ilvl="0" w:tplc="B97E8E3A">
      <w:start w:val="1"/>
      <w:numFmt w:val="decimal"/>
      <w:lvlText w:val="%1."/>
      <w:lvlJc w:val="left"/>
      <w:pPr>
        <w:ind w:left="1778" w:hanging="360"/>
      </w:pPr>
    </w:lvl>
    <w:lvl w:ilvl="1" w:tplc="AD7C0038">
      <w:start w:val="1"/>
      <w:numFmt w:val="lowerLetter"/>
      <w:lvlText w:val="%2."/>
      <w:lvlJc w:val="left"/>
      <w:pPr>
        <w:ind w:left="2498" w:hanging="360"/>
      </w:pPr>
    </w:lvl>
    <w:lvl w:ilvl="2" w:tplc="D2F452DC">
      <w:start w:val="1"/>
      <w:numFmt w:val="lowerRoman"/>
      <w:lvlText w:val="%3."/>
      <w:lvlJc w:val="right"/>
      <w:pPr>
        <w:ind w:left="3218" w:hanging="180"/>
      </w:pPr>
    </w:lvl>
    <w:lvl w:ilvl="3" w:tplc="1E7CF0DA">
      <w:start w:val="1"/>
      <w:numFmt w:val="decimal"/>
      <w:lvlText w:val="%4."/>
      <w:lvlJc w:val="left"/>
      <w:pPr>
        <w:ind w:left="3938" w:hanging="360"/>
      </w:pPr>
    </w:lvl>
    <w:lvl w:ilvl="4" w:tplc="793A465A">
      <w:start w:val="1"/>
      <w:numFmt w:val="lowerLetter"/>
      <w:lvlText w:val="%5."/>
      <w:lvlJc w:val="left"/>
      <w:pPr>
        <w:ind w:left="4658" w:hanging="360"/>
      </w:pPr>
    </w:lvl>
    <w:lvl w:ilvl="5" w:tplc="387E9C2C">
      <w:start w:val="1"/>
      <w:numFmt w:val="lowerRoman"/>
      <w:lvlText w:val="%6."/>
      <w:lvlJc w:val="right"/>
      <w:pPr>
        <w:ind w:left="5378" w:hanging="180"/>
      </w:pPr>
    </w:lvl>
    <w:lvl w:ilvl="6" w:tplc="B74435AA">
      <w:start w:val="1"/>
      <w:numFmt w:val="decimal"/>
      <w:lvlText w:val="%7."/>
      <w:lvlJc w:val="left"/>
      <w:pPr>
        <w:ind w:left="6098" w:hanging="360"/>
      </w:pPr>
    </w:lvl>
    <w:lvl w:ilvl="7" w:tplc="0A56CB24">
      <w:start w:val="1"/>
      <w:numFmt w:val="lowerLetter"/>
      <w:lvlText w:val="%8."/>
      <w:lvlJc w:val="left"/>
      <w:pPr>
        <w:ind w:left="6818" w:hanging="360"/>
      </w:pPr>
    </w:lvl>
    <w:lvl w:ilvl="8" w:tplc="C67AB660">
      <w:start w:val="1"/>
      <w:numFmt w:val="lowerRoman"/>
      <w:lvlText w:val="%9."/>
      <w:lvlJc w:val="right"/>
      <w:pPr>
        <w:ind w:left="7538" w:hanging="180"/>
      </w:pPr>
    </w:lvl>
  </w:abstractNum>
  <w:abstractNum w:abstractNumId="66" w15:restartNumberingAfterBreak="0">
    <w:nsid w:val="701117C9"/>
    <w:multiLevelType w:val="multilevel"/>
    <w:tmpl w:val="706A32A8"/>
    <w:lvl w:ilvl="0">
      <w:start w:val="3"/>
      <w:numFmt w:val="decimal"/>
      <w:lvlText w:val="%1"/>
      <w:lvlJc w:val="left"/>
      <w:pPr>
        <w:ind w:left="360" w:hanging="360"/>
      </w:pPr>
      <w:rPr>
        <w:rFonts w:hint="default"/>
      </w:rPr>
    </w:lvl>
    <w:lvl w:ilvl="1">
      <w:start w:val="5"/>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7" w15:restartNumberingAfterBreak="0">
    <w:nsid w:val="70AF4ADD"/>
    <w:multiLevelType w:val="multilevel"/>
    <w:tmpl w:val="E0223B6E"/>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8" w15:restartNumberingAfterBreak="0">
    <w:nsid w:val="71A46CC6"/>
    <w:multiLevelType w:val="multilevel"/>
    <w:tmpl w:val="6AEA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A48575"/>
    <w:multiLevelType w:val="hybridMultilevel"/>
    <w:tmpl w:val="FFFFFFFF"/>
    <w:lvl w:ilvl="0" w:tplc="C63EC39E">
      <w:start w:val="1"/>
      <w:numFmt w:val="bullet"/>
      <w:lvlText w:val=""/>
      <w:lvlJc w:val="left"/>
      <w:pPr>
        <w:ind w:left="720" w:hanging="360"/>
      </w:pPr>
      <w:rPr>
        <w:rFonts w:ascii="Symbol" w:hAnsi="Symbol" w:hint="default"/>
      </w:rPr>
    </w:lvl>
    <w:lvl w:ilvl="1" w:tplc="2E5CFAD4">
      <w:start w:val="1"/>
      <w:numFmt w:val="bullet"/>
      <w:lvlText w:val=""/>
      <w:lvlJc w:val="left"/>
      <w:pPr>
        <w:ind w:left="1440" w:hanging="360"/>
      </w:pPr>
      <w:rPr>
        <w:rFonts w:ascii="Symbol" w:hAnsi="Symbol" w:hint="default"/>
      </w:rPr>
    </w:lvl>
    <w:lvl w:ilvl="2" w:tplc="26BC805C">
      <w:start w:val="1"/>
      <w:numFmt w:val="bullet"/>
      <w:lvlText w:val=""/>
      <w:lvlJc w:val="left"/>
      <w:pPr>
        <w:ind w:left="2160" w:hanging="360"/>
      </w:pPr>
      <w:rPr>
        <w:rFonts w:ascii="Wingdings" w:hAnsi="Wingdings" w:hint="default"/>
      </w:rPr>
    </w:lvl>
    <w:lvl w:ilvl="3" w:tplc="E30011D4">
      <w:start w:val="1"/>
      <w:numFmt w:val="bullet"/>
      <w:lvlText w:val=""/>
      <w:lvlJc w:val="left"/>
      <w:pPr>
        <w:ind w:left="2880" w:hanging="360"/>
      </w:pPr>
      <w:rPr>
        <w:rFonts w:ascii="Symbol" w:hAnsi="Symbol" w:hint="default"/>
      </w:rPr>
    </w:lvl>
    <w:lvl w:ilvl="4" w:tplc="44C6DFBC">
      <w:start w:val="1"/>
      <w:numFmt w:val="bullet"/>
      <w:lvlText w:val="o"/>
      <w:lvlJc w:val="left"/>
      <w:pPr>
        <w:ind w:left="3600" w:hanging="360"/>
      </w:pPr>
      <w:rPr>
        <w:rFonts w:ascii="Courier New" w:hAnsi="Courier New" w:hint="default"/>
      </w:rPr>
    </w:lvl>
    <w:lvl w:ilvl="5" w:tplc="EBF26C68">
      <w:start w:val="1"/>
      <w:numFmt w:val="bullet"/>
      <w:lvlText w:val=""/>
      <w:lvlJc w:val="left"/>
      <w:pPr>
        <w:ind w:left="4320" w:hanging="360"/>
      </w:pPr>
      <w:rPr>
        <w:rFonts w:ascii="Wingdings" w:hAnsi="Wingdings" w:hint="default"/>
      </w:rPr>
    </w:lvl>
    <w:lvl w:ilvl="6" w:tplc="3E0E1004">
      <w:start w:val="1"/>
      <w:numFmt w:val="bullet"/>
      <w:lvlText w:val=""/>
      <w:lvlJc w:val="left"/>
      <w:pPr>
        <w:ind w:left="5040" w:hanging="360"/>
      </w:pPr>
      <w:rPr>
        <w:rFonts w:ascii="Symbol" w:hAnsi="Symbol" w:hint="default"/>
      </w:rPr>
    </w:lvl>
    <w:lvl w:ilvl="7" w:tplc="D8283090">
      <w:start w:val="1"/>
      <w:numFmt w:val="bullet"/>
      <w:lvlText w:val="o"/>
      <w:lvlJc w:val="left"/>
      <w:pPr>
        <w:ind w:left="5760" w:hanging="360"/>
      </w:pPr>
      <w:rPr>
        <w:rFonts w:ascii="Courier New" w:hAnsi="Courier New" w:hint="default"/>
      </w:rPr>
    </w:lvl>
    <w:lvl w:ilvl="8" w:tplc="8BA6D10C">
      <w:start w:val="1"/>
      <w:numFmt w:val="bullet"/>
      <w:lvlText w:val=""/>
      <w:lvlJc w:val="left"/>
      <w:pPr>
        <w:ind w:left="6480" w:hanging="360"/>
      </w:pPr>
      <w:rPr>
        <w:rFonts w:ascii="Wingdings" w:hAnsi="Wingdings" w:hint="default"/>
      </w:rPr>
    </w:lvl>
  </w:abstractNum>
  <w:abstractNum w:abstractNumId="70" w15:restartNumberingAfterBreak="0">
    <w:nsid w:val="735A27A2"/>
    <w:multiLevelType w:val="hybridMultilevel"/>
    <w:tmpl w:val="C30C2CC0"/>
    <w:lvl w:ilvl="0" w:tplc="F26487E4">
      <w:numFmt w:val="bullet"/>
      <w:lvlText w:val=""/>
      <w:lvlJc w:val="left"/>
      <w:pPr>
        <w:ind w:left="1571" w:hanging="360"/>
      </w:pPr>
      <w:rPr>
        <w:rFonts w:ascii="Symbol" w:eastAsiaTheme="minorHAnsi" w:hAnsi="Symbol" w:cstheme="minorBidi"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1" w15:restartNumberingAfterBreak="0">
    <w:nsid w:val="74AA5DD4"/>
    <w:multiLevelType w:val="hybridMultilevel"/>
    <w:tmpl w:val="0B38C22E"/>
    <w:lvl w:ilvl="0" w:tplc="E626BE9A">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4E55631"/>
    <w:multiLevelType w:val="hybridMultilevel"/>
    <w:tmpl w:val="7340D21E"/>
    <w:lvl w:ilvl="0" w:tplc="04190005">
      <w:start w:val="1"/>
      <w:numFmt w:val="bullet"/>
      <w:lvlText w:val=""/>
      <w:lvlJc w:val="left"/>
      <w:pPr>
        <w:ind w:left="1571" w:hanging="360"/>
      </w:pPr>
      <w:rPr>
        <w:rFonts w:ascii="Wingdings" w:hAnsi="Wingding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3" w15:restartNumberingAfterBreak="0">
    <w:nsid w:val="76944B59"/>
    <w:multiLevelType w:val="multilevel"/>
    <w:tmpl w:val="C29095DE"/>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74" w15:restartNumberingAfterBreak="0">
    <w:nsid w:val="76E034B8"/>
    <w:multiLevelType w:val="hybridMultilevel"/>
    <w:tmpl w:val="3D4E25DA"/>
    <w:lvl w:ilvl="0" w:tplc="0419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77444B62"/>
    <w:multiLevelType w:val="hybridMultilevel"/>
    <w:tmpl w:val="0BE49C06"/>
    <w:lvl w:ilvl="0" w:tplc="0419000F">
      <w:start w:val="1"/>
      <w:numFmt w:val="decimal"/>
      <w:lvlText w:val="%1."/>
      <w:lvlJc w:val="left"/>
      <w:pPr>
        <w:ind w:left="644" w:hanging="360"/>
      </w:pPr>
    </w:lvl>
    <w:lvl w:ilvl="1" w:tplc="FFFFFFFF">
      <w:start w:val="1"/>
      <w:numFmt w:val="lowerLetter"/>
      <w:lvlText w:val="%2."/>
      <w:lvlJc w:val="left"/>
      <w:pPr>
        <w:ind w:left="2782" w:hanging="360"/>
      </w:pPr>
    </w:lvl>
    <w:lvl w:ilvl="2" w:tplc="FFFFFFFF">
      <w:start w:val="1"/>
      <w:numFmt w:val="lowerRoman"/>
      <w:lvlText w:val="%3."/>
      <w:lvlJc w:val="right"/>
      <w:pPr>
        <w:ind w:left="3502" w:hanging="180"/>
      </w:pPr>
    </w:lvl>
    <w:lvl w:ilvl="3" w:tplc="FFFFFFFF">
      <w:start w:val="1"/>
      <w:numFmt w:val="decimal"/>
      <w:lvlText w:val="%4."/>
      <w:lvlJc w:val="left"/>
      <w:pPr>
        <w:ind w:left="4222" w:hanging="360"/>
      </w:pPr>
    </w:lvl>
    <w:lvl w:ilvl="4" w:tplc="FFFFFFFF">
      <w:start w:val="1"/>
      <w:numFmt w:val="lowerLetter"/>
      <w:lvlText w:val="%5."/>
      <w:lvlJc w:val="left"/>
      <w:pPr>
        <w:ind w:left="4942" w:hanging="360"/>
      </w:pPr>
    </w:lvl>
    <w:lvl w:ilvl="5" w:tplc="FFFFFFFF">
      <w:start w:val="1"/>
      <w:numFmt w:val="lowerRoman"/>
      <w:lvlText w:val="%6."/>
      <w:lvlJc w:val="right"/>
      <w:pPr>
        <w:ind w:left="5662" w:hanging="180"/>
      </w:pPr>
    </w:lvl>
    <w:lvl w:ilvl="6" w:tplc="FFFFFFFF">
      <w:start w:val="1"/>
      <w:numFmt w:val="decimal"/>
      <w:lvlText w:val="%7."/>
      <w:lvlJc w:val="left"/>
      <w:pPr>
        <w:ind w:left="6382" w:hanging="360"/>
      </w:pPr>
    </w:lvl>
    <w:lvl w:ilvl="7" w:tplc="FFFFFFFF">
      <w:start w:val="1"/>
      <w:numFmt w:val="lowerLetter"/>
      <w:lvlText w:val="%8."/>
      <w:lvlJc w:val="left"/>
      <w:pPr>
        <w:ind w:left="7102" w:hanging="360"/>
      </w:pPr>
    </w:lvl>
    <w:lvl w:ilvl="8" w:tplc="FFFFFFFF">
      <w:start w:val="1"/>
      <w:numFmt w:val="lowerRoman"/>
      <w:lvlText w:val="%9."/>
      <w:lvlJc w:val="right"/>
      <w:pPr>
        <w:ind w:left="7822" w:hanging="180"/>
      </w:pPr>
    </w:lvl>
  </w:abstractNum>
  <w:abstractNum w:abstractNumId="76" w15:restartNumberingAfterBreak="0">
    <w:nsid w:val="776E7675"/>
    <w:multiLevelType w:val="multilevel"/>
    <w:tmpl w:val="D234B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69174A"/>
    <w:multiLevelType w:val="multilevel"/>
    <w:tmpl w:val="417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EC6DA2"/>
    <w:multiLevelType w:val="multilevel"/>
    <w:tmpl w:val="1466D384"/>
    <w:lvl w:ilvl="0">
      <w:start w:val="5"/>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79" w15:restartNumberingAfterBreak="0">
    <w:nsid w:val="7CEF3B7D"/>
    <w:multiLevelType w:val="multilevel"/>
    <w:tmpl w:val="79B21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571"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1D021E"/>
    <w:multiLevelType w:val="hybridMultilevel"/>
    <w:tmpl w:val="DAD4BB6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1" w15:restartNumberingAfterBreak="0">
    <w:nsid w:val="7D3A6673"/>
    <w:multiLevelType w:val="hybridMultilevel"/>
    <w:tmpl w:val="0040E952"/>
    <w:lvl w:ilvl="0" w:tplc="0419000F">
      <w:start w:val="1"/>
      <w:numFmt w:val="decimal"/>
      <w:lvlText w:val="%1."/>
      <w:lvlJc w:val="left"/>
      <w:pPr>
        <w:ind w:left="644" w:hanging="360"/>
      </w:pPr>
    </w:lvl>
    <w:lvl w:ilvl="1" w:tplc="FFFFFFFF">
      <w:start w:val="1"/>
      <w:numFmt w:val="lowerLetter"/>
      <w:lvlText w:val="%2."/>
      <w:lvlJc w:val="left"/>
      <w:pPr>
        <w:ind w:left="2782" w:hanging="360"/>
      </w:pPr>
    </w:lvl>
    <w:lvl w:ilvl="2" w:tplc="FFFFFFFF">
      <w:start w:val="1"/>
      <w:numFmt w:val="lowerRoman"/>
      <w:lvlText w:val="%3."/>
      <w:lvlJc w:val="right"/>
      <w:pPr>
        <w:ind w:left="3502" w:hanging="180"/>
      </w:pPr>
    </w:lvl>
    <w:lvl w:ilvl="3" w:tplc="FFFFFFFF">
      <w:start w:val="1"/>
      <w:numFmt w:val="decimal"/>
      <w:lvlText w:val="%4."/>
      <w:lvlJc w:val="left"/>
      <w:pPr>
        <w:ind w:left="4222" w:hanging="360"/>
      </w:pPr>
    </w:lvl>
    <w:lvl w:ilvl="4" w:tplc="FFFFFFFF">
      <w:start w:val="1"/>
      <w:numFmt w:val="lowerLetter"/>
      <w:lvlText w:val="%5."/>
      <w:lvlJc w:val="left"/>
      <w:pPr>
        <w:ind w:left="4942" w:hanging="360"/>
      </w:pPr>
    </w:lvl>
    <w:lvl w:ilvl="5" w:tplc="FFFFFFFF">
      <w:start w:val="1"/>
      <w:numFmt w:val="lowerRoman"/>
      <w:lvlText w:val="%6."/>
      <w:lvlJc w:val="right"/>
      <w:pPr>
        <w:ind w:left="5662" w:hanging="180"/>
      </w:pPr>
    </w:lvl>
    <w:lvl w:ilvl="6" w:tplc="FFFFFFFF">
      <w:start w:val="1"/>
      <w:numFmt w:val="decimal"/>
      <w:lvlText w:val="%7."/>
      <w:lvlJc w:val="left"/>
      <w:pPr>
        <w:ind w:left="6382" w:hanging="360"/>
      </w:pPr>
    </w:lvl>
    <w:lvl w:ilvl="7" w:tplc="FFFFFFFF">
      <w:start w:val="1"/>
      <w:numFmt w:val="lowerLetter"/>
      <w:lvlText w:val="%8."/>
      <w:lvlJc w:val="left"/>
      <w:pPr>
        <w:ind w:left="7102" w:hanging="360"/>
      </w:pPr>
    </w:lvl>
    <w:lvl w:ilvl="8" w:tplc="FFFFFFFF">
      <w:start w:val="1"/>
      <w:numFmt w:val="lowerRoman"/>
      <w:lvlText w:val="%9."/>
      <w:lvlJc w:val="right"/>
      <w:pPr>
        <w:ind w:left="7822" w:hanging="180"/>
      </w:pPr>
    </w:lvl>
  </w:abstractNum>
  <w:num w:numId="1" w16cid:durableId="635573064">
    <w:abstractNumId w:val="40"/>
  </w:num>
  <w:num w:numId="2" w16cid:durableId="852963602">
    <w:abstractNumId w:val="15"/>
  </w:num>
  <w:num w:numId="3" w16cid:durableId="35014080">
    <w:abstractNumId w:val="69"/>
  </w:num>
  <w:num w:numId="4" w16cid:durableId="1808737092">
    <w:abstractNumId w:val="6"/>
  </w:num>
  <w:num w:numId="5" w16cid:durableId="1737244933">
    <w:abstractNumId w:val="67"/>
  </w:num>
  <w:num w:numId="6" w16cid:durableId="2056002720">
    <w:abstractNumId w:val="32"/>
    <w:lvlOverride w:ilvl="0">
      <w:lvl w:ilvl="0">
        <w:start w:val="4"/>
        <w:numFmt w:val="decimal"/>
        <w:lvlText w:val="%1"/>
        <w:lvlJc w:val="left"/>
        <w:pPr>
          <w:ind w:left="375" w:hanging="375"/>
        </w:pPr>
        <w:rPr>
          <w:rFonts w:hint="default"/>
        </w:rPr>
      </w:lvl>
    </w:lvlOverride>
    <w:lvlOverride w:ilvl="1">
      <w:lvl w:ilvl="1">
        <w:start w:val="1"/>
        <w:numFmt w:val="decimal"/>
        <w:lvlRestart w:val="0"/>
        <w:lvlText w:val="3.%2"/>
        <w:lvlJc w:val="left"/>
        <w:pPr>
          <w:ind w:left="567" w:firstLine="284"/>
        </w:pPr>
        <w:rPr>
          <w:rFonts w:hint="default"/>
        </w:rPr>
      </w:lvl>
    </w:lvlOverride>
    <w:lvlOverride w:ilvl="2">
      <w:lvl w:ilvl="2">
        <w:start w:val="1"/>
        <w:numFmt w:val="decimal"/>
        <w:lvlText w:val="%1.%2.%3"/>
        <w:lvlJc w:val="left"/>
        <w:pPr>
          <w:ind w:left="1440" w:hanging="720"/>
        </w:pPr>
        <w:rPr>
          <w:rFonts w:hint="default"/>
        </w:rPr>
      </w:lvl>
    </w:lvlOverride>
    <w:lvlOverride w:ilvl="3">
      <w:lvl w:ilvl="3">
        <w:start w:val="1"/>
        <w:numFmt w:val="decimal"/>
        <w:lvlText w:val="%1.%2.%3.%4"/>
        <w:lvlJc w:val="left"/>
        <w:pPr>
          <w:ind w:left="2160" w:hanging="1080"/>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3240" w:hanging="144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4320" w:hanging="1800"/>
        </w:pPr>
        <w:rPr>
          <w:rFonts w:hint="default"/>
        </w:rPr>
      </w:lvl>
    </w:lvlOverride>
    <w:lvlOverride w:ilvl="8">
      <w:lvl w:ilvl="8">
        <w:start w:val="1"/>
        <w:numFmt w:val="decimal"/>
        <w:lvlText w:val="%1.%2.%3.%4.%5.%6.%7.%8.%9"/>
        <w:lvlJc w:val="left"/>
        <w:pPr>
          <w:ind w:left="5040" w:hanging="2160"/>
        </w:pPr>
        <w:rPr>
          <w:rFonts w:hint="default"/>
        </w:rPr>
      </w:lvl>
    </w:lvlOverride>
  </w:num>
  <w:num w:numId="7" w16cid:durableId="412093687">
    <w:abstractNumId w:val="3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55610153">
    <w:abstractNumId w:val="63"/>
  </w:num>
  <w:num w:numId="9" w16cid:durableId="240675051">
    <w:abstractNumId w:val="44"/>
  </w:num>
  <w:num w:numId="10" w16cid:durableId="475726979">
    <w:abstractNumId w:val="56"/>
  </w:num>
  <w:num w:numId="11" w16cid:durableId="609901369">
    <w:abstractNumId w:val="2"/>
  </w:num>
  <w:num w:numId="12" w16cid:durableId="686906844">
    <w:abstractNumId w:val="16"/>
  </w:num>
  <w:num w:numId="13" w16cid:durableId="862943433">
    <w:abstractNumId w:val="12"/>
  </w:num>
  <w:num w:numId="14" w16cid:durableId="433944122">
    <w:abstractNumId w:val="54"/>
  </w:num>
  <w:num w:numId="15" w16cid:durableId="1163202234">
    <w:abstractNumId w:val="33"/>
  </w:num>
  <w:num w:numId="16" w16cid:durableId="1587959553">
    <w:abstractNumId w:val="27"/>
  </w:num>
  <w:num w:numId="17" w16cid:durableId="504323254">
    <w:abstractNumId w:val="65"/>
  </w:num>
  <w:num w:numId="18" w16cid:durableId="1464277536">
    <w:abstractNumId w:val="64"/>
  </w:num>
  <w:num w:numId="19" w16cid:durableId="1064178566">
    <w:abstractNumId w:val="73"/>
  </w:num>
  <w:num w:numId="20" w16cid:durableId="914976991">
    <w:abstractNumId w:val="2"/>
  </w:num>
  <w:num w:numId="21" w16cid:durableId="1045174365">
    <w:abstractNumId w:val="2"/>
  </w:num>
  <w:num w:numId="22" w16cid:durableId="281229629">
    <w:abstractNumId w:val="2"/>
  </w:num>
  <w:num w:numId="23" w16cid:durableId="865482588">
    <w:abstractNumId w:val="2"/>
  </w:num>
  <w:num w:numId="24" w16cid:durableId="1867712119">
    <w:abstractNumId w:val="2"/>
  </w:num>
  <w:num w:numId="25" w16cid:durableId="1139616912">
    <w:abstractNumId w:val="2"/>
  </w:num>
  <w:num w:numId="26" w16cid:durableId="1320764318">
    <w:abstractNumId w:val="2"/>
  </w:num>
  <w:num w:numId="27" w16cid:durableId="1667323616">
    <w:abstractNumId w:val="2"/>
  </w:num>
  <w:num w:numId="28" w16cid:durableId="1466044486">
    <w:abstractNumId w:val="2"/>
  </w:num>
  <w:num w:numId="29" w16cid:durableId="1864588073">
    <w:abstractNumId w:val="2"/>
  </w:num>
  <w:num w:numId="30" w16cid:durableId="1255285624">
    <w:abstractNumId w:val="2"/>
  </w:num>
  <w:num w:numId="31" w16cid:durableId="898855864">
    <w:abstractNumId w:val="41"/>
  </w:num>
  <w:num w:numId="32" w16cid:durableId="824777702">
    <w:abstractNumId w:val="19"/>
  </w:num>
  <w:num w:numId="33" w16cid:durableId="1340473418">
    <w:abstractNumId w:val="68"/>
  </w:num>
  <w:num w:numId="34" w16cid:durableId="1356079576">
    <w:abstractNumId w:val="1"/>
  </w:num>
  <w:num w:numId="35" w16cid:durableId="1369600134">
    <w:abstractNumId w:val="5"/>
  </w:num>
  <w:num w:numId="36" w16cid:durableId="739131981">
    <w:abstractNumId w:val="9"/>
  </w:num>
  <w:num w:numId="37" w16cid:durableId="2022508181">
    <w:abstractNumId w:val="50"/>
  </w:num>
  <w:num w:numId="38" w16cid:durableId="1775321407">
    <w:abstractNumId w:val="34"/>
  </w:num>
  <w:num w:numId="39" w16cid:durableId="1759131408">
    <w:abstractNumId w:val="38"/>
  </w:num>
  <w:num w:numId="40" w16cid:durableId="2009557006">
    <w:abstractNumId w:val="22"/>
  </w:num>
  <w:num w:numId="41" w16cid:durableId="1322275036">
    <w:abstractNumId w:val="55"/>
  </w:num>
  <w:num w:numId="42" w16cid:durableId="1827935377">
    <w:abstractNumId w:val="52"/>
  </w:num>
  <w:num w:numId="43" w16cid:durableId="134491077">
    <w:abstractNumId w:val="20"/>
  </w:num>
  <w:num w:numId="44" w16cid:durableId="445277679">
    <w:abstractNumId w:val="77"/>
  </w:num>
  <w:num w:numId="45" w16cid:durableId="1883782953">
    <w:abstractNumId w:val="31"/>
  </w:num>
  <w:num w:numId="46" w16cid:durableId="912854414">
    <w:abstractNumId w:val="49"/>
  </w:num>
  <w:num w:numId="47" w16cid:durableId="1032001809">
    <w:abstractNumId w:val="30"/>
  </w:num>
  <w:num w:numId="48" w16cid:durableId="84809396">
    <w:abstractNumId w:val="59"/>
  </w:num>
  <w:num w:numId="49" w16cid:durableId="1166169653">
    <w:abstractNumId w:val="21"/>
  </w:num>
  <w:num w:numId="50" w16cid:durableId="1011494867">
    <w:abstractNumId w:val="37"/>
  </w:num>
  <w:num w:numId="51" w16cid:durableId="301621589">
    <w:abstractNumId w:val="28"/>
  </w:num>
  <w:num w:numId="52" w16cid:durableId="1258834256">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66693760">
    <w:abstractNumId w:val="4"/>
  </w:num>
  <w:num w:numId="54" w16cid:durableId="1631206783">
    <w:abstractNumId w:val="78"/>
  </w:num>
  <w:num w:numId="55" w16cid:durableId="212737567">
    <w:abstractNumId w:val="2"/>
  </w:num>
  <w:num w:numId="56" w16cid:durableId="151144333">
    <w:abstractNumId w:val="2"/>
  </w:num>
  <w:num w:numId="57" w16cid:durableId="1115976631">
    <w:abstractNumId w:val="32"/>
    <w:lvlOverride w:ilvl="0">
      <w:lvl w:ilvl="0">
        <w:start w:val="4"/>
        <w:numFmt w:val="decimal"/>
        <w:lvlText w:val="%1"/>
        <w:lvlJc w:val="left"/>
        <w:pPr>
          <w:ind w:left="375" w:hanging="375"/>
        </w:pPr>
        <w:rPr>
          <w:rFonts w:hint="default"/>
        </w:rPr>
      </w:lvl>
    </w:lvlOverride>
    <w:lvlOverride w:ilvl="1">
      <w:lvl w:ilvl="1">
        <w:start w:val="1"/>
        <w:numFmt w:val="decimal"/>
        <w:lvlRestart w:val="0"/>
        <w:lvlText w:val="3.%2"/>
        <w:lvlJc w:val="left"/>
        <w:pPr>
          <w:ind w:left="567" w:firstLine="284"/>
        </w:pPr>
        <w:rPr>
          <w:rFonts w:hint="default"/>
        </w:rPr>
      </w:lvl>
    </w:lvlOverride>
    <w:lvlOverride w:ilvl="2">
      <w:lvl w:ilvl="2">
        <w:start w:val="1"/>
        <w:numFmt w:val="decimal"/>
        <w:lvlText w:val="%1.%2.%3"/>
        <w:lvlJc w:val="left"/>
        <w:pPr>
          <w:ind w:left="1440" w:hanging="720"/>
        </w:pPr>
        <w:rPr>
          <w:rFonts w:hint="default"/>
        </w:rPr>
      </w:lvl>
    </w:lvlOverride>
    <w:lvlOverride w:ilvl="3">
      <w:lvl w:ilvl="3">
        <w:start w:val="1"/>
        <w:numFmt w:val="decimal"/>
        <w:lvlText w:val="%1.%2.%3.%4"/>
        <w:lvlJc w:val="left"/>
        <w:pPr>
          <w:ind w:left="2160" w:hanging="1080"/>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3240" w:hanging="144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4320" w:hanging="1800"/>
        </w:pPr>
        <w:rPr>
          <w:rFonts w:hint="default"/>
        </w:rPr>
      </w:lvl>
    </w:lvlOverride>
    <w:lvlOverride w:ilvl="8">
      <w:lvl w:ilvl="8">
        <w:start w:val="1"/>
        <w:numFmt w:val="decimal"/>
        <w:lvlText w:val="%1.%2.%3.%4.%5.%6.%7.%8.%9"/>
        <w:lvlJc w:val="left"/>
        <w:pPr>
          <w:ind w:left="5040" w:hanging="2160"/>
        </w:pPr>
        <w:rPr>
          <w:rFonts w:hint="default"/>
        </w:rPr>
      </w:lvl>
    </w:lvlOverride>
  </w:num>
  <w:num w:numId="58" w16cid:durableId="259724183">
    <w:abstractNumId w:val="32"/>
    <w:lvlOverride w:ilvl="0">
      <w:lvl w:ilvl="0">
        <w:start w:val="4"/>
        <w:numFmt w:val="decimal"/>
        <w:lvlText w:val="%1"/>
        <w:lvlJc w:val="left"/>
        <w:pPr>
          <w:ind w:left="375" w:hanging="375"/>
        </w:pPr>
        <w:rPr>
          <w:rFonts w:hint="default"/>
        </w:rPr>
      </w:lvl>
    </w:lvlOverride>
    <w:lvlOverride w:ilvl="1">
      <w:lvl w:ilvl="1">
        <w:start w:val="1"/>
        <w:numFmt w:val="decimal"/>
        <w:lvlRestart w:val="0"/>
        <w:lvlText w:val="3.%2"/>
        <w:lvlJc w:val="left"/>
        <w:pPr>
          <w:ind w:left="567" w:firstLine="284"/>
        </w:pPr>
        <w:rPr>
          <w:rFonts w:hint="default"/>
        </w:rPr>
      </w:lvl>
    </w:lvlOverride>
    <w:lvlOverride w:ilvl="2">
      <w:lvl w:ilvl="2">
        <w:start w:val="1"/>
        <w:numFmt w:val="decimal"/>
        <w:lvlText w:val="%1.%2.%3"/>
        <w:lvlJc w:val="left"/>
        <w:pPr>
          <w:ind w:left="1440" w:hanging="720"/>
        </w:pPr>
        <w:rPr>
          <w:rFonts w:hint="default"/>
        </w:rPr>
      </w:lvl>
    </w:lvlOverride>
    <w:lvlOverride w:ilvl="3">
      <w:lvl w:ilvl="3">
        <w:start w:val="1"/>
        <w:numFmt w:val="decimal"/>
        <w:lvlText w:val="%1.%2.%3.%4"/>
        <w:lvlJc w:val="left"/>
        <w:pPr>
          <w:ind w:left="2160" w:hanging="1080"/>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3240" w:hanging="144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4320" w:hanging="1800"/>
        </w:pPr>
        <w:rPr>
          <w:rFonts w:hint="default"/>
        </w:rPr>
      </w:lvl>
    </w:lvlOverride>
    <w:lvlOverride w:ilvl="8">
      <w:lvl w:ilvl="8">
        <w:start w:val="1"/>
        <w:numFmt w:val="decimal"/>
        <w:lvlText w:val="%1.%2.%3.%4.%5.%6.%7.%8.%9"/>
        <w:lvlJc w:val="left"/>
        <w:pPr>
          <w:ind w:left="5040" w:hanging="2160"/>
        </w:pPr>
        <w:rPr>
          <w:rFonts w:hint="default"/>
        </w:rPr>
      </w:lvl>
    </w:lvlOverride>
  </w:num>
  <w:num w:numId="59" w16cid:durableId="560598913">
    <w:abstractNumId w:val="3"/>
  </w:num>
  <w:num w:numId="60" w16cid:durableId="212887279">
    <w:abstractNumId w:val="17"/>
  </w:num>
  <w:num w:numId="61" w16cid:durableId="342973318">
    <w:abstractNumId w:val="32"/>
    <w:lvlOverride w:ilvl="0">
      <w:lvl w:ilvl="0">
        <w:start w:val="4"/>
        <w:numFmt w:val="decimal"/>
        <w:lvlText w:val="%1"/>
        <w:lvlJc w:val="left"/>
        <w:pPr>
          <w:ind w:left="375" w:hanging="375"/>
        </w:pPr>
        <w:rPr>
          <w:rFonts w:hint="default"/>
        </w:rPr>
      </w:lvl>
    </w:lvlOverride>
    <w:lvlOverride w:ilvl="1">
      <w:lvl w:ilvl="1">
        <w:start w:val="1"/>
        <w:numFmt w:val="decimal"/>
        <w:lvlRestart w:val="0"/>
        <w:lvlText w:val="3.%2"/>
        <w:lvlJc w:val="left"/>
        <w:pPr>
          <w:ind w:left="567" w:firstLine="284"/>
        </w:pPr>
        <w:rPr>
          <w:rFonts w:hint="default"/>
        </w:rPr>
      </w:lvl>
    </w:lvlOverride>
    <w:lvlOverride w:ilvl="2">
      <w:lvl w:ilvl="2">
        <w:start w:val="1"/>
        <w:numFmt w:val="decimal"/>
        <w:lvlText w:val="%1.%2.%3"/>
        <w:lvlJc w:val="left"/>
        <w:pPr>
          <w:ind w:left="1440" w:hanging="720"/>
        </w:pPr>
        <w:rPr>
          <w:rFonts w:hint="default"/>
        </w:rPr>
      </w:lvl>
    </w:lvlOverride>
    <w:lvlOverride w:ilvl="3">
      <w:lvl w:ilvl="3">
        <w:start w:val="1"/>
        <w:numFmt w:val="decimal"/>
        <w:lvlText w:val="%1.%2.%3.%4"/>
        <w:lvlJc w:val="left"/>
        <w:pPr>
          <w:ind w:left="2160" w:hanging="1080"/>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3240" w:hanging="144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4320" w:hanging="1800"/>
        </w:pPr>
        <w:rPr>
          <w:rFonts w:hint="default"/>
        </w:rPr>
      </w:lvl>
    </w:lvlOverride>
    <w:lvlOverride w:ilvl="8">
      <w:lvl w:ilvl="8">
        <w:start w:val="1"/>
        <w:numFmt w:val="decimal"/>
        <w:lvlText w:val="%1.%2.%3.%4.%5.%6.%7.%8.%9"/>
        <w:lvlJc w:val="left"/>
        <w:pPr>
          <w:ind w:left="5040" w:hanging="2160"/>
        </w:pPr>
        <w:rPr>
          <w:rFonts w:hint="default"/>
        </w:rPr>
      </w:lvl>
    </w:lvlOverride>
  </w:num>
  <w:num w:numId="62" w16cid:durableId="707217499">
    <w:abstractNumId w:val="32"/>
    <w:lvlOverride w:ilvl="0">
      <w:lvl w:ilvl="0">
        <w:start w:val="4"/>
        <w:numFmt w:val="decimal"/>
        <w:lvlText w:val="%1"/>
        <w:lvlJc w:val="left"/>
        <w:pPr>
          <w:ind w:left="375" w:hanging="375"/>
        </w:pPr>
        <w:rPr>
          <w:rFonts w:hint="default"/>
        </w:rPr>
      </w:lvl>
    </w:lvlOverride>
    <w:lvlOverride w:ilvl="1">
      <w:lvl w:ilvl="1">
        <w:start w:val="1"/>
        <w:numFmt w:val="decimal"/>
        <w:lvlRestart w:val="0"/>
        <w:lvlText w:val="3.%2"/>
        <w:lvlJc w:val="left"/>
        <w:pPr>
          <w:ind w:left="567" w:firstLine="284"/>
        </w:pPr>
        <w:rPr>
          <w:rFonts w:hint="default"/>
        </w:rPr>
      </w:lvl>
    </w:lvlOverride>
    <w:lvlOverride w:ilvl="2">
      <w:lvl w:ilvl="2">
        <w:start w:val="1"/>
        <w:numFmt w:val="decimal"/>
        <w:lvlText w:val="%1.%2.%3"/>
        <w:lvlJc w:val="left"/>
        <w:pPr>
          <w:ind w:left="1440" w:hanging="720"/>
        </w:pPr>
        <w:rPr>
          <w:rFonts w:hint="default"/>
        </w:rPr>
      </w:lvl>
    </w:lvlOverride>
    <w:lvlOverride w:ilvl="3">
      <w:lvl w:ilvl="3">
        <w:start w:val="1"/>
        <w:numFmt w:val="decimal"/>
        <w:lvlText w:val="%1.%2.%3.%4"/>
        <w:lvlJc w:val="left"/>
        <w:pPr>
          <w:ind w:left="2160" w:hanging="1080"/>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3240" w:hanging="144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4320" w:hanging="1800"/>
        </w:pPr>
        <w:rPr>
          <w:rFonts w:hint="default"/>
        </w:rPr>
      </w:lvl>
    </w:lvlOverride>
    <w:lvlOverride w:ilvl="8">
      <w:lvl w:ilvl="8">
        <w:start w:val="1"/>
        <w:numFmt w:val="decimal"/>
        <w:lvlText w:val="%1.%2.%3.%4.%5.%6.%7.%8.%9"/>
        <w:lvlJc w:val="left"/>
        <w:pPr>
          <w:ind w:left="5040" w:hanging="2160"/>
        </w:pPr>
        <w:rPr>
          <w:rFonts w:hint="default"/>
        </w:rPr>
      </w:lvl>
    </w:lvlOverride>
  </w:num>
  <w:num w:numId="63" w16cid:durableId="289096722">
    <w:abstractNumId w:val="29"/>
  </w:num>
  <w:num w:numId="64" w16cid:durableId="1745451623">
    <w:abstractNumId w:val="6"/>
  </w:num>
  <w:num w:numId="65" w16cid:durableId="229386365">
    <w:abstractNumId w:val="80"/>
  </w:num>
  <w:num w:numId="66" w16cid:durableId="484056554">
    <w:abstractNumId w:val="70"/>
  </w:num>
  <w:num w:numId="67" w16cid:durableId="885995677">
    <w:abstractNumId w:val="10"/>
  </w:num>
  <w:num w:numId="68" w16cid:durableId="1584221050">
    <w:abstractNumId w:val="6"/>
  </w:num>
  <w:num w:numId="69" w16cid:durableId="1636375117">
    <w:abstractNumId w:val="72"/>
  </w:num>
  <w:num w:numId="70" w16cid:durableId="1650868183">
    <w:abstractNumId w:val="6"/>
  </w:num>
  <w:num w:numId="71" w16cid:durableId="779685925">
    <w:abstractNumId w:val="6"/>
  </w:num>
  <w:num w:numId="72" w16cid:durableId="1803961604">
    <w:abstractNumId w:val="6"/>
  </w:num>
  <w:num w:numId="73" w16cid:durableId="767651408">
    <w:abstractNumId w:val="6"/>
  </w:num>
  <w:num w:numId="74" w16cid:durableId="1628970083">
    <w:abstractNumId w:val="36"/>
  </w:num>
  <w:num w:numId="75" w16cid:durableId="35355687">
    <w:abstractNumId w:val="42"/>
  </w:num>
  <w:num w:numId="76" w16cid:durableId="1695108415">
    <w:abstractNumId w:val="18"/>
  </w:num>
  <w:num w:numId="77" w16cid:durableId="44305565">
    <w:abstractNumId w:val="61"/>
  </w:num>
  <w:num w:numId="78" w16cid:durableId="1992439378">
    <w:abstractNumId w:val="61"/>
    <w:lvlOverride w:ilvl="0">
      <w:startOverride w:val="4"/>
    </w:lvlOverride>
    <w:lvlOverride w:ilvl="1">
      <w:startOverride w:val="1"/>
    </w:lvlOverride>
  </w:num>
  <w:num w:numId="79" w16cid:durableId="1193152658">
    <w:abstractNumId w:val="61"/>
    <w:lvlOverride w:ilvl="0">
      <w:startOverride w:val="4"/>
    </w:lvlOverride>
    <w:lvlOverride w:ilvl="1">
      <w:startOverride w:val="1"/>
    </w:lvlOverride>
  </w:num>
  <w:num w:numId="80" w16cid:durableId="1275208394">
    <w:abstractNumId w:val="61"/>
    <w:lvlOverride w:ilvl="0">
      <w:startOverride w:val="4"/>
    </w:lvlOverride>
    <w:lvlOverride w:ilvl="1">
      <w:startOverride w:val="1"/>
    </w:lvlOverride>
  </w:num>
  <w:num w:numId="81" w16cid:durableId="416756188">
    <w:abstractNumId w:val="61"/>
    <w:lvlOverride w:ilvl="0">
      <w:startOverride w:val="4"/>
    </w:lvlOverride>
    <w:lvlOverride w:ilvl="1">
      <w:startOverride w:val="1"/>
    </w:lvlOverride>
  </w:num>
  <w:num w:numId="82" w16cid:durableId="1244878339">
    <w:abstractNumId w:val="61"/>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844780316">
    <w:abstractNumId w:val="47"/>
  </w:num>
  <w:num w:numId="84" w16cid:durableId="1402481527">
    <w:abstractNumId w:val="57"/>
  </w:num>
  <w:num w:numId="85" w16cid:durableId="576939179">
    <w:abstractNumId w:val="43"/>
  </w:num>
  <w:num w:numId="86" w16cid:durableId="106971833">
    <w:abstractNumId w:val="8"/>
  </w:num>
  <w:num w:numId="87" w16cid:durableId="425657225">
    <w:abstractNumId w:val="62"/>
  </w:num>
  <w:num w:numId="88" w16cid:durableId="1672947076">
    <w:abstractNumId w:val="39"/>
  </w:num>
  <w:num w:numId="89" w16cid:durableId="527183862">
    <w:abstractNumId w:val="11"/>
  </w:num>
  <w:num w:numId="90" w16cid:durableId="502941463">
    <w:abstractNumId w:val="48"/>
  </w:num>
  <w:num w:numId="91" w16cid:durableId="1290166403">
    <w:abstractNumId w:val="48"/>
    <w:lvlOverride w:ilvl="0">
      <w:startOverride w:val="4"/>
    </w:lvlOverride>
    <w:lvlOverride w:ilvl="1">
      <w:startOverride w:val="1"/>
    </w:lvlOverride>
  </w:num>
  <w:num w:numId="92" w16cid:durableId="259726750">
    <w:abstractNumId w:val="48"/>
  </w:num>
  <w:num w:numId="93" w16cid:durableId="393086187">
    <w:abstractNumId w:val="48"/>
  </w:num>
  <w:num w:numId="94" w16cid:durableId="300580055">
    <w:abstractNumId w:val="4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48042492">
    <w:abstractNumId w:val="48"/>
    <w:lvlOverride w:ilvl="0">
      <w:startOverride w:val="4"/>
    </w:lvlOverride>
    <w:lvlOverride w:ilvl="1">
      <w:startOverride w:val="1"/>
    </w:lvlOverride>
  </w:num>
  <w:num w:numId="96" w16cid:durableId="1928228731">
    <w:abstractNumId w:val="48"/>
    <w:lvlOverride w:ilvl="0">
      <w:startOverride w:val="4"/>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484779319">
    <w:abstractNumId w:val="48"/>
    <w:lvlOverride w:ilvl="0">
      <w:startOverride w:val="5"/>
    </w:lvlOverride>
    <w:lvlOverride w:ilvl="1">
      <w:startOverride w:val="1"/>
    </w:lvlOverride>
  </w:num>
  <w:num w:numId="98" w16cid:durableId="1851411740">
    <w:abstractNumId w:val="48"/>
  </w:num>
  <w:num w:numId="99" w16cid:durableId="166331099">
    <w:abstractNumId w:val="48"/>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164315221">
    <w:abstractNumId w:val="48"/>
    <w:lvlOverride w:ilvl="0">
      <w:startOverride w:val="5"/>
    </w:lvlOverride>
    <w:lvlOverride w:ilvl="1">
      <w:startOverride w:val="1"/>
    </w:lvlOverride>
  </w:num>
  <w:num w:numId="101" w16cid:durableId="1639452431">
    <w:abstractNumId w:val="48"/>
    <w:lvlOverride w:ilvl="0">
      <w:startOverride w:val="5"/>
    </w:lvlOverride>
    <w:lvlOverride w:ilvl="1">
      <w:startOverride w:val="1"/>
    </w:lvlOverride>
  </w:num>
  <w:num w:numId="102" w16cid:durableId="2132940285">
    <w:abstractNumId w:val="25"/>
  </w:num>
  <w:num w:numId="103" w16cid:durableId="112746116">
    <w:abstractNumId w:val="25"/>
    <w:lvlOverride w:ilvl="0">
      <w:startOverride w:val="5"/>
    </w:lvlOverride>
  </w:num>
  <w:num w:numId="104" w16cid:durableId="539514365">
    <w:abstractNumId w:val="51"/>
  </w:num>
  <w:num w:numId="105" w16cid:durableId="1854996780">
    <w:abstractNumId w:val="24"/>
  </w:num>
  <w:num w:numId="106" w16cid:durableId="514343844">
    <w:abstractNumId w:val="24"/>
  </w:num>
  <w:num w:numId="107" w16cid:durableId="703407484">
    <w:abstractNumId w:val="24"/>
  </w:num>
  <w:num w:numId="108" w16cid:durableId="1962884055">
    <w:abstractNumId w:val="14"/>
  </w:num>
  <w:num w:numId="109" w16cid:durableId="1826361218">
    <w:abstractNumId w:val="53"/>
  </w:num>
  <w:num w:numId="110" w16cid:durableId="1801070685">
    <w:abstractNumId w:val="5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222444598">
    <w:abstractNumId w:val="60"/>
  </w:num>
  <w:num w:numId="112" w16cid:durableId="1644307074">
    <w:abstractNumId w:val="13"/>
  </w:num>
  <w:num w:numId="113" w16cid:durableId="1822379531">
    <w:abstractNumId w:val="23"/>
  </w:num>
  <w:num w:numId="114" w16cid:durableId="277568876">
    <w:abstractNumId w:val="26"/>
  </w:num>
  <w:num w:numId="115" w16cid:durableId="1176388108">
    <w:abstractNumId w:val="0"/>
  </w:num>
  <w:num w:numId="116" w16cid:durableId="1762676017">
    <w:abstractNumId w:val="66"/>
  </w:num>
  <w:num w:numId="117" w16cid:durableId="342171065">
    <w:abstractNumId w:val="81"/>
  </w:num>
  <w:num w:numId="118" w16cid:durableId="836920449">
    <w:abstractNumId w:val="75"/>
  </w:num>
  <w:num w:numId="119" w16cid:durableId="934896211">
    <w:abstractNumId w:val="27"/>
    <w:lvlOverride w:ilvl="0">
      <w:startOverride w:val="1"/>
    </w:lvlOverride>
  </w:num>
  <w:num w:numId="120" w16cid:durableId="2104913244">
    <w:abstractNumId w:val="27"/>
  </w:num>
  <w:num w:numId="121" w16cid:durableId="184486422">
    <w:abstractNumId w:val="27"/>
    <w:lvlOverride w:ilvl="0">
      <w:startOverride w:val="7"/>
    </w:lvlOverride>
  </w:num>
  <w:num w:numId="122" w16cid:durableId="1578320848">
    <w:abstractNumId w:val="16"/>
  </w:num>
  <w:num w:numId="123" w16cid:durableId="1856530303">
    <w:abstractNumId w:val="16"/>
    <w:lvlOverride w:ilvl="0">
      <w:startOverride w:val="6"/>
    </w:lvlOverride>
  </w:num>
  <w:num w:numId="124" w16cid:durableId="1885560856">
    <w:abstractNumId w:val="46"/>
  </w:num>
  <w:num w:numId="125" w16cid:durableId="1407454131">
    <w:abstractNumId w:val="71"/>
  </w:num>
  <w:num w:numId="126" w16cid:durableId="146093057">
    <w:abstractNumId w:val="7"/>
  </w:num>
  <w:num w:numId="127" w16cid:durableId="835388648">
    <w:abstractNumId w:val="58"/>
  </w:num>
  <w:num w:numId="128" w16cid:durableId="1000700148">
    <w:abstractNumId w:val="58"/>
  </w:num>
  <w:num w:numId="129" w16cid:durableId="1216890456">
    <w:abstractNumId w:val="76"/>
  </w:num>
  <w:num w:numId="130" w16cid:durableId="1493060779">
    <w:abstractNumId w:val="45"/>
  </w:num>
  <w:num w:numId="131" w16cid:durableId="1106996271">
    <w:abstractNumId w:val="74"/>
  </w:num>
  <w:num w:numId="132" w16cid:durableId="1621959126">
    <w:abstractNumId w:val="79"/>
  </w:num>
  <w:num w:numId="133" w16cid:durableId="127090172">
    <w:abstractNumId w:val="35"/>
  </w:num>
  <w:num w:numId="134" w16cid:durableId="1431001768">
    <w:abstractNumId w:val="16"/>
  </w:num>
  <w:numIdMacAtCleanup w:val="1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Иван Кукушкин">
    <w15:presenceInfo w15:providerId="Windows Live" w15:userId="3a809852355ebf2e"/>
  </w15:person>
  <w15:person w15:author="Андрей Малявин">
    <w15:presenceInfo w15:providerId="AD" w15:userId="S::andrey.malyavin@outlook.com::f8cdef31-a31e-4b4a-93e4-5f571e91255a_1:live.com:00037FFF8C373E57"/>
  </w15:person>
  <w15:person w15:author="Андрей Малявин [2]">
    <w15:presenceInfo w15:providerId="Windows Live" w15:userId="451cd1b435ab30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proofState w:spelling="clean" w:grammar="clean"/>
  <w:defaultTabStop w:val="709"/>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30B"/>
    <w:rsid w:val="000007B1"/>
    <w:rsid w:val="00000ACE"/>
    <w:rsid w:val="00001DDE"/>
    <w:rsid w:val="000020A4"/>
    <w:rsid w:val="000022C9"/>
    <w:rsid w:val="000023A0"/>
    <w:rsid w:val="0000291B"/>
    <w:rsid w:val="00002B66"/>
    <w:rsid w:val="0000419F"/>
    <w:rsid w:val="000056DB"/>
    <w:rsid w:val="00005729"/>
    <w:rsid w:val="00005FEA"/>
    <w:rsid w:val="0000601C"/>
    <w:rsid w:val="00006450"/>
    <w:rsid w:val="0001002F"/>
    <w:rsid w:val="00010EA5"/>
    <w:rsid w:val="00011AAB"/>
    <w:rsid w:val="0001207E"/>
    <w:rsid w:val="000120B2"/>
    <w:rsid w:val="00013A7D"/>
    <w:rsid w:val="00013C15"/>
    <w:rsid w:val="00014698"/>
    <w:rsid w:val="00014C87"/>
    <w:rsid w:val="000156DE"/>
    <w:rsid w:val="00015965"/>
    <w:rsid w:val="00015BBC"/>
    <w:rsid w:val="00015D07"/>
    <w:rsid w:val="00016871"/>
    <w:rsid w:val="00016C03"/>
    <w:rsid w:val="000171F5"/>
    <w:rsid w:val="00017EE3"/>
    <w:rsid w:val="00020A03"/>
    <w:rsid w:val="000211D5"/>
    <w:rsid w:val="00021BD5"/>
    <w:rsid w:val="00021D8A"/>
    <w:rsid w:val="00022543"/>
    <w:rsid w:val="00023C66"/>
    <w:rsid w:val="00024F11"/>
    <w:rsid w:val="00025340"/>
    <w:rsid w:val="00026291"/>
    <w:rsid w:val="00027294"/>
    <w:rsid w:val="000272A8"/>
    <w:rsid w:val="000274BD"/>
    <w:rsid w:val="00027B73"/>
    <w:rsid w:val="00030A5E"/>
    <w:rsid w:val="00031212"/>
    <w:rsid w:val="0003145C"/>
    <w:rsid w:val="0003194A"/>
    <w:rsid w:val="0003246E"/>
    <w:rsid w:val="0003280C"/>
    <w:rsid w:val="00033755"/>
    <w:rsid w:val="00034369"/>
    <w:rsid w:val="0003458B"/>
    <w:rsid w:val="00034670"/>
    <w:rsid w:val="0003488B"/>
    <w:rsid w:val="00035472"/>
    <w:rsid w:val="000359C1"/>
    <w:rsid w:val="000360F1"/>
    <w:rsid w:val="00037712"/>
    <w:rsid w:val="0003775F"/>
    <w:rsid w:val="00037B69"/>
    <w:rsid w:val="00040EE9"/>
    <w:rsid w:val="000410AF"/>
    <w:rsid w:val="000410D9"/>
    <w:rsid w:val="000419E5"/>
    <w:rsid w:val="00041C6D"/>
    <w:rsid w:val="00041D9E"/>
    <w:rsid w:val="000421B2"/>
    <w:rsid w:val="000426A5"/>
    <w:rsid w:val="00042D14"/>
    <w:rsid w:val="00042DBA"/>
    <w:rsid w:val="000434B4"/>
    <w:rsid w:val="00045580"/>
    <w:rsid w:val="000469DC"/>
    <w:rsid w:val="000471BF"/>
    <w:rsid w:val="0004745F"/>
    <w:rsid w:val="00047534"/>
    <w:rsid w:val="00047FE4"/>
    <w:rsid w:val="00050B61"/>
    <w:rsid w:val="00050C05"/>
    <w:rsid w:val="000516DE"/>
    <w:rsid w:val="0005268E"/>
    <w:rsid w:val="00052819"/>
    <w:rsid w:val="00052E4D"/>
    <w:rsid w:val="00052EC4"/>
    <w:rsid w:val="00053573"/>
    <w:rsid w:val="00053765"/>
    <w:rsid w:val="00053DBC"/>
    <w:rsid w:val="000540C2"/>
    <w:rsid w:val="000541DE"/>
    <w:rsid w:val="0005459F"/>
    <w:rsid w:val="000551E6"/>
    <w:rsid w:val="00055B52"/>
    <w:rsid w:val="00055E56"/>
    <w:rsid w:val="0005644E"/>
    <w:rsid w:val="00056AE3"/>
    <w:rsid w:val="00056D83"/>
    <w:rsid w:val="000571C9"/>
    <w:rsid w:val="000572A5"/>
    <w:rsid w:val="0005752C"/>
    <w:rsid w:val="0005787A"/>
    <w:rsid w:val="00057A2D"/>
    <w:rsid w:val="00057E09"/>
    <w:rsid w:val="000601EC"/>
    <w:rsid w:val="000602FC"/>
    <w:rsid w:val="0006044F"/>
    <w:rsid w:val="0006188F"/>
    <w:rsid w:val="00061D72"/>
    <w:rsid w:val="00062826"/>
    <w:rsid w:val="00062BAA"/>
    <w:rsid w:val="00062CE4"/>
    <w:rsid w:val="0006302F"/>
    <w:rsid w:val="0006391B"/>
    <w:rsid w:val="00064173"/>
    <w:rsid w:val="00064BE2"/>
    <w:rsid w:val="000650CC"/>
    <w:rsid w:val="00065AA2"/>
    <w:rsid w:val="000662F9"/>
    <w:rsid w:val="0006694B"/>
    <w:rsid w:val="00067348"/>
    <w:rsid w:val="000673D1"/>
    <w:rsid w:val="000706F1"/>
    <w:rsid w:val="000713E4"/>
    <w:rsid w:val="00071F2C"/>
    <w:rsid w:val="000724EC"/>
    <w:rsid w:val="0007276D"/>
    <w:rsid w:val="00072AB0"/>
    <w:rsid w:val="00073214"/>
    <w:rsid w:val="00073346"/>
    <w:rsid w:val="00074141"/>
    <w:rsid w:val="0007417C"/>
    <w:rsid w:val="0007453A"/>
    <w:rsid w:val="0007491B"/>
    <w:rsid w:val="00074BFE"/>
    <w:rsid w:val="000757F2"/>
    <w:rsid w:val="00075AC5"/>
    <w:rsid w:val="00075E49"/>
    <w:rsid w:val="0007675A"/>
    <w:rsid w:val="00077308"/>
    <w:rsid w:val="00077A32"/>
    <w:rsid w:val="000806B2"/>
    <w:rsid w:val="000807B6"/>
    <w:rsid w:val="00081710"/>
    <w:rsid w:val="00081E70"/>
    <w:rsid w:val="00081FBD"/>
    <w:rsid w:val="00082638"/>
    <w:rsid w:val="0008377F"/>
    <w:rsid w:val="0008405B"/>
    <w:rsid w:val="000846F4"/>
    <w:rsid w:val="0008522A"/>
    <w:rsid w:val="00086136"/>
    <w:rsid w:val="00086652"/>
    <w:rsid w:val="00086888"/>
    <w:rsid w:val="000870F7"/>
    <w:rsid w:val="00087366"/>
    <w:rsid w:val="00090719"/>
    <w:rsid w:val="0009121A"/>
    <w:rsid w:val="00091DC5"/>
    <w:rsid w:val="00092C75"/>
    <w:rsid w:val="00093E7C"/>
    <w:rsid w:val="00093EC9"/>
    <w:rsid w:val="000941F5"/>
    <w:rsid w:val="0009449F"/>
    <w:rsid w:val="00094E3C"/>
    <w:rsid w:val="0009520A"/>
    <w:rsid w:val="0009527B"/>
    <w:rsid w:val="00096919"/>
    <w:rsid w:val="00096A9B"/>
    <w:rsid w:val="00096AEF"/>
    <w:rsid w:val="0009738A"/>
    <w:rsid w:val="0009790B"/>
    <w:rsid w:val="00097E39"/>
    <w:rsid w:val="000A0290"/>
    <w:rsid w:val="000A05DA"/>
    <w:rsid w:val="000A0C65"/>
    <w:rsid w:val="000A1218"/>
    <w:rsid w:val="000A1372"/>
    <w:rsid w:val="000A155F"/>
    <w:rsid w:val="000A227F"/>
    <w:rsid w:val="000A3054"/>
    <w:rsid w:val="000A31DE"/>
    <w:rsid w:val="000A3B89"/>
    <w:rsid w:val="000A3F83"/>
    <w:rsid w:val="000A4352"/>
    <w:rsid w:val="000A47E0"/>
    <w:rsid w:val="000A4835"/>
    <w:rsid w:val="000A5EDF"/>
    <w:rsid w:val="000A67AD"/>
    <w:rsid w:val="000A687C"/>
    <w:rsid w:val="000A77A5"/>
    <w:rsid w:val="000A7B7A"/>
    <w:rsid w:val="000A7D4C"/>
    <w:rsid w:val="000B07F8"/>
    <w:rsid w:val="000B1799"/>
    <w:rsid w:val="000B1B01"/>
    <w:rsid w:val="000B248D"/>
    <w:rsid w:val="000B3DF0"/>
    <w:rsid w:val="000B3F77"/>
    <w:rsid w:val="000B4222"/>
    <w:rsid w:val="000B565F"/>
    <w:rsid w:val="000B5885"/>
    <w:rsid w:val="000B59A4"/>
    <w:rsid w:val="000B5CCA"/>
    <w:rsid w:val="000B5CE2"/>
    <w:rsid w:val="000B6A0B"/>
    <w:rsid w:val="000B77B9"/>
    <w:rsid w:val="000C0D01"/>
    <w:rsid w:val="000C0DE9"/>
    <w:rsid w:val="000C1E52"/>
    <w:rsid w:val="000C1F42"/>
    <w:rsid w:val="000C2042"/>
    <w:rsid w:val="000C27F1"/>
    <w:rsid w:val="000C28BA"/>
    <w:rsid w:val="000C2AC8"/>
    <w:rsid w:val="000C2F40"/>
    <w:rsid w:val="000C37C8"/>
    <w:rsid w:val="000C46D0"/>
    <w:rsid w:val="000C56C3"/>
    <w:rsid w:val="000C6082"/>
    <w:rsid w:val="000C63EA"/>
    <w:rsid w:val="000C7083"/>
    <w:rsid w:val="000C722B"/>
    <w:rsid w:val="000C7812"/>
    <w:rsid w:val="000D0355"/>
    <w:rsid w:val="000D1E08"/>
    <w:rsid w:val="000D279A"/>
    <w:rsid w:val="000D28C7"/>
    <w:rsid w:val="000D2D81"/>
    <w:rsid w:val="000D49A2"/>
    <w:rsid w:val="000D550D"/>
    <w:rsid w:val="000D59EE"/>
    <w:rsid w:val="000D5E45"/>
    <w:rsid w:val="000D6005"/>
    <w:rsid w:val="000D6B27"/>
    <w:rsid w:val="000D7405"/>
    <w:rsid w:val="000D7867"/>
    <w:rsid w:val="000D799B"/>
    <w:rsid w:val="000E0127"/>
    <w:rsid w:val="000E043D"/>
    <w:rsid w:val="000E0866"/>
    <w:rsid w:val="000E11A9"/>
    <w:rsid w:val="000E11CD"/>
    <w:rsid w:val="000E1A4B"/>
    <w:rsid w:val="000E1D8C"/>
    <w:rsid w:val="000E2613"/>
    <w:rsid w:val="000E29DD"/>
    <w:rsid w:val="000E3331"/>
    <w:rsid w:val="000E3C16"/>
    <w:rsid w:val="000E437E"/>
    <w:rsid w:val="000E486D"/>
    <w:rsid w:val="000E5725"/>
    <w:rsid w:val="000E58A9"/>
    <w:rsid w:val="000E58B4"/>
    <w:rsid w:val="000E7404"/>
    <w:rsid w:val="000F0A2E"/>
    <w:rsid w:val="000F0B4A"/>
    <w:rsid w:val="000F14FF"/>
    <w:rsid w:val="000F167C"/>
    <w:rsid w:val="000F24D2"/>
    <w:rsid w:val="000F26B1"/>
    <w:rsid w:val="000F29FD"/>
    <w:rsid w:val="000F36AC"/>
    <w:rsid w:val="000F38F3"/>
    <w:rsid w:val="000F49C4"/>
    <w:rsid w:val="000F4F8B"/>
    <w:rsid w:val="000F6DB8"/>
    <w:rsid w:val="000F6DCC"/>
    <w:rsid w:val="000F6E51"/>
    <w:rsid w:val="000F6F16"/>
    <w:rsid w:val="000F70DF"/>
    <w:rsid w:val="000F71A9"/>
    <w:rsid w:val="000F75D7"/>
    <w:rsid w:val="000F7817"/>
    <w:rsid w:val="000F7AC9"/>
    <w:rsid w:val="00100010"/>
    <w:rsid w:val="00100C0A"/>
    <w:rsid w:val="00101335"/>
    <w:rsid w:val="00102A3B"/>
    <w:rsid w:val="00102D39"/>
    <w:rsid w:val="00103175"/>
    <w:rsid w:val="001032B9"/>
    <w:rsid w:val="00104758"/>
    <w:rsid w:val="00104B81"/>
    <w:rsid w:val="00104CEB"/>
    <w:rsid w:val="00105C87"/>
    <w:rsid w:val="00105F96"/>
    <w:rsid w:val="00105FE2"/>
    <w:rsid w:val="001063AB"/>
    <w:rsid w:val="001066E1"/>
    <w:rsid w:val="0010673E"/>
    <w:rsid w:val="00107109"/>
    <w:rsid w:val="00107290"/>
    <w:rsid w:val="0011072E"/>
    <w:rsid w:val="001107B4"/>
    <w:rsid w:val="00110FBA"/>
    <w:rsid w:val="0011104A"/>
    <w:rsid w:val="00111174"/>
    <w:rsid w:val="0011122D"/>
    <w:rsid w:val="00111653"/>
    <w:rsid w:val="00111C60"/>
    <w:rsid w:val="00111F80"/>
    <w:rsid w:val="00112E03"/>
    <w:rsid w:val="0011514A"/>
    <w:rsid w:val="0011545C"/>
    <w:rsid w:val="00115ACD"/>
    <w:rsid w:val="00115C4E"/>
    <w:rsid w:val="0011642B"/>
    <w:rsid w:val="00116978"/>
    <w:rsid w:val="00116F8B"/>
    <w:rsid w:val="00117670"/>
    <w:rsid w:val="0011769E"/>
    <w:rsid w:val="0012004C"/>
    <w:rsid w:val="001216E8"/>
    <w:rsid w:val="001223E3"/>
    <w:rsid w:val="001225D3"/>
    <w:rsid w:val="001228DA"/>
    <w:rsid w:val="00123A74"/>
    <w:rsid w:val="00123ABB"/>
    <w:rsid w:val="0012440E"/>
    <w:rsid w:val="001245FF"/>
    <w:rsid w:val="00124F95"/>
    <w:rsid w:val="00126FED"/>
    <w:rsid w:val="0012716C"/>
    <w:rsid w:val="0012730C"/>
    <w:rsid w:val="00127C25"/>
    <w:rsid w:val="00127F6A"/>
    <w:rsid w:val="00130510"/>
    <w:rsid w:val="00131691"/>
    <w:rsid w:val="00131D32"/>
    <w:rsid w:val="00132283"/>
    <w:rsid w:val="0013263F"/>
    <w:rsid w:val="0013308B"/>
    <w:rsid w:val="0013354B"/>
    <w:rsid w:val="00133C4B"/>
    <w:rsid w:val="00134CC4"/>
    <w:rsid w:val="00134D6C"/>
    <w:rsid w:val="0013591F"/>
    <w:rsid w:val="0013628D"/>
    <w:rsid w:val="00136346"/>
    <w:rsid w:val="001371F7"/>
    <w:rsid w:val="0013778E"/>
    <w:rsid w:val="001408C2"/>
    <w:rsid w:val="00141A20"/>
    <w:rsid w:val="00141BCA"/>
    <w:rsid w:val="00141CDA"/>
    <w:rsid w:val="00141D33"/>
    <w:rsid w:val="00143009"/>
    <w:rsid w:val="00144667"/>
    <w:rsid w:val="00145A04"/>
    <w:rsid w:val="00145BA4"/>
    <w:rsid w:val="00146264"/>
    <w:rsid w:val="00146641"/>
    <w:rsid w:val="001468CE"/>
    <w:rsid w:val="00146E04"/>
    <w:rsid w:val="0014719B"/>
    <w:rsid w:val="0014787A"/>
    <w:rsid w:val="001503F6"/>
    <w:rsid w:val="00150B9C"/>
    <w:rsid w:val="00150F79"/>
    <w:rsid w:val="0015116D"/>
    <w:rsid w:val="00151257"/>
    <w:rsid w:val="00151313"/>
    <w:rsid w:val="00151AC0"/>
    <w:rsid w:val="00151C7E"/>
    <w:rsid w:val="001523FB"/>
    <w:rsid w:val="0015241A"/>
    <w:rsid w:val="00153710"/>
    <w:rsid w:val="00154181"/>
    <w:rsid w:val="001543A7"/>
    <w:rsid w:val="0015504E"/>
    <w:rsid w:val="001550B7"/>
    <w:rsid w:val="00156553"/>
    <w:rsid w:val="00156876"/>
    <w:rsid w:val="00156928"/>
    <w:rsid w:val="0015758F"/>
    <w:rsid w:val="0016021B"/>
    <w:rsid w:val="001607A1"/>
    <w:rsid w:val="001614CC"/>
    <w:rsid w:val="00161934"/>
    <w:rsid w:val="00161EBD"/>
    <w:rsid w:val="00162BD4"/>
    <w:rsid w:val="00162D57"/>
    <w:rsid w:val="00162DB9"/>
    <w:rsid w:val="00162E0E"/>
    <w:rsid w:val="001632F6"/>
    <w:rsid w:val="001636DD"/>
    <w:rsid w:val="00164043"/>
    <w:rsid w:val="00164EA7"/>
    <w:rsid w:val="0016506F"/>
    <w:rsid w:val="00165942"/>
    <w:rsid w:val="001661BF"/>
    <w:rsid w:val="001665BC"/>
    <w:rsid w:val="00167F76"/>
    <w:rsid w:val="00170542"/>
    <w:rsid w:val="00170619"/>
    <w:rsid w:val="00170811"/>
    <w:rsid w:val="0017128C"/>
    <w:rsid w:val="00171375"/>
    <w:rsid w:val="0017252A"/>
    <w:rsid w:val="00172B16"/>
    <w:rsid w:val="00173A92"/>
    <w:rsid w:val="00174510"/>
    <w:rsid w:val="00174B8E"/>
    <w:rsid w:val="00175518"/>
    <w:rsid w:val="00175D98"/>
    <w:rsid w:val="00175DBE"/>
    <w:rsid w:val="001769ED"/>
    <w:rsid w:val="001771A6"/>
    <w:rsid w:val="00177AAC"/>
    <w:rsid w:val="00177CD3"/>
    <w:rsid w:val="001803A3"/>
    <w:rsid w:val="00180848"/>
    <w:rsid w:val="00180A13"/>
    <w:rsid w:val="00180C84"/>
    <w:rsid w:val="00180F83"/>
    <w:rsid w:val="001815A0"/>
    <w:rsid w:val="00181B9F"/>
    <w:rsid w:val="00182AD9"/>
    <w:rsid w:val="00182CEA"/>
    <w:rsid w:val="00183664"/>
    <w:rsid w:val="001841FD"/>
    <w:rsid w:val="00184AAF"/>
    <w:rsid w:val="00184EFE"/>
    <w:rsid w:val="0018525F"/>
    <w:rsid w:val="00185856"/>
    <w:rsid w:val="00185AB3"/>
    <w:rsid w:val="00185D8F"/>
    <w:rsid w:val="00186385"/>
    <w:rsid w:val="00186915"/>
    <w:rsid w:val="00186CF7"/>
    <w:rsid w:val="001872F3"/>
    <w:rsid w:val="0018789D"/>
    <w:rsid w:val="00187C00"/>
    <w:rsid w:val="00190A34"/>
    <w:rsid w:val="00190D9D"/>
    <w:rsid w:val="00190DFF"/>
    <w:rsid w:val="001923EA"/>
    <w:rsid w:val="00192535"/>
    <w:rsid w:val="001937B4"/>
    <w:rsid w:val="001944C9"/>
    <w:rsid w:val="001962D3"/>
    <w:rsid w:val="00197319"/>
    <w:rsid w:val="001A0C27"/>
    <w:rsid w:val="001A11A5"/>
    <w:rsid w:val="001A1758"/>
    <w:rsid w:val="001A1FA3"/>
    <w:rsid w:val="001A219F"/>
    <w:rsid w:val="001A2E2A"/>
    <w:rsid w:val="001A3413"/>
    <w:rsid w:val="001A3887"/>
    <w:rsid w:val="001A3A18"/>
    <w:rsid w:val="001A443A"/>
    <w:rsid w:val="001A4642"/>
    <w:rsid w:val="001A4786"/>
    <w:rsid w:val="001A4D6E"/>
    <w:rsid w:val="001A517F"/>
    <w:rsid w:val="001A556F"/>
    <w:rsid w:val="001A5E07"/>
    <w:rsid w:val="001A68BB"/>
    <w:rsid w:val="001A7E0D"/>
    <w:rsid w:val="001B0C0A"/>
    <w:rsid w:val="001B2FE1"/>
    <w:rsid w:val="001B302F"/>
    <w:rsid w:val="001B3221"/>
    <w:rsid w:val="001B3BA4"/>
    <w:rsid w:val="001B3C1D"/>
    <w:rsid w:val="001B3E76"/>
    <w:rsid w:val="001B425A"/>
    <w:rsid w:val="001B4D8F"/>
    <w:rsid w:val="001B5131"/>
    <w:rsid w:val="001B54BD"/>
    <w:rsid w:val="001B5511"/>
    <w:rsid w:val="001B575E"/>
    <w:rsid w:val="001B7964"/>
    <w:rsid w:val="001C00B2"/>
    <w:rsid w:val="001C0444"/>
    <w:rsid w:val="001C0797"/>
    <w:rsid w:val="001C09D8"/>
    <w:rsid w:val="001C0BCB"/>
    <w:rsid w:val="001C188B"/>
    <w:rsid w:val="001C1974"/>
    <w:rsid w:val="001C2486"/>
    <w:rsid w:val="001C3399"/>
    <w:rsid w:val="001C3716"/>
    <w:rsid w:val="001C3A62"/>
    <w:rsid w:val="001C3B48"/>
    <w:rsid w:val="001C3FFA"/>
    <w:rsid w:val="001C4284"/>
    <w:rsid w:val="001C4BC2"/>
    <w:rsid w:val="001C50BB"/>
    <w:rsid w:val="001C5481"/>
    <w:rsid w:val="001C5A63"/>
    <w:rsid w:val="001C5FBE"/>
    <w:rsid w:val="001C6118"/>
    <w:rsid w:val="001C677E"/>
    <w:rsid w:val="001C6B05"/>
    <w:rsid w:val="001C6D14"/>
    <w:rsid w:val="001C712F"/>
    <w:rsid w:val="001C7E9F"/>
    <w:rsid w:val="001C7ED3"/>
    <w:rsid w:val="001C7FED"/>
    <w:rsid w:val="001D16F7"/>
    <w:rsid w:val="001D1F0B"/>
    <w:rsid w:val="001D275A"/>
    <w:rsid w:val="001D30DD"/>
    <w:rsid w:val="001D31D6"/>
    <w:rsid w:val="001D325C"/>
    <w:rsid w:val="001D439A"/>
    <w:rsid w:val="001D43F0"/>
    <w:rsid w:val="001D517E"/>
    <w:rsid w:val="001D5372"/>
    <w:rsid w:val="001D75EA"/>
    <w:rsid w:val="001E0326"/>
    <w:rsid w:val="001E1745"/>
    <w:rsid w:val="001E1E5A"/>
    <w:rsid w:val="001E1E64"/>
    <w:rsid w:val="001E2033"/>
    <w:rsid w:val="001E250F"/>
    <w:rsid w:val="001E2A4C"/>
    <w:rsid w:val="001E2AE6"/>
    <w:rsid w:val="001E2DFE"/>
    <w:rsid w:val="001E3333"/>
    <w:rsid w:val="001E3807"/>
    <w:rsid w:val="001E3EE8"/>
    <w:rsid w:val="001E3EEF"/>
    <w:rsid w:val="001E4A25"/>
    <w:rsid w:val="001E64A7"/>
    <w:rsid w:val="001E68CF"/>
    <w:rsid w:val="001E6EEF"/>
    <w:rsid w:val="001E7B24"/>
    <w:rsid w:val="001F051C"/>
    <w:rsid w:val="001F07A6"/>
    <w:rsid w:val="001F0CAA"/>
    <w:rsid w:val="001F0D5E"/>
    <w:rsid w:val="001F14DB"/>
    <w:rsid w:val="001F1AEA"/>
    <w:rsid w:val="001F1BA3"/>
    <w:rsid w:val="001F20B0"/>
    <w:rsid w:val="001F2419"/>
    <w:rsid w:val="001F2970"/>
    <w:rsid w:val="001F2A34"/>
    <w:rsid w:val="001F2F37"/>
    <w:rsid w:val="001F2F58"/>
    <w:rsid w:val="001F3969"/>
    <w:rsid w:val="001F4128"/>
    <w:rsid w:val="001F47B9"/>
    <w:rsid w:val="001F4908"/>
    <w:rsid w:val="001F50F1"/>
    <w:rsid w:val="001F5474"/>
    <w:rsid w:val="001F550F"/>
    <w:rsid w:val="001F6620"/>
    <w:rsid w:val="001F70D9"/>
    <w:rsid w:val="001F7138"/>
    <w:rsid w:val="001F715B"/>
    <w:rsid w:val="001F753F"/>
    <w:rsid w:val="001F7E35"/>
    <w:rsid w:val="00201006"/>
    <w:rsid w:val="00201AFE"/>
    <w:rsid w:val="002023F3"/>
    <w:rsid w:val="00203618"/>
    <w:rsid w:val="0020583B"/>
    <w:rsid w:val="00206161"/>
    <w:rsid w:val="00210331"/>
    <w:rsid w:val="002106FA"/>
    <w:rsid w:val="00211460"/>
    <w:rsid w:val="00211C54"/>
    <w:rsid w:val="00211D5B"/>
    <w:rsid w:val="00211DE5"/>
    <w:rsid w:val="00212422"/>
    <w:rsid w:val="00212FAA"/>
    <w:rsid w:val="00213B71"/>
    <w:rsid w:val="00213BBD"/>
    <w:rsid w:val="002140D4"/>
    <w:rsid w:val="002141D9"/>
    <w:rsid w:val="00214FE3"/>
    <w:rsid w:val="00215A01"/>
    <w:rsid w:val="00215ED9"/>
    <w:rsid w:val="00216120"/>
    <w:rsid w:val="0021685F"/>
    <w:rsid w:val="0021715A"/>
    <w:rsid w:val="0022011F"/>
    <w:rsid w:val="00220390"/>
    <w:rsid w:val="00220391"/>
    <w:rsid w:val="0022116F"/>
    <w:rsid w:val="00221206"/>
    <w:rsid w:val="00221A7A"/>
    <w:rsid w:val="00221C6C"/>
    <w:rsid w:val="00222806"/>
    <w:rsid w:val="00223517"/>
    <w:rsid w:val="00223576"/>
    <w:rsid w:val="0022364F"/>
    <w:rsid w:val="0022367C"/>
    <w:rsid w:val="0022374A"/>
    <w:rsid w:val="00223BB2"/>
    <w:rsid w:val="00223BD7"/>
    <w:rsid w:val="00223DC5"/>
    <w:rsid w:val="002242F7"/>
    <w:rsid w:val="00224565"/>
    <w:rsid w:val="002245F3"/>
    <w:rsid w:val="002249B8"/>
    <w:rsid w:val="00224CCF"/>
    <w:rsid w:val="00224DEC"/>
    <w:rsid w:val="002252FE"/>
    <w:rsid w:val="00225370"/>
    <w:rsid w:val="002255E8"/>
    <w:rsid w:val="00225EF0"/>
    <w:rsid w:val="0022648C"/>
    <w:rsid w:val="002274CE"/>
    <w:rsid w:val="002275F4"/>
    <w:rsid w:val="00227D37"/>
    <w:rsid w:val="0023004C"/>
    <w:rsid w:val="00230968"/>
    <w:rsid w:val="00230A3B"/>
    <w:rsid w:val="00230D32"/>
    <w:rsid w:val="00231AA3"/>
    <w:rsid w:val="00231CB5"/>
    <w:rsid w:val="002324B3"/>
    <w:rsid w:val="00232A68"/>
    <w:rsid w:val="00232C1C"/>
    <w:rsid w:val="002335B8"/>
    <w:rsid w:val="0023399D"/>
    <w:rsid w:val="0023427A"/>
    <w:rsid w:val="00234BFC"/>
    <w:rsid w:val="00234F83"/>
    <w:rsid w:val="00235578"/>
    <w:rsid w:val="002359C1"/>
    <w:rsid w:val="002368E6"/>
    <w:rsid w:val="00236BF4"/>
    <w:rsid w:val="00236CFE"/>
    <w:rsid w:val="00236F2E"/>
    <w:rsid w:val="00237682"/>
    <w:rsid w:val="00237B25"/>
    <w:rsid w:val="00237E1F"/>
    <w:rsid w:val="00240209"/>
    <w:rsid w:val="00240B3F"/>
    <w:rsid w:val="00241EB6"/>
    <w:rsid w:val="0024211F"/>
    <w:rsid w:val="00242157"/>
    <w:rsid w:val="002427EB"/>
    <w:rsid w:val="00242FE0"/>
    <w:rsid w:val="00243F99"/>
    <w:rsid w:val="00244B33"/>
    <w:rsid w:val="002458D7"/>
    <w:rsid w:val="002459ED"/>
    <w:rsid w:val="00245BD3"/>
    <w:rsid w:val="00246337"/>
    <w:rsid w:val="002463AF"/>
    <w:rsid w:val="00246A0C"/>
    <w:rsid w:val="0024739F"/>
    <w:rsid w:val="00247873"/>
    <w:rsid w:val="0025064A"/>
    <w:rsid w:val="00250B3C"/>
    <w:rsid w:val="0025138D"/>
    <w:rsid w:val="00251BF1"/>
    <w:rsid w:val="00251C03"/>
    <w:rsid w:val="00251C2E"/>
    <w:rsid w:val="002521FC"/>
    <w:rsid w:val="002531C6"/>
    <w:rsid w:val="0025321E"/>
    <w:rsid w:val="00253456"/>
    <w:rsid w:val="00253DF8"/>
    <w:rsid w:val="00253EBB"/>
    <w:rsid w:val="0025416F"/>
    <w:rsid w:val="00254848"/>
    <w:rsid w:val="00254C1B"/>
    <w:rsid w:val="00255602"/>
    <w:rsid w:val="00255D25"/>
    <w:rsid w:val="002605D9"/>
    <w:rsid w:val="00260EC4"/>
    <w:rsid w:val="00260F72"/>
    <w:rsid w:val="0026185B"/>
    <w:rsid w:val="00261F88"/>
    <w:rsid w:val="00262087"/>
    <w:rsid w:val="0026273B"/>
    <w:rsid w:val="0026298C"/>
    <w:rsid w:val="002629ED"/>
    <w:rsid w:val="0026304B"/>
    <w:rsid w:val="0026311B"/>
    <w:rsid w:val="002631E5"/>
    <w:rsid w:val="00263524"/>
    <w:rsid w:val="00263A28"/>
    <w:rsid w:val="002642A9"/>
    <w:rsid w:val="00264337"/>
    <w:rsid w:val="002651F3"/>
    <w:rsid w:val="00265E47"/>
    <w:rsid w:val="00267A3F"/>
    <w:rsid w:val="002703A0"/>
    <w:rsid w:val="002709BD"/>
    <w:rsid w:val="00270BF7"/>
    <w:rsid w:val="00270D23"/>
    <w:rsid w:val="0027111C"/>
    <w:rsid w:val="002713C0"/>
    <w:rsid w:val="00271C79"/>
    <w:rsid w:val="0027251A"/>
    <w:rsid w:val="00273128"/>
    <w:rsid w:val="00273BAD"/>
    <w:rsid w:val="00275193"/>
    <w:rsid w:val="00275726"/>
    <w:rsid w:val="00276880"/>
    <w:rsid w:val="00276EF5"/>
    <w:rsid w:val="002772F4"/>
    <w:rsid w:val="002805C8"/>
    <w:rsid w:val="0028088E"/>
    <w:rsid w:val="00281733"/>
    <w:rsid w:val="00281C24"/>
    <w:rsid w:val="00281C95"/>
    <w:rsid w:val="0028255C"/>
    <w:rsid w:val="002825FC"/>
    <w:rsid w:val="002845D4"/>
    <w:rsid w:val="002857B4"/>
    <w:rsid w:val="002861BD"/>
    <w:rsid w:val="00287910"/>
    <w:rsid w:val="00287D55"/>
    <w:rsid w:val="00287DC9"/>
    <w:rsid w:val="00287FDB"/>
    <w:rsid w:val="00290362"/>
    <w:rsid w:val="00290A5C"/>
    <w:rsid w:val="002912AC"/>
    <w:rsid w:val="00291510"/>
    <w:rsid w:val="00291595"/>
    <w:rsid w:val="0029186A"/>
    <w:rsid w:val="0029239A"/>
    <w:rsid w:val="00292887"/>
    <w:rsid w:val="00292CDD"/>
    <w:rsid w:val="0029340D"/>
    <w:rsid w:val="00294671"/>
    <w:rsid w:val="00294E75"/>
    <w:rsid w:val="00295565"/>
    <w:rsid w:val="00296560"/>
    <w:rsid w:val="00296EE0"/>
    <w:rsid w:val="0029710D"/>
    <w:rsid w:val="002A1571"/>
    <w:rsid w:val="002A1B5A"/>
    <w:rsid w:val="002A1DC5"/>
    <w:rsid w:val="002A25C7"/>
    <w:rsid w:val="002A2979"/>
    <w:rsid w:val="002A2C2D"/>
    <w:rsid w:val="002A35CB"/>
    <w:rsid w:val="002A3EE6"/>
    <w:rsid w:val="002A4A22"/>
    <w:rsid w:val="002A4E93"/>
    <w:rsid w:val="002A504F"/>
    <w:rsid w:val="002A652E"/>
    <w:rsid w:val="002A6E6E"/>
    <w:rsid w:val="002B0792"/>
    <w:rsid w:val="002B0968"/>
    <w:rsid w:val="002B11F1"/>
    <w:rsid w:val="002B13E2"/>
    <w:rsid w:val="002B15E3"/>
    <w:rsid w:val="002B2752"/>
    <w:rsid w:val="002B2B87"/>
    <w:rsid w:val="002B2F25"/>
    <w:rsid w:val="002B37B3"/>
    <w:rsid w:val="002B3C16"/>
    <w:rsid w:val="002B3CC0"/>
    <w:rsid w:val="002B472F"/>
    <w:rsid w:val="002B4967"/>
    <w:rsid w:val="002B56D0"/>
    <w:rsid w:val="002B6821"/>
    <w:rsid w:val="002B714F"/>
    <w:rsid w:val="002B7642"/>
    <w:rsid w:val="002B77A9"/>
    <w:rsid w:val="002B7C44"/>
    <w:rsid w:val="002B7FF1"/>
    <w:rsid w:val="002C0062"/>
    <w:rsid w:val="002C1333"/>
    <w:rsid w:val="002C21DA"/>
    <w:rsid w:val="002C24F3"/>
    <w:rsid w:val="002C39D5"/>
    <w:rsid w:val="002C3C36"/>
    <w:rsid w:val="002C3C76"/>
    <w:rsid w:val="002C3E51"/>
    <w:rsid w:val="002C3E58"/>
    <w:rsid w:val="002C3ECD"/>
    <w:rsid w:val="002C4819"/>
    <w:rsid w:val="002C4A64"/>
    <w:rsid w:val="002C5903"/>
    <w:rsid w:val="002C6BAD"/>
    <w:rsid w:val="002C7833"/>
    <w:rsid w:val="002D0797"/>
    <w:rsid w:val="002D1141"/>
    <w:rsid w:val="002D1485"/>
    <w:rsid w:val="002D1FD5"/>
    <w:rsid w:val="002D20CC"/>
    <w:rsid w:val="002D2E5C"/>
    <w:rsid w:val="002D35AD"/>
    <w:rsid w:val="002D38FF"/>
    <w:rsid w:val="002D391B"/>
    <w:rsid w:val="002D3BFF"/>
    <w:rsid w:val="002D456F"/>
    <w:rsid w:val="002D4FD1"/>
    <w:rsid w:val="002D53E0"/>
    <w:rsid w:val="002D558A"/>
    <w:rsid w:val="002D56C3"/>
    <w:rsid w:val="002D5847"/>
    <w:rsid w:val="002D6A72"/>
    <w:rsid w:val="002D6C59"/>
    <w:rsid w:val="002D6C77"/>
    <w:rsid w:val="002D6ED0"/>
    <w:rsid w:val="002D700D"/>
    <w:rsid w:val="002D7824"/>
    <w:rsid w:val="002E017C"/>
    <w:rsid w:val="002E118B"/>
    <w:rsid w:val="002E1369"/>
    <w:rsid w:val="002E16F3"/>
    <w:rsid w:val="002E1A44"/>
    <w:rsid w:val="002E1C9E"/>
    <w:rsid w:val="002E1D22"/>
    <w:rsid w:val="002E21E1"/>
    <w:rsid w:val="002E334D"/>
    <w:rsid w:val="002E3FB8"/>
    <w:rsid w:val="002E499E"/>
    <w:rsid w:val="002E4B73"/>
    <w:rsid w:val="002E4FE2"/>
    <w:rsid w:val="002E54D2"/>
    <w:rsid w:val="002E5789"/>
    <w:rsid w:val="002E5F18"/>
    <w:rsid w:val="002E61DD"/>
    <w:rsid w:val="002E624B"/>
    <w:rsid w:val="002E77A9"/>
    <w:rsid w:val="002F0273"/>
    <w:rsid w:val="002F17E6"/>
    <w:rsid w:val="002F1EE2"/>
    <w:rsid w:val="002F1FF9"/>
    <w:rsid w:val="002F276E"/>
    <w:rsid w:val="002F29BE"/>
    <w:rsid w:val="002F3AE5"/>
    <w:rsid w:val="002F56D5"/>
    <w:rsid w:val="002F5FAC"/>
    <w:rsid w:val="002F60CB"/>
    <w:rsid w:val="002F6530"/>
    <w:rsid w:val="002F6942"/>
    <w:rsid w:val="002F7455"/>
    <w:rsid w:val="002F7940"/>
    <w:rsid w:val="00300C6F"/>
    <w:rsid w:val="0030113B"/>
    <w:rsid w:val="0030134D"/>
    <w:rsid w:val="00301CB8"/>
    <w:rsid w:val="0030296F"/>
    <w:rsid w:val="00302C76"/>
    <w:rsid w:val="00302D58"/>
    <w:rsid w:val="00302E8D"/>
    <w:rsid w:val="00303643"/>
    <w:rsid w:val="00303919"/>
    <w:rsid w:val="00303C5D"/>
    <w:rsid w:val="00304453"/>
    <w:rsid w:val="00305124"/>
    <w:rsid w:val="003052F0"/>
    <w:rsid w:val="00305F38"/>
    <w:rsid w:val="003061FD"/>
    <w:rsid w:val="00306B37"/>
    <w:rsid w:val="00307DE6"/>
    <w:rsid w:val="00310478"/>
    <w:rsid w:val="003109E0"/>
    <w:rsid w:val="00310B61"/>
    <w:rsid w:val="00311E45"/>
    <w:rsid w:val="00312119"/>
    <w:rsid w:val="00312EC7"/>
    <w:rsid w:val="0031413E"/>
    <w:rsid w:val="00314A8F"/>
    <w:rsid w:val="00314BA1"/>
    <w:rsid w:val="00314D97"/>
    <w:rsid w:val="00315354"/>
    <w:rsid w:val="00315DEE"/>
    <w:rsid w:val="00317970"/>
    <w:rsid w:val="003179BD"/>
    <w:rsid w:val="00317E9F"/>
    <w:rsid w:val="003204BE"/>
    <w:rsid w:val="00320D03"/>
    <w:rsid w:val="00320E09"/>
    <w:rsid w:val="0032159B"/>
    <w:rsid w:val="003217C2"/>
    <w:rsid w:val="003224C2"/>
    <w:rsid w:val="003229D7"/>
    <w:rsid w:val="00322DEE"/>
    <w:rsid w:val="00323660"/>
    <w:rsid w:val="00323737"/>
    <w:rsid w:val="00323EC2"/>
    <w:rsid w:val="00325226"/>
    <w:rsid w:val="00325DA1"/>
    <w:rsid w:val="00327917"/>
    <w:rsid w:val="00330079"/>
    <w:rsid w:val="00330814"/>
    <w:rsid w:val="00330A20"/>
    <w:rsid w:val="0033212A"/>
    <w:rsid w:val="003345B7"/>
    <w:rsid w:val="00334830"/>
    <w:rsid w:val="0033490B"/>
    <w:rsid w:val="00334926"/>
    <w:rsid w:val="0033530E"/>
    <w:rsid w:val="003355EF"/>
    <w:rsid w:val="003358FB"/>
    <w:rsid w:val="00335931"/>
    <w:rsid w:val="00336AE2"/>
    <w:rsid w:val="0033777D"/>
    <w:rsid w:val="00337E64"/>
    <w:rsid w:val="00337FDE"/>
    <w:rsid w:val="003402B7"/>
    <w:rsid w:val="00340CCF"/>
    <w:rsid w:val="0034124E"/>
    <w:rsid w:val="00342124"/>
    <w:rsid w:val="00342162"/>
    <w:rsid w:val="0034250D"/>
    <w:rsid w:val="0034288E"/>
    <w:rsid w:val="00343377"/>
    <w:rsid w:val="003436C5"/>
    <w:rsid w:val="00344472"/>
    <w:rsid w:val="00346B61"/>
    <w:rsid w:val="00350061"/>
    <w:rsid w:val="003502D7"/>
    <w:rsid w:val="00350B22"/>
    <w:rsid w:val="00350D17"/>
    <w:rsid w:val="00350EF1"/>
    <w:rsid w:val="00351002"/>
    <w:rsid w:val="003515CD"/>
    <w:rsid w:val="00351C23"/>
    <w:rsid w:val="003521FD"/>
    <w:rsid w:val="0035295E"/>
    <w:rsid w:val="00352DC8"/>
    <w:rsid w:val="00352DD4"/>
    <w:rsid w:val="00353110"/>
    <w:rsid w:val="0035349B"/>
    <w:rsid w:val="003544C3"/>
    <w:rsid w:val="00355B97"/>
    <w:rsid w:val="00356010"/>
    <w:rsid w:val="0035690C"/>
    <w:rsid w:val="00357709"/>
    <w:rsid w:val="00357C58"/>
    <w:rsid w:val="00357C5F"/>
    <w:rsid w:val="00357D72"/>
    <w:rsid w:val="00360274"/>
    <w:rsid w:val="00361969"/>
    <w:rsid w:val="0036277D"/>
    <w:rsid w:val="003629D9"/>
    <w:rsid w:val="00362A28"/>
    <w:rsid w:val="0036320F"/>
    <w:rsid w:val="00363799"/>
    <w:rsid w:val="003639F1"/>
    <w:rsid w:val="00363E7B"/>
    <w:rsid w:val="00363ED4"/>
    <w:rsid w:val="00364551"/>
    <w:rsid w:val="00364898"/>
    <w:rsid w:val="00365729"/>
    <w:rsid w:val="00365995"/>
    <w:rsid w:val="00365A0E"/>
    <w:rsid w:val="0036654A"/>
    <w:rsid w:val="003665FB"/>
    <w:rsid w:val="00367654"/>
    <w:rsid w:val="0036765F"/>
    <w:rsid w:val="0036767B"/>
    <w:rsid w:val="00367AA5"/>
    <w:rsid w:val="00367F2F"/>
    <w:rsid w:val="00371DC2"/>
    <w:rsid w:val="0037276C"/>
    <w:rsid w:val="003727B4"/>
    <w:rsid w:val="0037361C"/>
    <w:rsid w:val="003737A8"/>
    <w:rsid w:val="0037395F"/>
    <w:rsid w:val="003742F7"/>
    <w:rsid w:val="003743CF"/>
    <w:rsid w:val="00374510"/>
    <w:rsid w:val="00374729"/>
    <w:rsid w:val="003747C0"/>
    <w:rsid w:val="00374F9B"/>
    <w:rsid w:val="00375422"/>
    <w:rsid w:val="00375AE5"/>
    <w:rsid w:val="0037646F"/>
    <w:rsid w:val="00376CEC"/>
    <w:rsid w:val="00376E7A"/>
    <w:rsid w:val="00377673"/>
    <w:rsid w:val="00377E0E"/>
    <w:rsid w:val="00380763"/>
    <w:rsid w:val="00380DEA"/>
    <w:rsid w:val="003828CA"/>
    <w:rsid w:val="00382A5B"/>
    <w:rsid w:val="00382CD5"/>
    <w:rsid w:val="00382E1D"/>
    <w:rsid w:val="0038341F"/>
    <w:rsid w:val="00383E0D"/>
    <w:rsid w:val="003848DC"/>
    <w:rsid w:val="0038493A"/>
    <w:rsid w:val="00384A74"/>
    <w:rsid w:val="0038500F"/>
    <w:rsid w:val="00385E0D"/>
    <w:rsid w:val="003871AA"/>
    <w:rsid w:val="00387643"/>
    <w:rsid w:val="0038780A"/>
    <w:rsid w:val="003879EC"/>
    <w:rsid w:val="00387CB3"/>
    <w:rsid w:val="00390AFE"/>
    <w:rsid w:val="00390D57"/>
    <w:rsid w:val="003914BB"/>
    <w:rsid w:val="003915A9"/>
    <w:rsid w:val="00391AE7"/>
    <w:rsid w:val="00391B64"/>
    <w:rsid w:val="003923DB"/>
    <w:rsid w:val="0039274A"/>
    <w:rsid w:val="0039309B"/>
    <w:rsid w:val="00393406"/>
    <w:rsid w:val="00393A25"/>
    <w:rsid w:val="00393CF5"/>
    <w:rsid w:val="00395343"/>
    <w:rsid w:val="00395A7C"/>
    <w:rsid w:val="00395E88"/>
    <w:rsid w:val="0039611F"/>
    <w:rsid w:val="00396C76"/>
    <w:rsid w:val="00396FA7"/>
    <w:rsid w:val="00397355"/>
    <w:rsid w:val="00397492"/>
    <w:rsid w:val="00397B5A"/>
    <w:rsid w:val="003A0811"/>
    <w:rsid w:val="003A0AAA"/>
    <w:rsid w:val="003A0C15"/>
    <w:rsid w:val="003A1A4C"/>
    <w:rsid w:val="003A1E12"/>
    <w:rsid w:val="003A1F96"/>
    <w:rsid w:val="003A23B8"/>
    <w:rsid w:val="003A2E9B"/>
    <w:rsid w:val="003A32CF"/>
    <w:rsid w:val="003A3670"/>
    <w:rsid w:val="003A371B"/>
    <w:rsid w:val="003A4117"/>
    <w:rsid w:val="003A4C6D"/>
    <w:rsid w:val="003A4CBF"/>
    <w:rsid w:val="003A508F"/>
    <w:rsid w:val="003A514C"/>
    <w:rsid w:val="003A51F1"/>
    <w:rsid w:val="003A5BAD"/>
    <w:rsid w:val="003A5FFE"/>
    <w:rsid w:val="003A6B2D"/>
    <w:rsid w:val="003B0181"/>
    <w:rsid w:val="003B0187"/>
    <w:rsid w:val="003B0D1F"/>
    <w:rsid w:val="003B0E39"/>
    <w:rsid w:val="003B231E"/>
    <w:rsid w:val="003B2651"/>
    <w:rsid w:val="003B28D0"/>
    <w:rsid w:val="003B2A18"/>
    <w:rsid w:val="003B3777"/>
    <w:rsid w:val="003B39AA"/>
    <w:rsid w:val="003B39EC"/>
    <w:rsid w:val="003B39F7"/>
    <w:rsid w:val="003B3A73"/>
    <w:rsid w:val="003B3CCC"/>
    <w:rsid w:val="003B46B1"/>
    <w:rsid w:val="003B477C"/>
    <w:rsid w:val="003B5D2A"/>
    <w:rsid w:val="003B5F03"/>
    <w:rsid w:val="003B610F"/>
    <w:rsid w:val="003B61F4"/>
    <w:rsid w:val="003B66D9"/>
    <w:rsid w:val="003B69E8"/>
    <w:rsid w:val="003C0252"/>
    <w:rsid w:val="003C1636"/>
    <w:rsid w:val="003C1C90"/>
    <w:rsid w:val="003C20DF"/>
    <w:rsid w:val="003C49CE"/>
    <w:rsid w:val="003C543B"/>
    <w:rsid w:val="003C5BC0"/>
    <w:rsid w:val="003C5C11"/>
    <w:rsid w:val="003C5F8A"/>
    <w:rsid w:val="003C6C29"/>
    <w:rsid w:val="003C6EA2"/>
    <w:rsid w:val="003C72E0"/>
    <w:rsid w:val="003C799D"/>
    <w:rsid w:val="003C7E41"/>
    <w:rsid w:val="003D063F"/>
    <w:rsid w:val="003D1786"/>
    <w:rsid w:val="003D1961"/>
    <w:rsid w:val="003D1CD0"/>
    <w:rsid w:val="003D1FA9"/>
    <w:rsid w:val="003D26D9"/>
    <w:rsid w:val="003D278A"/>
    <w:rsid w:val="003D2BAD"/>
    <w:rsid w:val="003D31A1"/>
    <w:rsid w:val="003D488B"/>
    <w:rsid w:val="003D48FD"/>
    <w:rsid w:val="003D4B84"/>
    <w:rsid w:val="003D5075"/>
    <w:rsid w:val="003D5B39"/>
    <w:rsid w:val="003D5CE4"/>
    <w:rsid w:val="003D5D42"/>
    <w:rsid w:val="003D628C"/>
    <w:rsid w:val="003D6365"/>
    <w:rsid w:val="003D65A3"/>
    <w:rsid w:val="003D7AD2"/>
    <w:rsid w:val="003E0B3D"/>
    <w:rsid w:val="003E0C68"/>
    <w:rsid w:val="003E0C95"/>
    <w:rsid w:val="003E1120"/>
    <w:rsid w:val="003E11EC"/>
    <w:rsid w:val="003E1D10"/>
    <w:rsid w:val="003E252A"/>
    <w:rsid w:val="003E272E"/>
    <w:rsid w:val="003E2B56"/>
    <w:rsid w:val="003E3640"/>
    <w:rsid w:val="003E4126"/>
    <w:rsid w:val="003E4766"/>
    <w:rsid w:val="003E478C"/>
    <w:rsid w:val="003E4969"/>
    <w:rsid w:val="003E4D06"/>
    <w:rsid w:val="003E5031"/>
    <w:rsid w:val="003E5AC1"/>
    <w:rsid w:val="003E5B03"/>
    <w:rsid w:val="003E630C"/>
    <w:rsid w:val="003E6343"/>
    <w:rsid w:val="003E702D"/>
    <w:rsid w:val="003E7B11"/>
    <w:rsid w:val="003E7C96"/>
    <w:rsid w:val="003F0793"/>
    <w:rsid w:val="003F133B"/>
    <w:rsid w:val="003F1D4C"/>
    <w:rsid w:val="003F229A"/>
    <w:rsid w:val="003F31C4"/>
    <w:rsid w:val="003F3DD5"/>
    <w:rsid w:val="003F4307"/>
    <w:rsid w:val="003F48BF"/>
    <w:rsid w:val="003F4927"/>
    <w:rsid w:val="003F495B"/>
    <w:rsid w:val="003F58AF"/>
    <w:rsid w:val="003F5F85"/>
    <w:rsid w:val="003F65EA"/>
    <w:rsid w:val="003F6719"/>
    <w:rsid w:val="00400AB5"/>
    <w:rsid w:val="00400F58"/>
    <w:rsid w:val="004012F7"/>
    <w:rsid w:val="004015A8"/>
    <w:rsid w:val="00401DB1"/>
    <w:rsid w:val="004021C6"/>
    <w:rsid w:val="004021E7"/>
    <w:rsid w:val="00402CAD"/>
    <w:rsid w:val="00402EAE"/>
    <w:rsid w:val="00403A74"/>
    <w:rsid w:val="004046BB"/>
    <w:rsid w:val="0040488C"/>
    <w:rsid w:val="0040491F"/>
    <w:rsid w:val="00404BE8"/>
    <w:rsid w:val="004052DD"/>
    <w:rsid w:val="0040569E"/>
    <w:rsid w:val="004059D8"/>
    <w:rsid w:val="00405AC8"/>
    <w:rsid w:val="0040681B"/>
    <w:rsid w:val="00406E27"/>
    <w:rsid w:val="00406F1F"/>
    <w:rsid w:val="00407D16"/>
    <w:rsid w:val="00410121"/>
    <w:rsid w:val="00410AAE"/>
    <w:rsid w:val="00410AB7"/>
    <w:rsid w:val="004114EF"/>
    <w:rsid w:val="00412958"/>
    <w:rsid w:val="00413C8B"/>
    <w:rsid w:val="00414DFE"/>
    <w:rsid w:val="00414FD7"/>
    <w:rsid w:val="00415139"/>
    <w:rsid w:val="004160A7"/>
    <w:rsid w:val="0041687F"/>
    <w:rsid w:val="004168CB"/>
    <w:rsid w:val="0041696B"/>
    <w:rsid w:val="00416D5D"/>
    <w:rsid w:val="00416E8A"/>
    <w:rsid w:val="00416FC8"/>
    <w:rsid w:val="00417201"/>
    <w:rsid w:val="004173B3"/>
    <w:rsid w:val="00417975"/>
    <w:rsid w:val="00417C30"/>
    <w:rsid w:val="00417C74"/>
    <w:rsid w:val="00417D02"/>
    <w:rsid w:val="00420E15"/>
    <w:rsid w:val="00421AED"/>
    <w:rsid w:val="00421B3B"/>
    <w:rsid w:val="00421E76"/>
    <w:rsid w:val="00422B74"/>
    <w:rsid w:val="00422BB4"/>
    <w:rsid w:val="0042515A"/>
    <w:rsid w:val="004254CA"/>
    <w:rsid w:val="0042562B"/>
    <w:rsid w:val="0042591B"/>
    <w:rsid w:val="0042632D"/>
    <w:rsid w:val="00426B2F"/>
    <w:rsid w:val="00426FDE"/>
    <w:rsid w:val="00427674"/>
    <w:rsid w:val="00427DC0"/>
    <w:rsid w:val="004318B3"/>
    <w:rsid w:val="0043191B"/>
    <w:rsid w:val="00432812"/>
    <w:rsid w:val="00432CE3"/>
    <w:rsid w:val="00432E88"/>
    <w:rsid w:val="00432FEA"/>
    <w:rsid w:val="00433617"/>
    <w:rsid w:val="0043390A"/>
    <w:rsid w:val="004348D7"/>
    <w:rsid w:val="0043528E"/>
    <w:rsid w:val="004355F0"/>
    <w:rsid w:val="0043643D"/>
    <w:rsid w:val="00436668"/>
    <w:rsid w:val="00436792"/>
    <w:rsid w:val="00436988"/>
    <w:rsid w:val="0043723D"/>
    <w:rsid w:val="0043728D"/>
    <w:rsid w:val="00437B2F"/>
    <w:rsid w:val="00437F05"/>
    <w:rsid w:val="00441754"/>
    <w:rsid w:val="00441A29"/>
    <w:rsid w:val="004420A3"/>
    <w:rsid w:val="004420FD"/>
    <w:rsid w:val="00442AE7"/>
    <w:rsid w:val="004434F5"/>
    <w:rsid w:val="004437DB"/>
    <w:rsid w:val="00443961"/>
    <w:rsid w:val="00443C47"/>
    <w:rsid w:val="00444749"/>
    <w:rsid w:val="00445395"/>
    <w:rsid w:val="0044539A"/>
    <w:rsid w:val="00446949"/>
    <w:rsid w:val="00446ADC"/>
    <w:rsid w:val="00446B0E"/>
    <w:rsid w:val="00450504"/>
    <w:rsid w:val="00452155"/>
    <w:rsid w:val="0045293D"/>
    <w:rsid w:val="00454055"/>
    <w:rsid w:val="004548A2"/>
    <w:rsid w:val="0045595A"/>
    <w:rsid w:val="00455A5D"/>
    <w:rsid w:val="00455C3C"/>
    <w:rsid w:val="0045611D"/>
    <w:rsid w:val="004561F4"/>
    <w:rsid w:val="004562E9"/>
    <w:rsid w:val="00456950"/>
    <w:rsid w:val="00456CBB"/>
    <w:rsid w:val="00457E24"/>
    <w:rsid w:val="00457F1B"/>
    <w:rsid w:val="00460543"/>
    <w:rsid w:val="00460BA7"/>
    <w:rsid w:val="00461AF0"/>
    <w:rsid w:val="00462003"/>
    <w:rsid w:val="004620CF"/>
    <w:rsid w:val="00462300"/>
    <w:rsid w:val="0046473E"/>
    <w:rsid w:val="00465718"/>
    <w:rsid w:val="00465B6C"/>
    <w:rsid w:val="00466088"/>
    <w:rsid w:val="00466186"/>
    <w:rsid w:val="00466E9D"/>
    <w:rsid w:val="00467107"/>
    <w:rsid w:val="004718C0"/>
    <w:rsid w:val="00471C76"/>
    <w:rsid w:val="004722DE"/>
    <w:rsid w:val="004729D2"/>
    <w:rsid w:val="004730AE"/>
    <w:rsid w:val="0047314F"/>
    <w:rsid w:val="00473E48"/>
    <w:rsid w:val="00474936"/>
    <w:rsid w:val="004755CC"/>
    <w:rsid w:val="0047588C"/>
    <w:rsid w:val="00476245"/>
    <w:rsid w:val="004765A2"/>
    <w:rsid w:val="00477540"/>
    <w:rsid w:val="004776FF"/>
    <w:rsid w:val="00480696"/>
    <w:rsid w:val="00480A38"/>
    <w:rsid w:val="0048129C"/>
    <w:rsid w:val="00481501"/>
    <w:rsid w:val="00481E7D"/>
    <w:rsid w:val="004823FF"/>
    <w:rsid w:val="00482548"/>
    <w:rsid w:val="00482C31"/>
    <w:rsid w:val="00482EC1"/>
    <w:rsid w:val="00483D9D"/>
    <w:rsid w:val="00483E19"/>
    <w:rsid w:val="0048401A"/>
    <w:rsid w:val="00485FB4"/>
    <w:rsid w:val="00486636"/>
    <w:rsid w:val="00487BB6"/>
    <w:rsid w:val="00487C40"/>
    <w:rsid w:val="0049011E"/>
    <w:rsid w:val="00490538"/>
    <w:rsid w:val="00491E36"/>
    <w:rsid w:val="004923F1"/>
    <w:rsid w:val="00492CA0"/>
    <w:rsid w:val="00493888"/>
    <w:rsid w:val="00493A72"/>
    <w:rsid w:val="00494621"/>
    <w:rsid w:val="004952A8"/>
    <w:rsid w:val="004958B4"/>
    <w:rsid w:val="004959C9"/>
    <w:rsid w:val="00496C69"/>
    <w:rsid w:val="00497320"/>
    <w:rsid w:val="00497D2A"/>
    <w:rsid w:val="004A0019"/>
    <w:rsid w:val="004A0263"/>
    <w:rsid w:val="004A1494"/>
    <w:rsid w:val="004A14FE"/>
    <w:rsid w:val="004A1786"/>
    <w:rsid w:val="004A183B"/>
    <w:rsid w:val="004A20AA"/>
    <w:rsid w:val="004A393B"/>
    <w:rsid w:val="004A3CDE"/>
    <w:rsid w:val="004A3D74"/>
    <w:rsid w:val="004A4E0A"/>
    <w:rsid w:val="004A5153"/>
    <w:rsid w:val="004A554B"/>
    <w:rsid w:val="004A57A7"/>
    <w:rsid w:val="004A5CF5"/>
    <w:rsid w:val="004A66D9"/>
    <w:rsid w:val="004A6DB2"/>
    <w:rsid w:val="004A7774"/>
    <w:rsid w:val="004A79DB"/>
    <w:rsid w:val="004A7BDD"/>
    <w:rsid w:val="004A7E98"/>
    <w:rsid w:val="004B05CF"/>
    <w:rsid w:val="004B1376"/>
    <w:rsid w:val="004B1578"/>
    <w:rsid w:val="004B1839"/>
    <w:rsid w:val="004B2268"/>
    <w:rsid w:val="004B238B"/>
    <w:rsid w:val="004B252D"/>
    <w:rsid w:val="004B27D6"/>
    <w:rsid w:val="004B2AC7"/>
    <w:rsid w:val="004B2D86"/>
    <w:rsid w:val="004B39C3"/>
    <w:rsid w:val="004B3EC6"/>
    <w:rsid w:val="004B4502"/>
    <w:rsid w:val="004B4959"/>
    <w:rsid w:val="004B52C8"/>
    <w:rsid w:val="004B54B8"/>
    <w:rsid w:val="004B5917"/>
    <w:rsid w:val="004B66EB"/>
    <w:rsid w:val="004B6AD9"/>
    <w:rsid w:val="004B6F8B"/>
    <w:rsid w:val="004B744F"/>
    <w:rsid w:val="004B7A10"/>
    <w:rsid w:val="004C137E"/>
    <w:rsid w:val="004C1570"/>
    <w:rsid w:val="004C1971"/>
    <w:rsid w:val="004C1CC0"/>
    <w:rsid w:val="004C1CF2"/>
    <w:rsid w:val="004C2B8A"/>
    <w:rsid w:val="004C335E"/>
    <w:rsid w:val="004C3CB1"/>
    <w:rsid w:val="004C55B9"/>
    <w:rsid w:val="004C6131"/>
    <w:rsid w:val="004C6715"/>
    <w:rsid w:val="004C7115"/>
    <w:rsid w:val="004C7339"/>
    <w:rsid w:val="004C7EC2"/>
    <w:rsid w:val="004D0753"/>
    <w:rsid w:val="004D0BB4"/>
    <w:rsid w:val="004D0C88"/>
    <w:rsid w:val="004D1109"/>
    <w:rsid w:val="004D14CA"/>
    <w:rsid w:val="004D1A7B"/>
    <w:rsid w:val="004D2081"/>
    <w:rsid w:val="004D3DE9"/>
    <w:rsid w:val="004D4407"/>
    <w:rsid w:val="004D4AA8"/>
    <w:rsid w:val="004D4EA2"/>
    <w:rsid w:val="004D50CA"/>
    <w:rsid w:val="004D527B"/>
    <w:rsid w:val="004D52AD"/>
    <w:rsid w:val="004D5D53"/>
    <w:rsid w:val="004D6340"/>
    <w:rsid w:val="004D6952"/>
    <w:rsid w:val="004D6E24"/>
    <w:rsid w:val="004D72BD"/>
    <w:rsid w:val="004D752A"/>
    <w:rsid w:val="004D7660"/>
    <w:rsid w:val="004D7B1F"/>
    <w:rsid w:val="004D7C89"/>
    <w:rsid w:val="004E0722"/>
    <w:rsid w:val="004E1F86"/>
    <w:rsid w:val="004E2101"/>
    <w:rsid w:val="004E3048"/>
    <w:rsid w:val="004E31C9"/>
    <w:rsid w:val="004E3753"/>
    <w:rsid w:val="004E4039"/>
    <w:rsid w:val="004E47D1"/>
    <w:rsid w:val="004E56F1"/>
    <w:rsid w:val="004E63D4"/>
    <w:rsid w:val="004E6AAB"/>
    <w:rsid w:val="004E7084"/>
    <w:rsid w:val="004E7A90"/>
    <w:rsid w:val="004F0020"/>
    <w:rsid w:val="004F08D5"/>
    <w:rsid w:val="004F0E0A"/>
    <w:rsid w:val="004F1380"/>
    <w:rsid w:val="004F15D6"/>
    <w:rsid w:val="004F19DE"/>
    <w:rsid w:val="004F1BE0"/>
    <w:rsid w:val="004F236E"/>
    <w:rsid w:val="004F282C"/>
    <w:rsid w:val="004F3262"/>
    <w:rsid w:val="004F346E"/>
    <w:rsid w:val="004F348F"/>
    <w:rsid w:val="004F3504"/>
    <w:rsid w:val="004F3A87"/>
    <w:rsid w:val="004F3C0E"/>
    <w:rsid w:val="004F4207"/>
    <w:rsid w:val="004F4565"/>
    <w:rsid w:val="004F47AA"/>
    <w:rsid w:val="004F4B60"/>
    <w:rsid w:val="004F5179"/>
    <w:rsid w:val="004F563A"/>
    <w:rsid w:val="004F585A"/>
    <w:rsid w:val="004F58C1"/>
    <w:rsid w:val="004F65D7"/>
    <w:rsid w:val="004F66CB"/>
    <w:rsid w:val="004F69BA"/>
    <w:rsid w:val="004F6D6B"/>
    <w:rsid w:val="004F7418"/>
    <w:rsid w:val="004F7D70"/>
    <w:rsid w:val="004F7EA0"/>
    <w:rsid w:val="005007B0"/>
    <w:rsid w:val="005010CE"/>
    <w:rsid w:val="00502682"/>
    <w:rsid w:val="005033BB"/>
    <w:rsid w:val="00504F08"/>
    <w:rsid w:val="00506451"/>
    <w:rsid w:val="00506E04"/>
    <w:rsid w:val="005071E9"/>
    <w:rsid w:val="005072A4"/>
    <w:rsid w:val="00507F0E"/>
    <w:rsid w:val="005104B2"/>
    <w:rsid w:val="0051056B"/>
    <w:rsid w:val="0051090F"/>
    <w:rsid w:val="005109EB"/>
    <w:rsid w:val="00511175"/>
    <w:rsid w:val="00511239"/>
    <w:rsid w:val="00511A18"/>
    <w:rsid w:val="00511E1F"/>
    <w:rsid w:val="0051260C"/>
    <w:rsid w:val="00512927"/>
    <w:rsid w:val="00513263"/>
    <w:rsid w:val="005133A0"/>
    <w:rsid w:val="00513502"/>
    <w:rsid w:val="00513FB6"/>
    <w:rsid w:val="0051418A"/>
    <w:rsid w:val="00515103"/>
    <w:rsid w:val="00515461"/>
    <w:rsid w:val="0051681E"/>
    <w:rsid w:val="00516D43"/>
    <w:rsid w:val="00516F20"/>
    <w:rsid w:val="00517934"/>
    <w:rsid w:val="00520F61"/>
    <w:rsid w:val="00521350"/>
    <w:rsid w:val="005215C7"/>
    <w:rsid w:val="00522EAF"/>
    <w:rsid w:val="005231D7"/>
    <w:rsid w:val="0052511B"/>
    <w:rsid w:val="00525687"/>
    <w:rsid w:val="00525D09"/>
    <w:rsid w:val="00525D56"/>
    <w:rsid w:val="005261C5"/>
    <w:rsid w:val="005272B4"/>
    <w:rsid w:val="00530C5C"/>
    <w:rsid w:val="00530DA6"/>
    <w:rsid w:val="00530DCB"/>
    <w:rsid w:val="00530F6A"/>
    <w:rsid w:val="00531584"/>
    <w:rsid w:val="00531CA5"/>
    <w:rsid w:val="00533179"/>
    <w:rsid w:val="005331BF"/>
    <w:rsid w:val="005342C8"/>
    <w:rsid w:val="00536D8F"/>
    <w:rsid w:val="0053775D"/>
    <w:rsid w:val="0053786B"/>
    <w:rsid w:val="00537CD1"/>
    <w:rsid w:val="00540B01"/>
    <w:rsid w:val="00541D0E"/>
    <w:rsid w:val="0054286A"/>
    <w:rsid w:val="00542B68"/>
    <w:rsid w:val="00543037"/>
    <w:rsid w:val="00543135"/>
    <w:rsid w:val="005431AB"/>
    <w:rsid w:val="00543464"/>
    <w:rsid w:val="00543A43"/>
    <w:rsid w:val="00543F92"/>
    <w:rsid w:val="005446C9"/>
    <w:rsid w:val="0054474A"/>
    <w:rsid w:val="0054599E"/>
    <w:rsid w:val="005459F4"/>
    <w:rsid w:val="005461DB"/>
    <w:rsid w:val="0054632F"/>
    <w:rsid w:val="00546DF5"/>
    <w:rsid w:val="00547127"/>
    <w:rsid w:val="005472D7"/>
    <w:rsid w:val="00547711"/>
    <w:rsid w:val="00550693"/>
    <w:rsid w:val="005506B7"/>
    <w:rsid w:val="00551BCB"/>
    <w:rsid w:val="0055369F"/>
    <w:rsid w:val="00553AD7"/>
    <w:rsid w:val="00554190"/>
    <w:rsid w:val="005547F3"/>
    <w:rsid w:val="00554E46"/>
    <w:rsid w:val="00555492"/>
    <w:rsid w:val="005555BA"/>
    <w:rsid w:val="00555839"/>
    <w:rsid w:val="0055642D"/>
    <w:rsid w:val="0055794B"/>
    <w:rsid w:val="00561457"/>
    <w:rsid w:val="0056202E"/>
    <w:rsid w:val="00562689"/>
    <w:rsid w:val="00563620"/>
    <w:rsid w:val="0056468E"/>
    <w:rsid w:val="005647A1"/>
    <w:rsid w:val="005649EA"/>
    <w:rsid w:val="00565147"/>
    <w:rsid w:val="00565184"/>
    <w:rsid w:val="00565424"/>
    <w:rsid w:val="00565BC8"/>
    <w:rsid w:val="00566C37"/>
    <w:rsid w:val="00566E12"/>
    <w:rsid w:val="0056750B"/>
    <w:rsid w:val="00570866"/>
    <w:rsid w:val="00570E67"/>
    <w:rsid w:val="0057160F"/>
    <w:rsid w:val="00571A52"/>
    <w:rsid w:val="00571B33"/>
    <w:rsid w:val="0057291F"/>
    <w:rsid w:val="00572CB1"/>
    <w:rsid w:val="00573979"/>
    <w:rsid w:val="00573DE1"/>
    <w:rsid w:val="005749AB"/>
    <w:rsid w:val="005754DB"/>
    <w:rsid w:val="00575AF8"/>
    <w:rsid w:val="00575F37"/>
    <w:rsid w:val="00575FBE"/>
    <w:rsid w:val="00576DCC"/>
    <w:rsid w:val="00577319"/>
    <w:rsid w:val="00577BF2"/>
    <w:rsid w:val="00580114"/>
    <w:rsid w:val="00581470"/>
    <w:rsid w:val="00581539"/>
    <w:rsid w:val="00581846"/>
    <w:rsid w:val="0058216D"/>
    <w:rsid w:val="00582726"/>
    <w:rsid w:val="00582B90"/>
    <w:rsid w:val="00582DFE"/>
    <w:rsid w:val="005832C8"/>
    <w:rsid w:val="0058344C"/>
    <w:rsid w:val="00583B3E"/>
    <w:rsid w:val="005840E4"/>
    <w:rsid w:val="00584CFE"/>
    <w:rsid w:val="00585EFF"/>
    <w:rsid w:val="005863B7"/>
    <w:rsid w:val="0058689B"/>
    <w:rsid w:val="00586A82"/>
    <w:rsid w:val="00586C40"/>
    <w:rsid w:val="005901C0"/>
    <w:rsid w:val="00590722"/>
    <w:rsid w:val="0059079A"/>
    <w:rsid w:val="00590F78"/>
    <w:rsid w:val="00591089"/>
    <w:rsid w:val="0059113D"/>
    <w:rsid w:val="0059128C"/>
    <w:rsid w:val="0059218F"/>
    <w:rsid w:val="00592ACB"/>
    <w:rsid w:val="00592DBC"/>
    <w:rsid w:val="00593082"/>
    <w:rsid w:val="005937CD"/>
    <w:rsid w:val="00593F28"/>
    <w:rsid w:val="00593FCA"/>
    <w:rsid w:val="00594463"/>
    <w:rsid w:val="00594DC4"/>
    <w:rsid w:val="00595006"/>
    <w:rsid w:val="005959C9"/>
    <w:rsid w:val="00595CA0"/>
    <w:rsid w:val="0059612B"/>
    <w:rsid w:val="00597875"/>
    <w:rsid w:val="00597C04"/>
    <w:rsid w:val="005A032F"/>
    <w:rsid w:val="005A0BB8"/>
    <w:rsid w:val="005A11BE"/>
    <w:rsid w:val="005A1D69"/>
    <w:rsid w:val="005A1F29"/>
    <w:rsid w:val="005A2047"/>
    <w:rsid w:val="005A2B25"/>
    <w:rsid w:val="005A3171"/>
    <w:rsid w:val="005A325C"/>
    <w:rsid w:val="005A37C1"/>
    <w:rsid w:val="005A42ED"/>
    <w:rsid w:val="005A44A4"/>
    <w:rsid w:val="005A4BA1"/>
    <w:rsid w:val="005A5653"/>
    <w:rsid w:val="005A5818"/>
    <w:rsid w:val="005A6A20"/>
    <w:rsid w:val="005A6DBF"/>
    <w:rsid w:val="005A7479"/>
    <w:rsid w:val="005A7592"/>
    <w:rsid w:val="005A7D7C"/>
    <w:rsid w:val="005A7FC3"/>
    <w:rsid w:val="005B0D1B"/>
    <w:rsid w:val="005B16CB"/>
    <w:rsid w:val="005B2156"/>
    <w:rsid w:val="005B35E2"/>
    <w:rsid w:val="005B35FF"/>
    <w:rsid w:val="005B535E"/>
    <w:rsid w:val="005B5430"/>
    <w:rsid w:val="005B5893"/>
    <w:rsid w:val="005B5978"/>
    <w:rsid w:val="005B5DD8"/>
    <w:rsid w:val="005B713C"/>
    <w:rsid w:val="005B72AF"/>
    <w:rsid w:val="005C03DB"/>
    <w:rsid w:val="005C0D0D"/>
    <w:rsid w:val="005C1D5E"/>
    <w:rsid w:val="005C2EC0"/>
    <w:rsid w:val="005C376A"/>
    <w:rsid w:val="005C42C9"/>
    <w:rsid w:val="005C4303"/>
    <w:rsid w:val="005C443E"/>
    <w:rsid w:val="005C5E24"/>
    <w:rsid w:val="005C6E72"/>
    <w:rsid w:val="005C7F5D"/>
    <w:rsid w:val="005D0150"/>
    <w:rsid w:val="005D0A75"/>
    <w:rsid w:val="005D1A3F"/>
    <w:rsid w:val="005D1B9D"/>
    <w:rsid w:val="005D2DF8"/>
    <w:rsid w:val="005D323D"/>
    <w:rsid w:val="005D413E"/>
    <w:rsid w:val="005D4855"/>
    <w:rsid w:val="005D55B2"/>
    <w:rsid w:val="005D5933"/>
    <w:rsid w:val="005D5AFB"/>
    <w:rsid w:val="005D5F8D"/>
    <w:rsid w:val="005D689D"/>
    <w:rsid w:val="005D6930"/>
    <w:rsid w:val="005D7571"/>
    <w:rsid w:val="005D7DB2"/>
    <w:rsid w:val="005E068D"/>
    <w:rsid w:val="005E0827"/>
    <w:rsid w:val="005E1589"/>
    <w:rsid w:val="005E24F3"/>
    <w:rsid w:val="005E3142"/>
    <w:rsid w:val="005E3AB5"/>
    <w:rsid w:val="005E4E71"/>
    <w:rsid w:val="005E4EEC"/>
    <w:rsid w:val="005E5282"/>
    <w:rsid w:val="005E548F"/>
    <w:rsid w:val="005E5B5A"/>
    <w:rsid w:val="005E5E6E"/>
    <w:rsid w:val="005E653F"/>
    <w:rsid w:val="005F1366"/>
    <w:rsid w:val="005F1532"/>
    <w:rsid w:val="005F1A73"/>
    <w:rsid w:val="005F23C9"/>
    <w:rsid w:val="005F2BB9"/>
    <w:rsid w:val="005F2C96"/>
    <w:rsid w:val="005F3DEC"/>
    <w:rsid w:val="005F4C27"/>
    <w:rsid w:val="005F5628"/>
    <w:rsid w:val="005F61FD"/>
    <w:rsid w:val="005F6279"/>
    <w:rsid w:val="005F66F9"/>
    <w:rsid w:val="005F6990"/>
    <w:rsid w:val="005F6CC0"/>
    <w:rsid w:val="005F7192"/>
    <w:rsid w:val="005F7628"/>
    <w:rsid w:val="005F7751"/>
    <w:rsid w:val="005F78EE"/>
    <w:rsid w:val="006000DE"/>
    <w:rsid w:val="00600473"/>
    <w:rsid w:val="00600C64"/>
    <w:rsid w:val="00600DE8"/>
    <w:rsid w:val="00601475"/>
    <w:rsid w:val="006024A8"/>
    <w:rsid w:val="006025F6"/>
    <w:rsid w:val="006034BA"/>
    <w:rsid w:val="00603D49"/>
    <w:rsid w:val="00603D94"/>
    <w:rsid w:val="00604312"/>
    <w:rsid w:val="00605E08"/>
    <w:rsid w:val="006066A1"/>
    <w:rsid w:val="00607404"/>
    <w:rsid w:val="00610073"/>
    <w:rsid w:val="00610CF3"/>
    <w:rsid w:val="0061157C"/>
    <w:rsid w:val="00611B14"/>
    <w:rsid w:val="00612BBD"/>
    <w:rsid w:val="00613FD5"/>
    <w:rsid w:val="006145C4"/>
    <w:rsid w:val="00614D61"/>
    <w:rsid w:val="00614E5B"/>
    <w:rsid w:val="0061592E"/>
    <w:rsid w:val="00615D3A"/>
    <w:rsid w:val="00617FF6"/>
    <w:rsid w:val="0062067D"/>
    <w:rsid w:val="00620A27"/>
    <w:rsid w:val="006210EC"/>
    <w:rsid w:val="0062184F"/>
    <w:rsid w:val="00621F60"/>
    <w:rsid w:val="00622122"/>
    <w:rsid w:val="00623965"/>
    <w:rsid w:val="0062434A"/>
    <w:rsid w:val="006246FE"/>
    <w:rsid w:val="00624AFF"/>
    <w:rsid w:val="00624B7A"/>
    <w:rsid w:val="006252D0"/>
    <w:rsid w:val="00625A28"/>
    <w:rsid w:val="006260D7"/>
    <w:rsid w:val="006274D0"/>
    <w:rsid w:val="0062758C"/>
    <w:rsid w:val="0063018A"/>
    <w:rsid w:val="006301D7"/>
    <w:rsid w:val="0063091C"/>
    <w:rsid w:val="00630B9E"/>
    <w:rsid w:val="006312F7"/>
    <w:rsid w:val="00631C63"/>
    <w:rsid w:val="00631E84"/>
    <w:rsid w:val="00632B3C"/>
    <w:rsid w:val="00632E39"/>
    <w:rsid w:val="00633203"/>
    <w:rsid w:val="00633B3E"/>
    <w:rsid w:val="00634042"/>
    <w:rsid w:val="00634788"/>
    <w:rsid w:val="0063574F"/>
    <w:rsid w:val="00635948"/>
    <w:rsid w:val="00635A11"/>
    <w:rsid w:val="00635ADA"/>
    <w:rsid w:val="006361D3"/>
    <w:rsid w:val="00636B65"/>
    <w:rsid w:val="00637582"/>
    <w:rsid w:val="00641695"/>
    <w:rsid w:val="0064191C"/>
    <w:rsid w:val="00641F97"/>
    <w:rsid w:val="0064238A"/>
    <w:rsid w:val="006429D9"/>
    <w:rsid w:val="0064339D"/>
    <w:rsid w:val="006435A7"/>
    <w:rsid w:val="00643A03"/>
    <w:rsid w:val="00643D99"/>
    <w:rsid w:val="00643F14"/>
    <w:rsid w:val="00644DFF"/>
    <w:rsid w:val="006456E7"/>
    <w:rsid w:val="0064601F"/>
    <w:rsid w:val="0064641C"/>
    <w:rsid w:val="00646691"/>
    <w:rsid w:val="0064782A"/>
    <w:rsid w:val="00650472"/>
    <w:rsid w:val="00651014"/>
    <w:rsid w:val="0065171F"/>
    <w:rsid w:val="00651ABD"/>
    <w:rsid w:val="006520AF"/>
    <w:rsid w:val="00652254"/>
    <w:rsid w:val="00652553"/>
    <w:rsid w:val="00652A84"/>
    <w:rsid w:val="00653E25"/>
    <w:rsid w:val="00654269"/>
    <w:rsid w:val="00655787"/>
    <w:rsid w:val="00655B5B"/>
    <w:rsid w:val="00655BAB"/>
    <w:rsid w:val="00655F7F"/>
    <w:rsid w:val="00656316"/>
    <w:rsid w:val="006564C4"/>
    <w:rsid w:val="0065654D"/>
    <w:rsid w:val="006567B4"/>
    <w:rsid w:val="00656CC1"/>
    <w:rsid w:val="0065700E"/>
    <w:rsid w:val="006573D5"/>
    <w:rsid w:val="0065788B"/>
    <w:rsid w:val="00657A6F"/>
    <w:rsid w:val="00657BF8"/>
    <w:rsid w:val="00657FAF"/>
    <w:rsid w:val="00660F67"/>
    <w:rsid w:val="00661985"/>
    <w:rsid w:val="006620A5"/>
    <w:rsid w:val="006626B3"/>
    <w:rsid w:val="00662FC2"/>
    <w:rsid w:val="006631E6"/>
    <w:rsid w:val="00664209"/>
    <w:rsid w:val="00664BF9"/>
    <w:rsid w:val="0066513A"/>
    <w:rsid w:val="00665AC1"/>
    <w:rsid w:val="00665CBC"/>
    <w:rsid w:val="00665EB5"/>
    <w:rsid w:val="006661AE"/>
    <w:rsid w:val="00666ABB"/>
    <w:rsid w:val="00666FCB"/>
    <w:rsid w:val="00667544"/>
    <w:rsid w:val="00667C0B"/>
    <w:rsid w:val="006704A2"/>
    <w:rsid w:val="00670C1B"/>
    <w:rsid w:val="0067158E"/>
    <w:rsid w:val="006717C1"/>
    <w:rsid w:val="00671A2C"/>
    <w:rsid w:val="00671D42"/>
    <w:rsid w:val="00671EBA"/>
    <w:rsid w:val="00672A8E"/>
    <w:rsid w:val="00672AE3"/>
    <w:rsid w:val="006736A7"/>
    <w:rsid w:val="006738E5"/>
    <w:rsid w:val="006739A6"/>
    <w:rsid w:val="00674293"/>
    <w:rsid w:val="00674A20"/>
    <w:rsid w:val="0067583B"/>
    <w:rsid w:val="00675CB6"/>
    <w:rsid w:val="00677851"/>
    <w:rsid w:val="0067794D"/>
    <w:rsid w:val="006800B4"/>
    <w:rsid w:val="00680B27"/>
    <w:rsid w:val="00681667"/>
    <w:rsid w:val="0068184C"/>
    <w:rsid w:val="00681BE6"/>
    <w:rsid w:val="00681C99"/>
    <w:rsid w:val="006828E0"/>
    <w:rsid w:val="0068422D"/>
    <w:rsid w:val="00684CAD"/>
    <w:rsid w:val="0068548C"/>
    <w:rsid w:val="00685528"/>
    <w:rsid w:val="0068571B"/>
    <w:rsid w:val="00685B3A"/>
    <w:rsid w:val="00686021"/>
    <w:rsid w:val="00686106"/>
    <w:rsid w:val="006864AF"/>
    <w:rsid w:val="00686E59"/>
    <w:rsid w:val="00687808"/>
    <w:rsid w:val="00687926"/>
    <w:rsid w:val="00687E27"/>
    <w:rsid w:val="006906B4"/>
    <w:rsid w:val="00690909"/>
    <w:rsid w:val="00690984"/>
    <w:rsid w:val="00690C1E"/>
    <w:rsid w:val="00692284"/>
    <w:rsid w:val="00692DB3"/>
    <w:rsid w:val="00692FF4"/>
    <w:rsid w:val="0069352E"/>
    <w:rsid w:val="0069418E"/>
    <w:rsid w:val="00694941"/>
    <w:rsid w:val="00694FEF"/>
    <w:rsid w:val="0069586E"/>
    <w:rsid w:val="00697F02"/>
    <w:rsid w:val="006A0D33"/>
    <w:rsid w:val="006A1564"/>
    <w:rsid w:val="006A29D9"/>
    <w:rsid w:val="006A426D"/>
    <w:rsid w:val="006A458E"/>
    <w:rsid w:val="006A469D"/>
    <w:rsid w:val="006A4801"/>
    <w:rsid w:val="006A4D88"/>
    <w:rsid w:val="006A5341"/>
    <w:rsid w:val="006A55C2"/>
    <w:rsid w:val="006A5819"/>
    <w:rsid w:val="006A6618"/>
    <w:rsid w:val="006A6F7C"/>
    <w:rsid w:val="006A71A6"/>
    <w:rsid w:val="006A7526"/>
    <w:rsid w:val="006A79E3"/>
    <w:rsid w:val="006A7E60"/>
    <w:rsid w:val="006A7E92"/>
    <w:rsid w:val="006A7EB0"/>
    <w:rsid w:val="006B033C"/>
    <w:rsid w:val="006B0500"/>
    <w:rsid w:val="006B125B"/>
    <w:rsid w:val="006B1630"/>
    <w:rsid w:val="006B1EB7"/>
    <w:rsid w:val="006B1F79"/>
    <w:rsid w:val="006B33FD"/>
    <w:rsid w:val="006B3682"/>
    <w:rsid w:val="006B3A96"/>
    <w:rsid w:val="006B4C59"/>
    <w:rsid w:val="006B5B81"/>
    <w:rsid w:val="006B6317"/>
    <w:rsid w:val="006B7265"/>
    <w:rsid w:val="006B78EE"/>
    <w:rsid w:val="006B7FD8"/>
    <w:rsid w:val="006C0E91"/>
    <w:rsid w:val="006C109C"/>
    <w:rsid w:val="006C1F33"/>
    <w:rsid w:val="006C2435"/>
    <w:rsid w:val="006C4D38"/>
    <w:rsid w:val="006C4E1F"/>
    <w:rsid w:val="006C4E7E"/>
    <w:rsid w:val="006C4EA5"/>
    <w:rsid w:val="006C5016"/>
    <w:rsid w:val="006C5A28"/>
    <w:rsid w:val="006C6140"/>
    <w:rsid w:val="006C6652"/>
    <w:rsid w:val="006C6BCD"/>
    <w:rsid w:val="006C754D"/>
    <w:rsid w:val="006D01FB"/>
    <w:rsid w:val="006D06D9"/>
    <w:rsid w:val="006D0F2E"/>
    <w:rsid w:val="006D131A"/>
    <w:rsid w:val="006D189F"/>
    <w:rsid w:val="006D18AD"/>
    <w:rsid w:val="006D1BD9"/>
    <w:rsid w:val="006D25D4"/>
    <w:rsid w:val="006D2FA4"/>
    <w:rsid w:val="006D304F"/>
    <w:rsid w:val="006D32E5"/>
    <w:rsid w:val="006D368B"/>
    <w:rsid w:val="006D3806"/>
    <w:rsid w:val="006D389C"/>
    <w:rsid w:val="006D394B"/>
    <w:rsid w:val="006D395F"/>
    <w:rsid w:val="006D4330"/>
    <w:rsid w:val="006D49C5"/>
    <w:rsid w:val="006D4BF2"/>
    <w:rsid w:val="006D4DDA"/>
    <w:rsid w:val="006D5541"/>
    <w:rsid w:val="006D5F07"/>
    <w:rsid w:val="006D6704"/>
    <w:rsid w:val="006D6E8F"/>
    <w:rsid w:val="006D7272"/>
    <w:rsid w:val="006D72DD"/>
    <w:rsid w:val="006D7E4D"/>
    <w:rsid w:val="006E003D"/>
    <w:rsid w:val="006E00FD"/>
    <w:rsid w:val="006E10D2"/>
    <w:rsid w:val="006E2203"/>
    <w:rsid w:val="006E26F0"/>
    <w:rsid w:val="006E2F6D"/>
    <w:rsid w:val="006E3706"/>
    <w:rsid w:val="006E3D34"/>
    <w:rsid w:val="006E400C"/>
    <w:rsid w:val="006E48DE"/>
    <w:rsid w:val="006E4A4E"/>
    <w:rsid w:val="006E5AE1"/>
    <w:rsid w:val="006E62D9"/>
    <w:rsid w:val="006E7E27"/>
    <w:rsid w:val="006E7F40"/>
    <w:rsid w:val="006F0DF9"/>
    <w:rsid w:val="006F14FB"/>
    <w:rsid w:val="006F190B"/>
    <w:rsid w:val="006F1DF7"/>
    <w:rsid w:val="006F20FE"/>
    <w:rsid w:val="006F225D"/>
    <w:rsid w:val="006F2CA1"/>
    <w:rsid w:val="006F3119"/>
    <w:rsid w:val="006F3158"/>
    <w:rsid w:val="006F3163"/>
    <w:rsid w:val="006F34C8"/>
    <w:rsid w:val="006F3719"/>
    <w:rsid w:val="006F4362"/>
    <w:rsid w:val="006F46C6"/>
    <w:rsid w:val="006F4896"/>
    <w:rsid w:val="006F4D55"/>
    <w:rsid w:val="006F5725"/>
    <w:rsid w:val="006F60FC"/>
    <w:rsid w:val="006F69DB"/>
    <w:rsid w:val="006F6F06"/>
    <w:rsid w:val="006F71EE"/>
    <w:rsid w:val="006F7582"/>
    <w:rsid w:val="006F7EBD"/>
    <w:rsid w:val="007000B4"/>
    <w:rsid w:val="00700A67"/>
    <w:rsid w:val="00700BBD"/>
    <w:rsid w:val="00700EDA"/>
    <w:rsid w:val="00702453"/>
    <w:rsid w:val="0070307C"/>
    <w:rsid w:val="007031D2"/>
    <w:rsid w:val="00703D91"/>
    <w:rsid w:val="00703FD8"/>
    <w:rsid w:val="00704C0D"/>
    <w:rsid w:val="0070608C"/>
    <w:rsid w:val="007061B9"/>
    <w:rsid w:val="00707E18"/>
    <w:rsid w:val="0071011A"/>
    <w:rsid w:val="00710294"/>
    <w:rsid w:val="007103F5"/>
    <w:rsid w:val="00710AC7"/>
    <w:rsid w:val="007110EC"/>
    <w:rsid w:val="00711AB8"/>
    <w:rsid w:val="007129F5"/>
    <w:rsid w:val="00712B08"/>
    <w:rsid w:val="00713DCD"/>
    <w:rsid w:val="00714CD7"/>
    <w:rsid w:val="00715138"/>
    <w:rsid w:val="00715338"/>
    <w:rsid w:val="00715516"/>
    <w:rsid w:val="007160F1"/>
    <w:rsid w:val="00716997"/>
    <w:rsid w:val="00716F32"/>
    <w:rsid w:val="007174AF"/>
    <w:rsid w:val="00717883"/>
    <w:rsid w:val="00717B57"/>
    <w:rsid w:val="00717BA0"/>
    <w:rsid w:val="00717CC6"/>
    <w:rsid w:val="00720C4F"/>
    <w:rsid w:val="007216AC"/>
    <w:rsid w:val="0072204E"/>
    <w:rsid w:val="007220F9"/>
    <w:rsid w:val="0072215C"/>
    <w:rsid w:val="00723D05"/>
    <w:rsid w:val="00724046"/>
    <w:rsid w:val="007242CD"/>
    <w:rsid w:val="00724C0D"/>
    <w:rsid w:val="007251C3"/>
    <w:rsid w:val="007255ED"/>
    <w:rsid w:val="00725D54"/>
    <w:rsid w:val="00726A79"/>
    <w:rsid w:val="00726E2B"/>
    <w:rsid w:val="007271A9"/>
    <w:rsid w:val="007301B6"/>
    <w:rsid w:val="00730353"/>
    <w:rsid w:val="00730BFD"/>
    <w:rsid w:val="00730D27"/>
    <w:rsid w:val="007315DE"/>
    <w:rsid w:val="00731A7E"/>
    <w:rsid w:val="00732327"/>
    <w:rsid w:val="00732329"/>
    <w:rsid w:val="0073255A"/>
    <w:rsid w:val="00734899"/>
    <w:rsid w:val="00734F50"/>
    <w:rsid w:val="00736E3B"/>
    <w:rsid w:val="00740E57"/>
    <w:rsid w:val="0074111F"/>
    <w:rsid w:val="00742ED7"/>
    <w:rsid w:val="00743C26"/>
    <w:rsid w:val="00743DBC"/>
    <w:rsid w:val="007447A6"/>
    <w:rsid w:val="007448FD"/>
    <w:rsid w:val="007452F3"/>
    <w:rsid w:val="00745904"/>
    <w:rsid w:val="00745926"/>
    <w:rsid w:val="007464DF"/>
    <w:rsid w:val="00746733"/>
    <w:rsid w:val="00746854"/>
    <w:rsid w:val="00746AD8"/>
    <w:rsid w:val="00746C84"/>
    <w:rsid w:val="00746CC7"/>
    <w:rsid w:val="00747393"/>
    <w:rsid w:val="007475C5"/>
    <w:rsid w:val="007477D4"/>
    <w:rsid w:val="00747F7A"/>
    <w:rsid w:val="007500ED"/>
    <w:rsid w:val="00750331"/>
    <w:rsid w:val="007503BC"/>
    <w:rsid w:val="0075057E"/>
    <w:rsid w:val="00751471"/>
    <w:rsid w:val="007524E3"/>
    <w:rsid w:val="00752720"/>
    <w:rsid w:val="0075278A"/>
    <w:rsid w:val="007528DD"/>
    <w:rsid w:val="00752C04"/>
    <w:rsid w:val="007533F4"/>
    <w:rsid w:val="00753907"/>
    <w:rsid w:val="00754028"/>
    <w:rsid w:val="0075410E"/>
    <w:rsid w:val="0075518B"/>
    <w:rsid w:val="00755BE4"/>
    <w:rsid w:val="007562D0"/>
    <w:rsid w:val="0075643C"/>
    <w:rsid w:val="00756573"/>
    <w:rsid w:val="007566B8"/>
    <w:rsid w:val="007568A4"/>
    <w:rsid w:val="0075710D"/>
    <w:rsid w:val="00757123"/>
    <w:rsid w:val="0076081B"/>
    <w:rsid w:val="00760DE5"/>
    <w:rsid w:val="00761180"/>
    <w:rsid w:val="00761246"/>
    <w:rsid w:val="00761464"/>
    <w:rsid w:val="00761C98"/>
    <w:rsid w:val="00762073"/>
    <w:rsid w:val="00762220"/>
    <w:rsid w:val="007622B6"/>
    <w:rsid w:val="00762408"/>
    <w:rsid w:val="007624AA"/>
    <w:rsid w:val="00762ADD"/>
    <w:rsid w:val="007648EC"/>
    <w:rsid w:val="00764FB2"/>
    <w:rsid w:val="007651DF"/>
    <w:rsid w:val="0076563C"/>
    <w:rsid w:val="0076695B"/>
    <w:rsid w:val="007669E7"/>
    <w:rsid w:val="00767703"/>
    <w:rsid w:val="00770082"/>
    <w:rsid w:val="00770182"/>
    <w:rsid w:val="0077124A"/>
    <w:rsid w:val="00772288"/>
    <w:rsid w:val="00772A78"/>
    <w:rsid w:val="00772B24"/>
    <w:rsid w:val="00773198"/>
    <w:rsid w:val="007732D2"/>
    <w:rsid w:val="007734F6"/>
    <w:rsid w:val="00774059"/>
    <w:rsid w:val="00774159"/>
    <w:rsid w:val="00775019"/>
    <w:rsid w:val="0077569B"/>
    <w:rsid w:val="00775760"/>
    <w:rsid w:val="0077576A"/>
    <w:rsid w:val="007762E1"/>
    <w:rsid w:val="0077636C"/>
    <w:rsid w:val="007764F2"/>
    <w:rsid w:val="007766C0"/>
    <w:rsid w:val="00776A82"/>
    <w:rsid w:val="00776CB7"/>
    <w:rsid w:val="00776D87"/>
    <w:rsid w:val="00776E14"/>
    <w:rsid w:val="00777137"/>
    <w:rsid w:val="007773CF"/>
    <w:rsid w:val="007776EB"/>
    <w:rsid w:val="00777B48"/>
    <w:rsid w:val="00777BAD"/>
    <w:rsid w:val="00777E33"/>
    <w:rsid w:val="0078049E"/>
    <w:rsid w:val="0078159C"/>
    <w:rsid w:val="007816CB"/>
    <w:rsid w:val="00781D76"/>
    <w:rsid w:val="00781EFD"/>
    <w:rsid w:val="00781FE6"/>
    <w:rsid w:val="0078204E"/>
    <w:rsid w:val="0078218D"/>
    <w:rsid w:val="00782722"/>
    <w:rsid w:val="00782F38"/>
    <w:rsid w:val="007830EE"/>
    <w:rsid w:val="007837EA"/>
    <w:rsid w:val="007837FD"/>
    <w:rsid w:val="00783D13"/>
    <w:rsid w:val="00783EF6"/>
    <w:rsid w:val="00783FAD"/>
    <w:rsid w:val="007841EB"/>
    <w:rsid w:val="007852AE"/>
    <w:rsid w:val="00785548"/>
    <w:rsid w:val="00786504"/>
    <w:rsid w:val="00786921"/>
    <w:rsid w:val="00786A3E"/>
    <w:rsid w:val="00786EE1"/>
    <w:rsid w:val="00787928"/>
    <w:rsid w:val="00787AE0"/>
    <w:rsid w:val="00787B35"/>
    <w:rsid w:val="00787FE6"/>
    <w:rsid w:val="00790528"/>
    <w:rsid w:val="007913D0"/>
    <w:rsid w:val="007914FB"/>
    <w:rsid w:val="00791A59"/>
    <w:rsid w:val="00791E02"/>
    <w:rsid w:val="00791FB8"/>
    <w:rsid w:val="00792283"/>
    <w:rsid w:val="00792691"/>
    <w:rsid w:val="00792AE3"/>
    <w:rsid w:val="00793BE1"/>
    <w:rsid w:val="00794773"/>
    <w:rsid w:val="00794DCA"/>
    <w:rsid w:val="00794F49"/>
    <w:rsid w:val="00795691"/>
    <w:rsid w:val="0079696F"/>
    <w:rsid w:val="00796D60"/>
    <w:rsid w:val="00797E80"/>
    <w:rsid w:val="007A09B0"/>
    <w:rsid w:val="007A0B5D"/>
    <w:rsid w:val="007A0BE9"/>
    <w:rsid w:val="007A0F84"/>
    <w:rsid w:val="007A113F"/>
    <w:rsid w:val="007A126F"/>
    <w:rsid w:val="007A1E97"/>
    <w:rsid w:val="007A325A"/>
    <w:rsid w:val="007A383D"/>
    <w:rsid w:val="007A393E"/>
    <w:rsid w:val="007A47D1"/>
    <w:rsid w:val="007A4945"/>
    <w:rsid w:val="007A4DFF"/>
    <w:rsid w:val="007A571C"/>
    <w:rsid w:val="007A5807"/>
    <w:rsid w:val="007A5D4C"/>
    <w:rsid w:val="007A62A8"/>
    <w:rsid w:val="007A62D4"/>
    <w:rsid w:val="007A638A"/>
    <w:rsid w:val="007A6C6F"/>
    <w:rsid w:val="007A6F0A"/>
    <w:rsid w:val="007B0A43"/>
    <w:rsid w:val="007B0DAC"/>
    <w:rsid w:val="007B1CAB"/>
    <w:rsid w:val="007B24BD"/>
    <w:rsid w:val="007B2AE8"/>
    <w:rsid w:val="007B2B8C"/>
    <w:rsid w:val="007B2EF8"/>
    <w:rsid w:val="007B3216"/>
    <w:rsid w:val="007B39DB"/>
    <w:rsid w:val="007B3BA9"/>
    <w:rsid w:val="007B4147"/>
    <w:rsid w:val="007B4473"/>
    <w:rsid w:val="007B51B3"/>
    <w:rsid w:val="007B5808"/>
    <w:rsid w:val="007B635C"/>
    <w:rsid w:val="007B7967"/>
    <w:rsid w:val="007B7E90"/>
    <w:rsid w:val="007C0369"/>
    <w:rsid w:val="007C09F0"/>
    <w:rsid w:val="007C0AAD"/>
    <w:rsid w:val="007C0AB8"/>
    <w:rsid w:val="007C1519"/>
    <w:rsid w:val="007C1A57"/>
    <w:rsid w:val="007C2628"/>
    <w:rsid w:val="007C31DA"/>
    <w:rsid w:val="007C3543"/>
    <w:rsid w:val="007C372C"/>
    <w:rsid w:val="007C3F46"/>
    <w:rsid w:val="007C43C2"/>
    <w:rsid w:val="007C4619"/>
    <w:rsid w:val="007C4CEA"/>
    <w:rsid w:val="007C5AC3"/>
    <w:rsid w:val="007C5F7C"/>
    <w:rsid w:val="007C6411"/>
    <w:rsid w:val="007C66B1"/>
    <w:rsid w:val="007C6766"/>
    <w:rsid w:val="007C68CD"/>
    <w:rsid w:val="007C6D38"/>
    <w:rsid w:val="007C78C7"/>
    <w:rsid w:val="007C7F72"/>
    <w:rsid w:val="007D057A"/>
    <w:rsid w:val="007D0C71"/>
    <w:rsid w:val="007D0FEA"/>
    <w:rsid w:val="007D1B25"/>
    <w:rsid w:val="007D1BC3"/>
    <w:rsid w:val="007D3141"/>
    <w:rsid w:val="007D4420"/>
    <w:rsid w:val="007D442D"/>
    <w:rsid w:val="007D4B2E"/>
    <w:rsid w:val="007D554F"/>
    <w:rsid w:val="007D583A"/>
    <w:rsid w:val="007D5CF0"/>
    <w:rsid w:val="007D60AC"/>
    <w:rsid w:val="007D623B"/>
    <w:rsid w:val="007D6675"/>
    <w:rsid w:val="007D6D24"/>
    <w:rsid w:val="007D710E"/>
    <w:rsid w:val="007D7331"/>
    <w:rsid w:val="007D7DDC"/>
    <w:rsid w:val="007E0E07"/>
    <w:rsid w:val="007E2608"/>
    <w:rsid w:val="007E2679"/>
    <w:rsid w:val="007E2E11"/>
    <w:rsid w:val="007E49E2"/>
    <w:rsid w:val="007E4C62"/>
    <w:rsid w:val="007E5F28"/>
    <w:rsid w:val="007E6AA2"/>
    <w:rsid w:val="007F183D"/>
    <w:rsid w:val="007F1F36"/>
    <w:rsid w:val="007F23B0"/>
    <w:rsid w:val="007F32C5"/>
    <w:rsid w:val="007F3779"/>
    <w:rsid w:val="007F455F"/>
    <w:rsid w:val="007F51EC"/>
    <w:rsid w:val="007F6140"/>
    <w:rsid w:val="007F6EEC"/>
    <w:rsid w:val="007F6FAF"/>
    <w:rsid w:val="007F7AAF"/>
    <w:rsid w:val="00800AED"/>
    <w:rsid w:val="008014D2"/>
    <w:rsid w:val="0080157D"/>
    <w:rsid w:val="00801853"/>
    <w:rsid w:val="00801981"/>
    <w:rsid w:val="008026CE"/>
    <w:rsid w:val="008031BF"/>
    <w:rsid w:val="0080339D"/>
    <w:rsid w:val="00803595"/>
    <w:rsid w:val="0080359A"/>
    <w:rsid w:val="00803B96"/>
    <w:rsid w:val="00804483"/>
    <w:rsid w:val="00805164"/>
    <w:rsid w:val="0080533E"/>
    <w:rsid w:val="008057A0"/>
    <w:rsid w:val="008057A6"/>
    <w:rsid w:val="00806A05"/>
    <w:rsid w:val="008070F7"/>
    <w:rsid w:val="008079B4"/>
    <w:rsid w:val="00807C3F"/>
    <w:rsid w:val="008100AB"/>
    <w:rsid w:val="00810941"/>
    <w:rsid w:val="00811CFE"/>
    <w:rsid w:val="008122EF"/>
    <w:rsid w:val="0081243E"/>
    <w:rsid w:val="0081262A"/>
    <w:rsid w:val="00812661"/>
    <w:rsid w:val="00812D01"/>
    <w:rsid w:val="00812EDC"/>
    <w:rsid w:val="008130B7"/>
    <w:rsid w:val="0081334D"/>
    <w:rsid w:val="00813EA3"/>
    <w:rsid w:val="00815229"/>
    <w:rsid w:val="008163B3"/>
    <w:rsid w:val="0081732F"/>
    <w:rsid w:val="008178E1"/>
    <w:rsid w:val="00817A2F"/>
    <w:rsid w:val="00817E72"/>
    <w:rsid w:val="00820272"/>
    <w:rsid w:val="00820437"/>
    <w:rsid w:val="008209D7"/>
    <w:rsid w:val="00820F8C"/>
    <w:rsid w:val="008219B9"/>
    <w:rsid w:val="008232F0"/>
    <w:rsid w:val="00823402"/>
    <w:rsid w:val="0082368B"/>
    <w:rsid w:val="0082467E"/>
    <w:rsid w:val="008246AF"/>
    <w:rsid w:val="00824BE2"/>
    <w:rsid w:val="00824CA3"/>
    <w:rsid w:val="00826372"/>
    <w:rsid w:val="008272F9"/>
    <w:rsid w:val="00827413"/>
    <w:rsid w:val="00827BB0"/>
    <w:rsid w:val="0083030D"/>
    <w:rsid w:val="00831837"/>
    <w:rsid w:val="00831BB7"/>
    <w:rsid w:val="00831D01"/>
    <w:rsid w:val="008328EA"/>
    <w:rsid w:val="00832A33"/>
    <w:rsid w:val="00833911"/>
    <w:rsid w:val="00834599"/>
    <w:rsid w:val="00834908"/>
    <w:rsid w:val="008352C8"/>
    <w:rsid w:val="0083577C"/>
    <w:rsid w:val="00835896"/>
    <w:rsid w:val="0083700D"/>
    <w:rsid w:val="0083759E"/>
    <w:rsid w:val="00837916"/>
    <w:rsid w:val="00840239"/>
    <w:rsid w:val="0084084B"/>
    <w:rsid w:val="00840B7B"/>
    <w:rsid w:val="00843338"/>
    <w:rsid w:val="008435A9"/>
    <w:rsid w:val="00844C42"/>
    <w:rsid w:val="00844F63"/>
    <w:rsid w:val="0084603A"/>
    <w:rsid w:val="008460CA"/>
    <w:rsid w:val="00846212"/>
    <w:rsid w:val="00846448"/>
    <w:rsid w:val="008469D6"/>
    <w:rsid w:val="00846A8C"/>
    <w:rsid w:val="00847AE1"/>
    <w:rsid w:val="008500F8"/>
    <w:rsid w:val="00850101"/>
    <w:rsid w:val="008503E3"/>
    <w:rsid w:val="0085126E"/>
    <w:rsid w:val="008518CA"/>
    <w:rsid w:val="0085194B"/>
    <w:rsid w:val="0085196E"/>
    <w:rsid w:val="00851A19"/>
    <w:rsid w:val="00852304"/>
    <w:rsid w:val="00852383"/>
    <w:rsid w:val="00852AC6"/>
    <w:rsid w:val="008532DA"/>
    <w:rsid w:val="0085350F"/>
    <w:rsid w:val="008535BD"/>
    <w:rsid w:val="00854294"/>
    <w:rsid w:val="008545C6"/>
    <w:rsid w:val="008546FD"/>
    <w:rsid w:val="00855127"/>
    <w:rsid w:val="008553C9"/>
    <w:rsid w:val="00855DA4"/>
    <w:rsid w:val="0085680B"/>
    <w:rsid w:val="00856CD2"/>
    <w:rsid w:val="008607ED"/>
    <w:rsid w:val="00860B42"/>
    <w:rsid w:val="00860E28"/>
    <w:rsid w:val="008614BA"/>
    <w:rsid w:val="0086176B"/>
    <w:rsid w:val="008628D2"/>
    <w:rsid w:val="0086294B"/>
    <w:rsid w:val="008632C0"/>
    <w:rsid w:val="008635B6"/>
    <w:rsid w:val="0086377C"/>
    <w:rsid w:val="00863F7F"/>
    <w:rsid w:val="008644AA"/>
    <w:rsid w:val="00865D26"/>
    <w:rsid w:val="008667E0"/>
    <w:rsid w:val="00866F82"/>
    <w:rsid w:val="00867021"/>
    <w:rsid w:val="008674D8"/>
    <w:rsid w:val="00871547"/>
    <w:rsid w:val="00871B80"/>
    <w:rsid w:val="00871E38"/>
    <w:rsid w:val="008727D8"/>
    <w:rsid w:val="0087286E"/>
    <w:rsid w:val="00872CFC"/>
    <w:rsid w:val="008733C1"/>
    <w:rsid w:val="00873603"/>
    <w:rsid w:val="00874CD7"/>
    <w:rsid w:val="0087569F"/>
    <w:rsid w:val="00875B8B"/>
    <w:rsid w:val="00875F96"/>
    <w:rsid w:val="0087763F"/>
    <w:rsid w:val="00877DCC"/>
    <w:rsid w:val="008806B6"/>
    <w:rsid w:val="00880A05"/>
    <w:rsid w:val="00880E65"/>
    <w:rsid w:val="0088243A"/>
    <w:rsid w:val="00882721"/>
    <w:rsid w:val="0088314E"/>
    <w:rsid w:val="008839D1"/>
    <w:rsid w:val="00883B26"/>
    <w:rsid w:val="00884CB7"/>
    <w:rsid w:val="00884CD6"/>
    <w:rsid w:val="00885BD3"/>
    <w:rsid w:val="00885C57"/>
    <w:rsid w:val="00886218"/>
    <w:rsid w:val="008862F6"/>
    <w:rsid w:val="008866C6"/>
    <w:rsid w:val="008866FE"/>
    <w:rsid w:val="00886968"/>
    <w:rsid w:val="00886BFF"/>
    <w:rsid w:val="00887C5A"/>
    <w:rsid w:val="00887CF1"/>
    <w:rsid w:val="0089000E"/>
    <w:rsid w:val="008903B3"/>
    <w:rsid w:val="00890470"/>
    <w:rsid w:val="008908CC"/>
    <w:rsid w:val="0089090D"/>
    <w:rsid w:val="008917F2"/>
    <w:rsid w:val="0089188C"/>
    <w:rsid w:val="00892129"/>
    <w:rsid w:val="008925AF"/>
    <w:rsid w:val="00893125"/>
    <w:rsid w:val="00893F11"/>
    <w:rsid w:val="00894033"/>
    <w:rsid w:val="00894414"/>
    <w:rsid w:val="008944F3"/>
    <w:rsid w:val="0089521A"/>
    <w:rsid w:val="008978B5"/>
    <w:rsid w:val="008979AC"/>
    <w:rsid w:val="00897A0C"/>
    <w:rsid w:val="00897C3D"/>
    <w:rsid w:val="008A0EA8"/>
    <w:rsid w:val="008A1031"/>
    <w:rsid w:val="008A395D"/>
    <w:rsid w:val="008A4391"/>
    <w:rsid w:val="008A43CE"/>
    <w:rsid w:val="008A5663"/>
    <w:rsid w:val="008A5719"/>
    <w:rsid w:val="008A5792"/>
    <w:rsid w:val="008A6199"/>
    <w:rsid w:val="008A6210"/>
    <w:rsid w:val="008A65AB"/>
    <w:rsid w:val="008A75D0"/>
    <w:rsid w:val="008A7C4D"/>
    <w:rsid w:val="008B0184"/>
    <w:rsid w:val="008B02BC"/>
    <w:rsid w:val="008B14C2"/>
    <w:rsid w:val="008B1EF2"/>
    <w:rsid w:val="008B2466"/>
    <w:rsid w:val="008B29F6"/>
    <w:rsid w:val="008B2C0F"/>
    <w:rsid w:val="008B2C6E"/>
    <w:rsid w:val="008B4460"/>
    <w:rsid w:val="008B44A5"/>
    <w:rsid w:val="008B4C67"/>
    <w:rsid w:val="008B4D21"/>
    <w:rsid w:val="008B5218"/>
    <w:rsid w:val="008B5252"/>
    <w:rsid w:val="008B5297"/>
    <w:rsid w:val="008B54FD"/>
    <w:rsid w:val="008B70E7"/>
    <w:rsid w:val="008B7228"/>
    <w:rsid w:val="008B754F"/>
    <w:rsid w:val="008B7954"/>
    <w:rsid w:val="008B7BA0"/>
    <w:rsid w:val="008C0927"/>
    <w:rsid w:val="008C0984"/>
    <w:rsid w:val="008C0E04"/>
    <w:rsid w:val="008C16A1"/>
    <w:rsid w:val="008C298F"/>
    <w:rsid w:val="008C3A0B"/>
    <w:rsid w:val="008C43AB"/>
    <w:rsid w:val="008C5687"/>
    <w:rsid w:val="008C570B"/>
    <w:rsid w:val="008C5F19"/>
    <w:rsid w:val="008C6119"/>
    <w:rsid w:val="008C642C"/>
    <w:rsid w:val="008C6905"/>
    <w:rsid w:val="008C69F7"/>
    <w:rsid w:val="008C6BB6"/>
    <w:rsid w:val="008C6D5D"/>
    <w:rsid w:val="008C6E2A"/>
    <w:rsid w:val="008C753C"/>
    <w:rsid w:val="008C7BA0"/>
    <w:rsid w:val="008D08E1"/>
    <w:rsid w:val="008D1039"/>
    <w:rsid w:val="008D1417"/>
    <w:rsid w:val="008D16F5"/>
    <w:rsid w:val="008D1A47"/>
    <w:rsid w:val="008D1D2E"/>
    <w:rsid w:val="008D1F89"/>
    <w:rsid w:val="008D2EDD"/>
    <w:rsid w:val="008D30F4"/>
    <w:rsid w:val="008D34BB"/>
    <w:rsid w:val="008D3A8D"/>
    <w:rsid w:val="008D3FD4"/>
    <w:rsid w:val="008D437F"/>
    <w:rsid w:val="008D49BA"/>
    <w:rsid w:val="008D4AF0"/>
    <w:rsid w:val="008D4BEF"/>
    <w:rsid w:val="008D55A3"/>
    <w:rsid w:val="008D58C6"/>
    <w:rsid w:val="008D5970"/>
    <w:rsid w:val="008D5C0C"/>
    <w:rsid w:val="008D633F"/>
    <w:rsid w:val="008D79C1"/>
    <w:rsid w:val="008D7DC8"/>
    <w:rsid w:val="008D7F7C"/>
    <w:rsid w:val="008E0FA4"/>
    <w:rsid w:val="008E19AD"/>
    <w:rsid w:val="008E31E4"/>
    <w:rsid w:val="008E391C"/>
    <w:rsid w:val="008E3F73"/>
    <w:rsid w:val="008E4435"/>
    <w:rsid w:val="008E470B"/>
    <w:rsid w:val="008E48AB"/>
    <w:rsid w:val="008E53D0"/>
    <w:rsid w:val="008E58E1"/>
    <w:rsid w:val="008E5C41"/>
    <w:rsid w:val="008E64CB"/>
    <w:rsid w:val="008E6B03"/>
    <w:rsid w:val="008E7327"/>
    <w:rsid w:val="008F0280"/>
    <w:rsid w:val="008F1196"/>
    <w:rsid w:val="008F1A09"/>
    <w:rsid w:val="008F1A7B"/>
    <w:rsid w:val="008F294F"/>
    <w:rsid w:val="008F3716"/>
    <w:rsid w:val="008F3F2B"/>
    <w:rsid w:val="008F4F9F"/>
    <w:rsid w:val="008F5004"/>
    <w:rsid w:val="008F5370"/>
    <w:rsid w:val="008F57EE"/>
    <w:rsid w:val="008F5A75"/>
    <w:rsid w:val="008F6448"/>
    <w:rsid w:val="008F64FA"/>
    <w:rsid w:val="008F7483"/>
    <w:rsid w:val="008F7838"/>
    <w:rsid w:val="008F7DDC"/>
    <w:rsid w:val="00900AD7"/>
    <w:rsid w:val="00900DF5"/>
    <w:rsid w:val="00901E33"/>
    <w:rsid w:val="0090214B"/>
    <w:rsid w:val="009024AE"/>
    <w:rsid w:val="00903678"/>
    <w:rsid w:val="00903F94"/>
    <w:rsid w:val="00904903"/>
    <w:rsid w:val="00904B13"/>
    <w:rsid w:val="00905671"/>
    <w:rsid w:val="00905892"/>
    <w:rsid w:val="00905969"/>
    <w:rsid w:val="00905A44"/>
    <w:rsid w:val="0090701A"/>
    <w:rsid w:val="009071BD"/>
    <w:rsid w:val="00910FD3"/>
    <w:rsid w:val="00911659"/>
    <w:rsid w:val="00911A9B"/>
    <w:rsid w:val="009136A6"/>
    <w:rsid w:val="00913C09"/>
    <w:rsid w:val="009149AA"/>
    <w:rsid w:val="00914EBF"/>
    <w:rsid w:val="0091587E"/>
    <w:rsid w:val="00915DD4"/>
    <w:rsid w:val="00915F97"/>
    <w:rsid w:val="009169DA"/>
    <w:rsid w:val="00917E76"/>
    <w:rsid w:val="0092083C"/>
    <w:rsid w:val="0092104E"/>
    <w:rsid w:val="00921637"/>
    <w:rsid w:val="00921AA0"/>
    <w:rsid w:val="0092264F"/>
    <w:rsid w:val="00922D80"/>
    <w:rsid w:val="00922D83"/>
    <w:rsid w:val="009233F1"/>
    <w:rsid w:val="00923708"/>
    <w:rsid w:val="009245EF"/>
    <w:rsid w:val="009246F7"/>
    <w:rsid w:val="00924FED"/>
    <w:rsid w:val="009252E6"/>
    <w:rsid w:val="00926971"/>
    <w:rsid w:val="009275BE"/>
    <w:rsid w:val="00931212"/>
    <w:rsid w:val="00931597"/>
    <w:rsid w:val="00931DF1"/>
    <w:rsid w:val="00931DF8"/>
    <w:rsid w:val="00932471"/>
    <w:rsid w:val="009328E9"/>
    <w:rsid w:val="0093299E"/>
    <w:rsid w:val="009333E8"/>
    <w:rsid w:val="0093395C"/>
    <w:rsid w:val="00933A01"/>
    <w:rsid w:val="00934755"/>
    <w:rsid w:val="00937EFD"/>
    <w:rsid w:val="00940140"/>
    <w:rsid w:val="00940155"/>
    <w:rsid w:val="0094059C"/>
    <w:rsid w:val="009405ED"/>
    <w:rsid w:val="00940FBE"/>
    <w:rsid w:val="00941FED"/>
    <w:rsid w:val="0094277B"/>
    <w:rsid w:val="00942905"/>
    <w:rsid w:val="009432DA"/>
    <w:rsid w:val="009438AE"/>
    <w:rsid w:val="00944BBB"/>
    <w:rsid w:val="0094501E"/>
    <w:rsid w:val="009457B6"/>
    <w:rsid w:val="0094582B"/>
    <w:rsid w:val="009459DE"/>
    <w:rsid w:val="0094652C"/>
    <w:rsid w:val="00947C7A"/>
    <w:rsid w:val="009509AA"/>
    <w:rsid w:val="00950E85"/>
    <w:rsid w:val="00951287"/>
    <w:rsid w:val="00951592"/>
    <w:rsid w:val="00951B40"/>
    <w:rsid w:val="00953477"/>
    <w:rsid w:val="00954CEF"/>
    <w:rsid w:val="00955EB9"/>
    <w:rsid w:val="00957B49"/>
    <w:rsid w:val="00960171"/>
    <w:rsid w:val="009606B0"/>
    <w:rsid w:val="009610A6"/>
    <w:rsid w:val="00961186"/>
    <w:rsid w:val="009614D1"/>
    <w:rsid w:val="00961CC2"/>
    <w:rsid w:val="00961D4A"/>
    <w:rsid w:val="0096250D"/>
    <w:rsid w:val="009625E8"/>
    <w:rsid w:val="00962AFB"/>
    <w:rsid w:val="00962B5A"/>
    <w:rsid w:val="0096390A"/>
    <w:rsid w:val="00964241"/>
    <w:rsid w:val="00964591"/>
    <w:rsid w:val="009645B9"/>
    <w:rsid w:val="00965430"/>
    <w:rsid w:val="009654C7"/>
    <w:rsid w:val="00966082"/>
    <w:rsid w:val="00966311"/>
    <w:rsid w:val="00966CAE"/>
    <w:rsid w:val="00966D8E"/>
    <w:rsid w:val="009671E5"/>
    <w:rsid w:val="0096765B"/>
    <w:rsid w:val="009703D3"/>
    <w:rsid w:val="00970699"/>
    <w:rsid w:val="009706E4"/>
    <w:rsid w:val="00971A87"/>
    <w:rsid w:val="00971FDA"/>
    <w:rsid w:val="0097236E"/>
    <w:rsid w:val="009724BF"/>
    <w:rsid w:val="00972763"/>
    <w:rsid w:val="00972CFA"/>
    <w:rsid w:val="00973557"/>
    <w:rsid w:val="009735B7"/>
    <w:rsid w:val="009739C0"/>
    <w:rsid w:val="00973E6A"/>
    <w:rsid w:val="0097472B"/>
    <w:rsid w:val="009752D7"/>
    <w:rsid w:val="0097572C"/>
    <w:rsid w:val="00976048"/>
    <w:rsid w:val="00976104"/>
    <w:rsid w:val="00976283"/>
    <w:rsid w:val="009766CC"/>
    <w:rsid w:val="00976C2D"/>
    <w:rsid w:val="00976F64"/>
    <w:rsid w:val="00977126"/>
    <w:rsid w:val="0097746C"/>
    <w:rsid w:val="009779C3"/>
    <w:rsid w:val="009804A6"/>
    <w:rsid w:val="00980D84"/>
    <w:rsid w:val="00981832"/>
    <w:rsid w:val="009829FA"/>
    <w:rsid w:val="009835C6"/>
    <w:rsid w:val="00983697"/>
    <w:rsid w:val="00983E1A"/>
    <w:rsid w:val="0098477B"/>
    <w:rsid w:val="009848A9"/>
    <w:rsid w:val="00984EDB"/>
    <w:rsid w:val="00985DC7"/>
    <w:rsid w:val="00986470"/>
    <w:rsid w:val="00986796"/>
    <w:rsid w:val="00986D3A"/>
    <w:rsid w:val="009871F8"/>
    <w:rsid w:val="009874E7"/>
    <w:rsid w:val="00990365"/>
    <w:rsid w:val="00990ABB"/>
    <w:rsid w:val="00991014"/>
    <w:rsid w:val="0099103E"/>
    <w:rsid w:val="00991D2D"/>
    <w:rsid w:val="00992528"/>
    <w:rsid w:val="00992920"/>
    <w:rsid w:val="009934B1"/>
    <w:rsid w:val="00993E16"/>
    <w:rsid w:val="00993F4D"/>
    <w:rsid w:val="00993F63"/>
    <w:rsid w:val="009945D2"/>
    <w:rsid w:val="00994640"/>
    <w:rsid w:val="00994661"/>
    <w:rsid w:val="00994768"/>
    <w:rsid w:val="00994936"/>
    <w:rsid w:val="00994A98"/>
    <w:rsid w:val="00994C24"/>
    <w:rsid w:val="00994D58"/>
    <w:rsid w:val="00994EE5"/>
    <w:rsid w:val="009956C9"/>
    <w:rsid w:val="00995778"/>
    <w:rsid w:val="00995C65"/>
    <w:rsid w:val="009971C4"/>
    <w:rsid w:val="00997479"/>
    <w:rsid w:val="009A00D5"/>
    <w:rsid w:val="009A0472"/>
    <w:rsid w:val="009A15F1"/>
    <w:rsid w:val="009A1B01"/>
    <w:rsid w:val="009A1E0E"/>
    <w:rsid w:val="009A2714"/>
    <w:rsid w:val="009A2914"/>
    <w:rsid w:val="009A2DA5"/>
    <w:rsid w:val="009A2E47"/>
    <w:rsid w:val="009A2F8C"/>
    <w:rsid w:val="009A30B2"/>
    <w:rsid w:val="009A3610"/>
    <w:rsid w:val="009A3BA0"/>
    <w:rsid w:val="009A3E32"/>
    <w:rsid w:val="009A4DC3"/>
    <w:rsid w:val="009A4F6B"/>
    <w:rsid w:val="009A5509"/>
    <w:rsid w:val="009A5990"/>
    <w:rsid w:val="009A5D25"/>
    <w:rsid w:val="009A6902"/>
    <w:rsid w:val="009A71E9"/>
    <w:rsid w:val="009A7C32"/>
    <w:rsid w:val="009A7FD7"/>
    <w:rsid w:val="009B0DF6"/>
    <w:rsid w:val="009B0EF9"/>
    <w:rsid w:val="009B139D"/>
    <w:rsid w:val="009B1B31"/>
    <w:rsid w:val="009B1E09"/>
    <w:rsid w:val="009B25A7"/>
    <w:rsid w:val="009B2AF0"/>
    <w:rsid w:val="009B313C"/>
    <w:rsid w:val="009B3A38"/>
    <w:rsid w:val="009B413B"/>
    <w:rsid w:val="009B46EE"/>
    <w:rsid w:val="009B4C99"/>
    <w:rsid w:val="009B4DEB"/>
    <w:rsid w:val="009B5164"/>
    <w:rsid w:val="009B5C18"/>
    <w:rsid w:val="009B5D1A"/>
    <w:rsid w:val="009B62B8"/>
    <w:rsid w:val="009C0206"/>
    <w:rsid w:val="009C02BB"/>
    <w:rsid w:val="009C0CA4"/>
    <w:rsid w:val="009C1762"/>
    <w:rsid w:val="009C1949"/>
    <w:rsid w:val="009C1B27"/>
    <w:rsid w:val="009C2365"/>
    <w:rsid w:val="009C2412"/>
    <w:rsid w:val="009C2E10"/>
    <w:rsid w:val="009C2E48"/>
    <w:rsid w:val="009C35B4"/>
    <w:rsid w:val="009C4368"/>
    <w:rsid w:val="009C44F7"/>
    <w:rsid w:val="009C58C8"/>
    <w:rsid w:val="009C5CA5"/>
    <w:rsid w:val="009C6968"/>
    <w:rsid w:val="009C6F20"/>
    <w:rsid w:val="009C712F"/>
    <w:rsid w:val="009C77E8"/>
    <w:rsid w:val="009C78F4"/>
    <w:rsid w:val="009C7E57"/>
    <w:rsid w:val="009C7EBB"/>
    <w:rsid w:val="009C7EF3"/>
    <w:rsid w:val="009D0C76"/>
    <w:rsid w:val="009D11B4"/>
    <w:rsid w:val="009D1706"/>
    <w:rsid w:val="009D1971"/>
    <w:rsid w:val="009D1FE6"/>
    <w:rsid w:val="009D27D7"/>
    <w:rsid w:val="009D2F8C"/>
    <w:rsid w:val="009D38A5"/>
    <w:rsid w:val="009D3D51"/>
    <w:rsid w:val="009D41D3"/>
    <w:rsid w:val="009D4993"/>
    <w:rsid w:val="009D5925"/>
    <w:rsid w:val="009D5E99"/>
    <w:rsid w:val="009D652B"/>
    <w:rsid w:val="009D66B7"/>
    <w:rsid w:val="009D6BA4"/>
    <w:rsid w:val="009D713E"/>
    <w:rsid w:val="009D7D7A"/>
    <w:rsid w:val="009E021F"/>
    <w:rsid w:val="009E1144"/>
    <w:rsid w:val="009E22D6"/>
    <w:rsid w:val="009E25F3"/>
    <w:rsid w:val="009E29C6"/>
    <w:rsid w:val="009E39E5"/>
    <w:rsid w:val="009E4400"/>
    <w:rsid w:val="009E440C"/>
    <w:rsid w:val="009E6C4A"/>
    <w:rsid w:val="009E6D13"/>
    <w:rsid w:val="009E73DF"/>
    <w:rsid w:val="009E7A89"/>
    <w:rsid w:val="009E7A95"/>
    <w:rsid w:val="009F110D"/>
    <w:rsid w:val="009F2DCF"/>
    <w:rsid w:val="009F36CE"/>
    <w:rsid w:val="009F3A9E"/>
    <w:rsid w:val="009F4473"/>
    <w:rsid w:val="009F4C5C"/>
    <w:rsid w:val="009F56E8"/>
    <w:rsid w:val="009F5944"/>
    <w:rsid w:val="009F6A92"/>
    <w:rsid w:val="009F736B"/>
    <w:rsid w:val="009F7573"/>
    <w:rsid w:val="009F7AD5"/>
    <w:rsid w:val="00A007FD"/>
    <w:rsid w:val="00A00AF9"/>
    <w:rsid w:val="00A00D7F"/>
    <w:rsid w:val="00A016B9"/>
    <w:rsid w:val="00A02020"/>
    <w:rsid w:val="00A03287"/>
    <w:rsid w:val="00A03354"/>
    <w:rsid w:val="00A0382B"/>
    <w:rsid w:val="00A03B2A"/>
    <w:rsid w:val="00A04800"/>
    <w:rsid w:val="00A0512E"/>
    <w:rsid w:val="00A05B4B"/>
    <w:rsid w:val="00A05DB7"/>
    <w:rsid w:val="00A0601B"/>
    <w:rsid w:val="00A061AA"/>
    <w:rsid w:val="00A06FF8"/>
    <w:rsid w:val="00A071DB"/>
    <w:rsid w:val="00A0720A"/>
    <w:rsid w:val="00A07995"/>
    <w:rsid w:val="00A10557"/>
    <w:rsid w:val="00A107AA"/>
    <w:rsid w:val="00A113A1"/>
    <w:rsid w:val="00A11F5E"/>
    <w:rsid w:val="00A11F74"/>
    <w:rsid w:val="00A12509"/>
    <w:rsid w:val="00A12A2C"/>
    <w:rsid w:val="00A12E52"/>
    <w:rsid w:val="00A12FA5"/>
    <w:rsid w:val="00A133E3"/>
    <w:rsid w:val="00A14ACA"/>
    <w:rsid w:val="00A14E65"/>
    <w:rsid w:val="00A150A5"/>
    <w:rsid w:val="00A151DF"/>
    <w:rsid w:val="00A155E4"/>
    <w:rsid w:val="00A15718"/>
    <w:rsid w:val="00A1656A"/>
    <w:rsid w:val="00A168FE"/>
    <w:rsid w:val="00A177F1"/>
    <w:rsid w:val="00A2064A"/>
    <w:rsid w:val="00A2152A"/>
    <w:rsid w:val="00A21709"/>
    <w:rsid w:val="00A21867"/>
    <w:rsid w:val="00A218D6"/>
    <w:rsid w:val="00A224E0"/>
    <w:rsid w:val="00A22852"/>
    <w:rsid w:val="00A22A22"/>
    <w:rsid w:val="00A23293"/>
    <w:rsid w:val="00A2335A"/>
    <w:rsid w:val="00A23563"/>
    <w:rsid w:val="00A2372B"/>
    <w:rsid w:val="00A24C80"/>
    <w:rsid w:val="00A25534"/>
    <w:rsid w:val="00A25782"/>
    <w:rsid w:val="00A25B0F"/>
    <w:rsid w:val="00A2621E"/>
    <w:rsid w:val="00A263B3"/>
    <w:rsid w:val="00A26E3F"/>
    <w:rsid w:val="00A271AB"/>
    <w:rsid w:val="00A277F7"/>
    <w:rsid w:val="00A27C4E"/>
    <w:rsid w:val="00A306E6"/>
    <w:rsid w:val="00A31298"/>
    <w:rsid w:val="00A312C1"/>
    <w:rsid w:val="00A3297C"/>
    <w:rsid w:val="00A32D76"/>
    <w:rsid w:val="00A32EFF"/>
    <w:rsid w:val="00A32F32"/>
    <w:rsid w:val="00A3395D"/>
    <w:rsid w:val="00A339D7"/>
    <w:rsid w:val="00A33EE4"/>
    <w:rsid w:val="00A34003"/>
    <w:rsid w:val="00A34166"/>
    <w:rsid w:val="00A34B7C"/>
    <w:rsid w:val="00A34E23"/>
    <w:rsid w:val="00A35513"/>
    <w:rsid w:val="00A3661F"/>
    <w:rsid w:val="00A36880"/>
    <w:rsid w:val="00A36B23"/>
    <w:rsid w:val="00A3774E"/>
    <w:rsid w:val="00A402A1"/>
    <w:rsid w:val="00A40B54"/>
    <w:rsid w:val="00A40D80"/>
    <w:rsid w:val="00A41592"/>
    <w:rsid w:val="00A4187F"/>
    <w:rsid w:val="00A418D4"/>
    <w:rsid w:val="00A4246C"/>
    <w:rsid w:val="00A427C5"/>
    <w:rsid w:val="00A42E22"/>
    <w:rsid w:val="00A42E73"/>
    <w:rsid w:val="00A42E8A"/>
    <w:rsid w:val="00A43844"/>
    <w:rsid w:val="00A439F6"/>
    <w:rsid w:val="00A43AB4"/>
    <w:rsid w:val="00A43B33"/>
    <w:rsid w:val="00A43FC8"/>
    <w:rsid w:val="00A44E03"/>
    <w:rsid w:val="00A45465"/>
    <w:rsid w:val="00A45F9D"/>
    <w:rsid w:val="00A4686F"/>
    <w:rsid w:val="00A47307"/>
    <w:rsid w:val="00A478E5"/>
    <w:rsid w:val="00A47ED1"/>
    <w:rsid w:val="00A502D3"/>
    <w:rsid w:val="00A50CD0"/>
    <w:rsid w:val="00A51293"/>
    <w:rsid w:val="00A51E49"/>
    <w:rsid w:val="00A522D8"/>
    <w:rsid w:val="00A52335"/>
    <w:rsid w:val="00A52B62"/>
    <w:rsid w:val="00A52C2A"/>
    <w:rsid w:val="00A543E9"/>
    <w:rsid w:val="00A5452D"/>
    <w:rsid w:val="00A5472E"/>
    <w:rsid w:val="00A5511B"/>
    <w:rsid w:val="00A551A2"/>
    <w:rsid w:val="00A55ED3"/>
    <w:rsid w:val="00A561D0"/>
    <w:rsid w:val="00A56610"/>
    <w:rsid w:val="00A5662A"/>
    <w:rsid w:val="00A56A32"/>
    <w:rsid w:val="00A5718B"/>
    <w:rsid w:val="00A57222"/>
    <w:rsid w:val="00A57ABD"/>
    <w:rsid w:val="00A600AB"/>
    <w:rsid w:val="00A602CA"/>
    <w:rsid w:val="00A607CC"/>
    <w:rsid w:val="00A61808"/>
    <w:rsid w:val="00A61D81"/>
    <w:rsid w:val="00A61DD7"/>
    <w:rsid w:val="00A62FFF"/>
    <w:rsid w:val="00A634A2"/>
    <w:rsid w:val="00A63DC2"/>
    <w:rsid w:val="00A63FD7"/>
    <w:rsid w:val="00A645BD"/>
    <w:rsid w:val="00A65181"/>
    <w:rsid w:val="00A65D23"/>
    <w:rsid w:val="00A65EBA"/>
    <w:rsid w:val="00A65EF0"/>
    <w:rsid w:val="00A66BC1"/>
    <w:rsid w:val="00A66F1A"/>
    <w:rsid w:val="00A6745B"/>
    <w:rsid w:val="00A6774F"/>
    <w:rsid w:val="00A678D9"/>
    <w:rsid w:val="00A679B7"/>
    <w:rsid w:val="00A70EEE"/>
    <w:rsid w:val="00A71A79"/>
    <w:rsid w:val="00A71C1D"/>
    <w:rsid w:val="00A72381"/>
    <w:rsid w:val="00A73315"/>
    <w:rsid w:val="00A73326"/>
    <w:rsid w:val="00A7366E"/>
    <w:rsid w:val="00A738CB"/>
    <w:rsid w:val="00A743A4"/>
    <w:rsid w:val="00A74FC0"/>
    <w:rsid w:val="00A74FD0"/>
    <w:rsid w:val="00A752B2"/>
    <w:rsid w:val="00A75618"/>
    <w:rsid w:val="00A75903"/>
    <w:rsid w:val="00A7594F"/>
    <w:rsid w:val="00A75D3F"/>
    <w:rsid w:val="00A75F3E"/>
    <w:rsid w:val="00A75FCC"/>
    <w:rsid w:val="00A769F3"/>
    <w:rsid w:val="00A76C1D"/>
    <w:rsid w:val="00A7702B"/>
    <w:rsid w:val="00A776E0"/>
    <w:rsid w:val="00A779B1"/>
    <w:rsid w:val="00A8053D"/>
    <w:rsid w:val="00A8058E"/>
    <w:rsid w:val="00A80808"/>
    <w:rsid w:val="00A80ACE"/>
    <w:rsid w:val="00A81062"/>
    <w:rsid w:val="00A81295"/>
    <w:rsid w:val="00A818BA"/>
    <w:rsid w:val="00A81A2B"/>
    <w:rsid w:val="00A81C03"/>
    <w:rsid w:val="00A82225"/>
    <w:rsid w:val="00A82300"/>
    <w:rsid w:val="00A826E9"/>
    <w:rsid w:val="00A828BD"/>
    <w:rsid w:val="00A82CB5"/>
    <w:rsid w:val="00A82FFF"/>
    <w:rsid w:val="00A83AD5"/>
    <w:rsid w:val="00A846BC"/>
    <w:rsid w:val="00A84DC0"/>
    <w:rsid w:val="00A85BA9"/>
    <w:rsid w:val="00A85CAB"/>
    <w:rsid w:val="00A85E61"/>
    <w:rsid w:val="00A8692B"/>
    <w:rsid w:val="00A872E7"/>
    <w:rsid w:val="00A8789C"/>
    <w:rsid w:val="00A87928"/>
    <w:rsid w:val="00A91A14"/>
    <w:rsid w:val="00A91B18"/>
    <w:rsid w:val="00A93412"/>
    <w:rsid w:val="00A9468D"/>
    <w:rsid w:val="00A94A9C"/>
    <w:rsid w:val="00A94AFA"/>
    <w:rsid w:val="00A94F24"/>
    <w:rsid w:val="00A95E52"/>
    <w:rsid w:val="00A966BE"/>
    <w:rsid w:val="00A96776"/>
    <w:rsid w:val="00A96AF3"/>
    <w:rsid w:val="00A96CD1"/>
    <w:rsid w:val="00A973D4"/>
    <w:rsid w:val="00A976C2"/>
    <w:rsid w:val="00A977F0"/>
    <w:rsid w:val="00A97E9C"/>
    <w:rsid w:val="00AA06A9"/>
    <w:rsid w:val="00AA14FF"/>
    <w:rsid w:val="00AA1FA7"/>
    <w:rsid w:val="00AA28AF"/>
    <w:rsid w:val="00AA2C24"/>
    <w:rsid w:val="00AA2C43"/>
    <w:rsid w:val="00AA638F"/>
    <w:rsid w:val="00AA6A7A"/>
    <w:rsid w:val="00AA6B2E"/>
    <w:rsid w:val="00AA7D03"/>
    <w:rsid w:val="00AB0364"/>
    <w:rsid w:val="00AB11C2"/>
    <w:rsid w:val="00AB17F2"/>
    <w:rsid w:val="00AB184F"/>
    <w:rsid w:val="00AB274C"/>
    <w:rsid w:val="00AB33B5"/>
    <w:rsid w:val="00AB3664"/>
    <w:rsid w:val="00AB36FE"/>
    <w:rsid w:val="00AB3FC0"/>
    <w:rsid w:val="00AB4350"/>
    <w:rsid w:val="00AB4796"/>
    <w:rsid w:val="00AB4A6E"/>
    <w:rsid w:val="00AB4AF7"/>
    <w:rsid w:val="00AB5522"/>
    <w:rsid w:val="00AB60BE"/>
    <w:rsid w:val="00AB6AC9"/>
    <w:rsid w:val="00AB712B"/>
    <w:rsid w:val="00AB75EA"/>
    <w:rsid w:val="00AB7959"/>
    <w:rsid w:val="00AC01D2"/>
    <w:rsid w:val="00AC0D10"/>
    <w:rsid w:val="00AC110D"/>
    <w:rsid w:val="00AC1345"/>
    <w:rsid w:val="00AC207C"/>
    <w:rsid w:val="00AC2DDA"/>
    <w:rsid w:val="00AC33B9"/>
    <w:rsid w:val="00AC3AB8"/>
    <w:rsid w:val="00AC3BBA"/>
    <w:rsid w:val="00AC3E92"/>
    <w:rsid w:val="00AC42AC"/>
    <w:rsid w:val="00AC4A20"/>
    <w:rsid w:val="00AC4C44"/>
    <w:rsid w:val="00AC4C92"/>
    <w:rsid w:val="00AC5AD8"/>
    <w:rsid w:val="00AC6C87"/>
    <w:rsid w:val="00AC6EED"/>
    <w:rsid w:val="00AC7613"/>
    <w:rsid w:val="00AC761D"/>
    <w:rsid w:val="00AC768E"/>
    <w:rsid w:val="00AC7B95"/>
    <w:rsid w:val="00AC7D1A"/>
    <w:rsid w:val="00AC7EBD"/>
    <w:rsid w:val="00AC7FE9"/>
    <w:rsid w:val="00AD016C"/>
    <w:rsid w:val="00AD15FC"/>
    <w:rsid w:val="00AD1ABE"/>
    <w:rsid w:val="00AD1C05"/>
    <w:rsid w:val="00AD254D"/>
    <w:rsid w:val="00AD3B2E"/>
    <w:rsid w:val="00AD3F64"/>
    <w:rsid w:val="00AD429C"/>
    <w:rsid w:val="00AD4C8B"/>
    <w:rsid w:val="00AD60FE"/>
    <w:rsid w:val="00AD630B"/>
    <w:rsid w:val="00AD63A4"/>
    <w:rsid w:val="00AD6AE8"/>
    <w:rsid w:val="00AD6F87"/>
    <w:rsid w:val="00AD7360"/>
    <w:rsid w:val="00AE036A"/>
    <w:rsid w:val="00AE1019"/>
    <w:rsid w:val="00AE1303"/>
    <w:rsid w:val="00AE251F"/>
    <w:rsid w:val="00AE363A"/>
    <w:rsid w:val="00AE378D"/>
    <w:rsid w:val="00AE39E9"/>
    <w:rsid w:val="00AE3A24"/>
    <w:rsid w:val="00AE3CB6"/>
    <w:rsid w:val="00AE3DB4"/>
    <w:rsid w:val="00AE44C8"/>
    <w:rsid w:val="00AE504B"/>
    <w:rsid w:val="00AE54E9"/>
    <w:rsid w:val="00AE57C4"/>
    <w:rsid w:val="00AE5A39"/>
    <w:rsid w:val="00AE6461"/>
    <w:rsid w:val="00AE646B"/>
    <w:rsid w:val="00AE648A"/>
    <w:rsid w:val="00AE6A72"/>
    <w:rsid w:val="00AF0288"/>
    <w:rsid w:val="00AF0676"/>
    <w:rsid w:val="00AF115C"/>
    <w:rsid w:val="00AF16E8"/>
    <w:rsid w:val="00AF1FB3"/>
    <w:rsid w:val="00AF26BE"/>
    <w:rsid w:val="00AF2DB2"/>
    <w:rsid w:val="00AF36EC"/>
    <w:rsid w:val="00AF394F"/>
    <w:rsid w:val="00AF3C42"/>
    <w:rsid w:val="00AF3EA3"/>
    <w:rsid w:val="00AF4146"/>
    <w:rsid w:val="00AF4988"/>
    <w:rsid w:val="00AF506D"/>
    <w:rsid w:val="00AF5350"/>
    <w:rsid w:val="00AF5C99"/>
    <w:rsid w:val="00AF600D"/>
    <w:rsid w:val="00AF604A"/>
    <w:rsid w:val="00AF66F5"/>
    <w:rsid w:val="00AF6819"/>
    <w:rsid w:val="00AF6CC2"/>
    <w:rsid w:val="00AF7267"/>
    <w:rsid w:val="00AF7701"/>
    <w:rsid w:val="00AF7A1A"/>
    <w:rsid w:val="00B005D6"/>
    <w:rsid w:val="00B00FFE"/>
    <w:rsid w:val="00B01214"/>
    <w:rsid w:val="00B012EC"/>
    <w:rsid w:val="00B01B5B"/>
    <w:rsid w:val="00B02BCC"/>
    <w:rsid w:val="00B03A9B"/>
    <w:rsid w:val="00B040EB"/>
    <w:rsid w:val="00B04129"/>
    <w:rsid w:val="00B049F0"/>
    <w:rsid w:val="00B05BDF"/>
    <w:rsid w:val="00B05EBD"/>
    <w:rsid w:val="00B063E8"/>
    <w:rsid w:val="00B06AC9"/>
    <w:rsid w:val="00B06AF9"/>
    <w:rsid w:val="00B07EE7"/>
    <w:rsid w:val="00B10CA2"/>
    <w:rsid w:val="00B114F2"/>
    <w:rsid w:val="00B11697"/>
    <w:rsid w:val="00B11C05"/>
    <w:rsid w:val="00B11FAB"/>
    <w:rsid w:val="00B12676"/>
    <w:rsid w:val="00B12E85"/>
    <w:rsid w:val="00B136ED"/>
    <w:rsid w:val="00B13870"/>
    <w:rsid w:val="00B13B19"/>
    <w:rsid w:val="00B13C4A"/>
    <w:rsid w:val="00B13F87"/>
    <w:rsid w:val="00B147CB"/>
    <w:rsid w:val="00B14C91"/>
    <w:rsid w:val="00B14D75"/>
    <w:rsid w:val="00B14F5D"/>
    <w:rsid w:val="00B15050"/>
    <w:rsid w:val="00B150B2"/>
    <w:rsid w:val="00B16384"/>
    <w:rsid w:val="00B16AAF"/>
    <w:rsid w:val="00B16F20"/>
    <w:rsid w:val="00B17254"/>
    <w:rsid w:val="00B174AB"/>
    <w:rsid w:val="00B17DDF"/>
    <w:rsid w:val="00B2023C"/>
    <w:rsid w:val="00B203C0"/>
    <w:rsid w:val="00B21013"/>
    <w:rsid w:val="00B21030"/>
    <w:rsid w:val="00B2109B"/>
    <w:rsid w:val="00B218D2"/>
    <w:rsid w:val="00B22369"/>
    <w:rsid w:val="00B225F6"/>
    <w:rsid w:val="00B2282B"/>
    <w:rsid w:val="00B23DC7"/>
    <w:rsid w:val="00B249DF"/>
    <w:rsid w:val="00B251C3"/>
    <w:rsid w:val="00B254C1"/>
    <w:rsid w:val="00B25AE4"/>
    <w:rsid w:val="00B262EE"/>
    <w:rsid w:val="00B26BC2"/>
    <w:rsid w:val="00B27250"/>
    <w:rsid w:val="00B30235"/>
    <w:rsid w:val="00B30868"/>
    <w:rsid w:val="00B31451"/>
    <w:rsid w:val="00B3150A"/>
    <w:rsid w:val="00B31D0C"/>
    <w:rsid w:val="00B31DDB"/>
    <w:rsid w:val="00B32145"/>
    <w:rsid w:val="00B324B6"/>
    <w:rsid w:val="00B32B8E"/>
    <w:rsid w:val="00B32BF2"/>
    <w:rsid w:val="00B33E9A"/>
    <w:rsid w:val="00B340E7"/>
    <w:rsid w:val="00B34AD1"/>
    <w:rsid w:val="00B35046"/>
    <w:rsid w:val="00B35C52"/>
    <w:rsid w:val="00B35E67"/>
    <w:rsid w:val="00B360A0"/>
    <w:rsid w:val="00B36319"/>
    <w:rsid w:val="00B373BC"/>
    <w:rsid w:val="00B37933"/>
    <w:rsid w:val="00B37D1B"/>
    <w:rsid w:val="00B37D71"/>
    <w:rsid w:val="00B37EB6"/>
    <w:rsid w:val="00B40141"/>
    <w:rsid w:val="00B40555"/>
    <w:rsid w:val="00B40CA6"/>
    <w:rsid w:val="00B40CB5"/>
    <w:rsid w:val="00B40DB5"/>
    <w:rsid w:val="00B41825"/>
    <w:rsid w:val="00B41A48"/>
    <w:rsid w:val="00B43152"/>
    <w:rsid w:val="00B431BD"/>
    <w:rsid w:val="00B432BE"/>
    <w:rsid w:val="00B4428C"/>
    <w:rsid w:val="00B44C44"/>
    <w:rsid w:val="00B4596B"/>
    <w:rsid w:val="00B4691F"/>
    <w:rsid w:val="00B478D9"/>
    <w:rsid w:val="00B47B1C"/>
    <w:rsid w:val="00B5002A"/>
    <w:rsid w:val="00B5083E"/>
    <w:rsid w:val="00B51D78"/>
    <w:rsid w:val="00B52B51"/>
    <w:rsid w:val="00B5321A"/>
    <w:rsid w:val="00B534EB"/>
    <w:rsid w:val="00B53864"/>
    <w:rsid w:val="00B53B5A"/>
    <w:rsid w:val="00B54A07"/>
    <w:rsid w:val="00B550A7"/>
    <w:rsid w:val="00B55245"/>
    <w:rsid w:val="00B55768"/>
    <w:rsid w:val="00B56747"/>
    <w:rsid w:val="00B5773A"/>
    <w:rsid w:val="00B57F87"/>
    <w:rsid w:val="00B60B92"/>
    <w:rsid w:val="00B612A4"/>
    <w:rsid w:val="00B6162B"/>
    <w:rsid w:val="00B621C8"/>
    <w:rsid w:val="00B62323"/>
    <w:rsid w:val="00B62E2B"/>
    <w:rsid w:val="00B630CB"/>
    <w:rsid w:val="00B631D5"/>
    <w:rsid w:val="00B6358D"/>
    <w:rsid w:val="00B635CE"/>
    <w:rsid w:val="00B647BA"/>
    <w:rsid w:val="00B64977"/>
    <w:rsid w:val="00B64BAC"/>
    <w:rsid w:val="00B66836"/>
    <w:rsid w:val="00B6711D"/>
    <w:rsid w:val="00B67A38"/>
    <w:rsid w:val="00B67B2C"/>
    <w:rsid w:val="00B67FB9"/>
    <w:rsid w:val="00B701AB"/>
    <w:rsid w:val="00B703A7"/>
    <w:rsid w:val="00B70525"/>
    <w:rsid w:val="00B70E9F"/>
    <w:rsid w:val="00B71984"/>
    <w:rsid w:val="00B71EBD"/>
    <w:rsid w:val="00B72A86"/>
    <w:rsid w:val="00B72D0D"/>
    <w:rsid w:val="00B74635"/>
    <w:rsid w:val="00B76AA3"/>
    <w:rsid w:val="00B76AAE"/>
    <w:rsid w:val="00B76C90"/>
    <w:rsid w:val="00B77255"/>
    <w:rsid w:val="00B77D35"/>
    <w:rsid w:val="00B8145F"/>
    <w:rsid w:val="00B83869"/>
    <w:rsid w:val="00B83BC9"/>
    <w:rsid w:val="00B83DF7"/>
    <w:rsid w:val="00B8449B"/>
    <w:rsid w:val="00B84647"/>
    <w:rsid w:val="00B854D3"/>
    <w:rsid w:val="00B858A3"/>
    <w:rsid w:val="00B85DC6"/>
    <w:rsid w:val="00B86B76"/>
    <w:rsid w:val="00B879FE"/>
    <w:rsid w:val="00B903DF"/>
    <w:rsid w:val="00B904F3"/>
    <w:rsid w:val="00B90DAB"/>
    <w:rsid w:val="00B90ED6"/>
    <w:rsid w:val="00B91069"/>
    <w:rsid w:val="00B91BBA"/>
    <w:rsid w:val="00B920B1"/>
    <w:rsid w:val="00B92162"/>
    <w:rsid w:val="00B9369F"/>
    <w:rsid w:val="00B93D2A"/>
    <w:rsid w:val="00B94705"/>
    <w:rsid w:val="00B9475D"/>
    <w:rsid w:val="00B94AFC"/>
    <w:rsid w:val="00B94FBB"/>
    <w:rsid w:val="00B9574D"/>
    <w:rsid w:val="00B9575A"/>
    <w:rsid w:val="00B96253"/>
    <w:rsid w:val="00B96B0C"/>
    <w:rsid w:val="00B96C8D"/>
    <w:rsid w:val="00B971B0"/>
    <w:rsid w:val="00B97D26"/>
    <w:rsid w:val="00B97F21"/>
    <w:rsid w:val="00B97FCF"/>
    <w:rsid w:val="00BA03AB"/>
    <w:rsid w:val="00BA0429"/>
    <w:rsid w:val="00BA0434"/>
    <w:rsid w:val="00BA3167"/>
    <w:rsid w:val="00BA32F0"/>
    <w:rsid w:val="00BA3CF6"/>
    <w:rsid w:val="00BA3F7B"/>
    <w:rsid w:val="00BA4722"/>
    <w:rsid w:val="00BA4E07"/>
    <w:rsid w:val="00BA51CD"/>
    <w:rsid w:val="00BA5253"/>
    <w:rsid w:val="00BA52C6"/>
    <w:rsid w:val="00BA66CC"/>
    <w:rsid w:val="00BA67A2"/>
    <w:rsid w:val="00BA7332"/>
    <w:rsid w:val="00BA7378"/>
    <w:rsid w:val="00BA7D5E"/>
    <w:rsid w:val="00BA7E0E"/>
    <w:rsid w:val="00BB0BFD"/>
    <w:rsid w:val="00BB209F"/>
    <w:rsid w:val="00BB21FD"/>
    <w:rsid w:val="00BB264F"/>
    <w:rsid w:val="00BB2822"/>
    <w:rsid w:val="00BB2F31"/>
    <w:rsid w:val="00BB3419"/>
    <w:rsid w:val="00BB4902"/>
    <w:rsid w:val="00BB4BDD"/>
    <w:rsid w:val="00BB5464"/>
    <w:rsid w:val="00BB5AA9"/>
    <w:rsid w:val="00BB5B1A"/>
    <w:rsid w:val="00BB6588"/>
    <w:rsid w:val="00BB6979"/>
    <w:rsid w:val="00BB6C5D"/>
    <w:rsid w:val="00BB77D7"/>
    <w:rsid w:val="00BB7986"/>
    <w:rsid w:val="00BB7B68"/>
    <w:rsid w:val="00BB7D16"/>
    <w:rsid w:val="00BC0B5E"/>
    <w:rsid w:val="00BC0D28"/>
    <w:rsid w:val="00BC1258"/>
    <w:rsid w:val="00BC1D4E"/>
    <w:rsid w:val="00BC3333"/>
    <w:rsid w:val="00BC35EE"/>
    <w:rsid w:val="00BC3627"/>
    <w:rsid w:val="00BC3829"/>
    <w:rsid w:val="00BC3968"/>
    <w:rsid w:val="00BC493B"/>
    <w:rsid w:val="00BC4A40"/>
    <w:rsid w:val="00BC4B97"/>
    <w:rsid w:val="00BC4F98"/>
    <w:rsid w:val="00BC5175"/>
    <w:rsid w:val="00BC5E7A"/>
    <w:rsid w:val="00BC5F5B"/>
    <w:rsid w:val="00BC7391"/>
    <w:rsid w:val="00BC75BB"/>
    <w:rsid w:val="00BC7F0F"/>
    <w:rsid w:val="00BD0173"/>
    <w:rsid w:val="00BD06DB"/>
    <w:rsid w:val="00BD0B10"/>
    <w:rsid w:val="00BD1177"/>
    <w:rsid w:val="00BD15D5"/>
    <w:rsid w:val="00BD288E"/>
    <w:rsid w:val="00BD3BB0"/>
    <w:rsid w:val="00BD3D2B"/>
    <w:rsid w:val="00BD441A"/>
    <w:rsid w:val="00BD4AD6"/>
    <w:rsid w:val="00BD6147"/>
    <w:rsid w:val="00BD648F"/>
    <w:rsid w:val="00BD6CCD"/>
    <w:rsid w:val="00BD726F"/>
    <w:rsid w:val="00BD74EA"/>
    <w:rsid w:val="00BD7BA7"/>
    <w:rsid w:val="00BE0650"/>
    <w:rsid w:val="00BE0D38"/>
    <w:rsid w:val="00BE1F19"/>
    <w:rsid w:val="00BE1FFE"/>
    <w:rsid w:val="00BE3040"/>
    <w:rsid w:val="00BE30A5"/>
    <w:rsid w:val="00BE3134"/>
    <w:rsid w:val="00BE3A27"/>
    <w:rsid w:val="00BE3DDA"/>
    <w:rsid w:val="00BE3EE2"/>
    <w:rsid w:val="00BE451B"/>
    <w:rsid w:val="00BE4CA7"/>
    <w:rsid w:val="00BE6A44"/>
    <w:rsid w:val="00BE7173"/>
    <w:rsid w:val="00BE7509"/>
    <w:rsid w:val="00BE75A5"/>
    <w:rsid w:val="00BE7D83"/>
    <w:rsid w:val="00BF058A"/>
    <w:rsid w:val="00BF08AB"/>
    <w:rsid w:val="00BF1C3F"/>
    <w:rsid w:val="00BF1F35"/>
    <w:rsid w:val="00BF24BA"/>
    <w:rsid w:val="00BF2718"/>
    <w:rsid w:val="00BF288C"/>
    <w:rsid w:val="00BF291B"/>
    <w:rsid w:val="00BF2D49"/>
    <w:rsid w:val="00BF2D66"/>
    <w:rsid w:val="00BF3382"/>
    <w:rsid w:val="00BF3B48"/>
    <w:rsid w:val="00BF4082"/>
    <w:rsid w:val="00BF502B"/>
    <w:rsid w:val="00BF5781"/>
    <w:rsid w:val="00BF70AE"/>
    <w:rsid w:val="00C008B5"/>
    <w:rsid w:val="00C00ED3"/>
    <w:rsid w:val="00C0104A"/>
    <w:rsid w:val="00C01B51"/>
    <w:rsid w:val="00C02057"/>
    <w:rsid w:val="00C02273"/>
    <w:rsid w:val="00C02B5C"/>
    <w:rsid w:val="00C02D1A"/>
    <w:rsid w:val="00C02D41"/>
    <w:rsid w:val="00C02F16"/>
    <w:rsid w:val="00C0370F"/>
    <w:rsid w:val="00C0417D"/>
    <w:rsid w:val="00C049B7"/>
    <w:rsid w:val="00C0529E"/>
    <w:rsid w:val="00C057A5"/>
    <w:rsid w:val="00C05B44"/>
    <w:rsid w:val="00C05DF9"/>
    <w:rsid w:val="00C06246"/>
    <w:rsid w:val="00C06837"/>
    <w:rsid w:val="00C06C64"/>
    <w:rsid w:val="00C06C7A"/>
    <w:rsid w:val="00C06D33"/>
    <w:rsid w:val="00C06D67"/>
    <w:rsid w:val="00C07296"/>
    <w:rsid w:val="00C0738B"/>
    <w:rsid w:val="00C07910"/>
    <w:rsid w:val="00C07CE7"/>
    <w:rsid w:val="00C07EE6"/>
    <w:rsid w:val="00C07FD4"/>
    <w:rsid w:val="00C101C8"/>
    <w:rsid w:val="00C10FBE"/>
    <w:rsid w:val="00C11895"/>
    <w:rsid w:val="00C121C8"/>
    <w:rsid w:val="00C125EB"/>
    <w:rsid w:val="00C126D6"/>
    <w:rsid w:val="00C135C3"/>
    <w:rsid w:val="00C135E9"/>
    <w:rsid w:val="00C13BF6"/>
    <w:rsid w:val="00C14751"/>
    <w:rsid w:val="00C148FE"/>
    <w:rsid w:val="00C14F05"/>
    <w:rsid w:val="00C14F2B"/>
    <w:rsid w:val="00C159B4"/>
    <w:rsid w:val="00C168EF"/>
    <w:rsid w:val="00C178FD"/>
    <w:rsid w:val="00C20EE0"/>
    <w:rsid w:val="00C2110E"/>
    <w:rsid w:val="00C21129"/>
    <w:rsid w:val="00C21827"/>
    <w:rsid w:val="00C21CED"/>
    <w:rsid w:val="00C21D7D"/>
    <w:rsid w:val="00C21FC8"/>
    <w:rsid w:val="00C240B4"/>
    <w:rsid w:val="00C24227"/>
    <w:rsid w:val="00C24A90"/>
    <w:rsid w:val="00C25043"/>
    <w:rsid w:val="00C25ED0"/>
    <w:rsid w:val="00C26513"/>
    <w:rsid w:val="00C26E80"/>
    <w:rsid w:val="00C27BC0"/>
    <w:rsid w:val="00C27D99"/>
    <w:rsid w:val="00C27FD0"/>
    <w:rsid w:val="00C309D9"/>
    <w:rsid w:val="00C31872"/>
    <w:rsid w:val="00C318E7"/>
    <w:rsid w:val="00C3254D"/>
    <w:rsid w:val="00C32C5B"/>
    <w:rsid w:val="00C33199"/>
    <w:rsid w:val="00C33323"/>
    <w:rsid w:val="00C34B6B"/>
    <w:rsid w:val="00C3560E"/>
    <w:rsid w:val="00C356B3"/>
    <w:rsid w:val="00C35900"/>
    <w:rsid w:val="00C35977"/>
    <w:rsid w:val="00C3671D"/>
    <w:rsid w:val="00C36D20"/>
    <w:rsid w:val="00C36FAE"/>
    <w:rsid w:val="00C370F8"/>
    <w:rsid w:val="00C37AC7"/>
    <w:rsid w:val="00C40613"/>
    <w:rsid w:val="00C40D17"/>
    <w:rsid w:val="00C40D3C"/>
    <w:rsid w:val="00C4169D"/>
    <w:rsid w:val="00C41CDC"/>
    <w:rsid w:val="00C43F95"/>
    <w:rsid w:val="00C44BA0"/>
    <w:rsid w:val="00C45122"/>
    <w:rsid w:val="00C45BEE"/>
    <w:rsid w:val="00C4715D"/>
    <w:rsid w:val="00C47756"/>
    <w:rsid w:val="00C506C0"/>
    <w:rsid w:val="00C5127C"/>
    <w:rsid w:val="00C52233"/>
    <w:rsid w:val="00C524C2"/>
    <w:rsid w:val="00C525D5"/>
    <w:rsid w:val="00C53266"/>
    <w:rsid w:val="00C532B0"/>
    <w:rsid w:val="00C53A49"/>
    <w:rsid w:val="00C5510E"/>
    <w:rsid w:val="00C55D39"/>
    <w:rsid w:val="00C5652E"/>
    <w:rsid w:val="00C56FFD"/>
    <w:rsid w:val="00C57615"/>
    <w:rsid w:val="00C57CFB"/>
    <w:rsid w:val="00C60627"/>
    <w:rsid w:val="00C61D1F"/>
    <w:rsid w:val="00C627C0"/>
    <w:rsid w:val="00C62841"/>
    <w:rsid w:val="00C62F25"/>
    <w:rsid w:val="00C64A75"/>
    <w:rsid w:val="00C65E6B"/>
    <w:rsid w:val="00C65E8D"/>
    <w:rsid w:val="00C66C6B"/>
    <w:rsid w:val="00C70662"/>
    <w:rsid w:val="00C713BF"/>
    <w:rsid w:val="00C71980"/>
    <w:rsid w:val="00C72744"/>
    <w:rsid w:val="00C73B86"/>
    <w:rsid w:val="00C74351"/>
    <w:rsid w:val="00C74725"/>
    <w:rsid w:val="00C74902"/>
    <w:rsid w:val="00C764A2"/>
    <w:rsid w:val="00C803D2"/>
    <w:rsid w:val="00C80871"/>
    <w:rsid w:val="00C80BBD"/>
    <w:rsid w:val="00C80D43"/>
    <w:rsid w:val="00C80DB1"/>
    <w:rsid w:val="00C813F9"/>
    <w:rsid w:val="00C81DA1"/>
    <w:rsid w:val="00C82730"/>
    <w:rsid w:val="00C828CC"/>
    <w:rsid w:val="00C82AB9"/>
    <w:rsid w:val="00C82D80"/>
    <w:rsid w:val="00C82ED5"/>
    <w:rsid w:val="00C83838"/>
    <w:rsid w:val="00C84112"/>
    <w:rsid w:val="00C854BA"/>
    <w:rsid w:val="00C856A9"/>
    <w:rsid w:val="00C8576D"/>
    <w:rsid w:val="00C85C48"/>
    <w:rsid w:val="00C861CA"/>
    <w:rsid w:val="00C86A60"/>
    <w:rsid w:val="00C86ED5"/>
    <w:rsid w:val="00C87065"/>
    <w:rsid w:val="00C87F38"/>
    <w:rsid w:val="00C90826"/>
    <w:rsid w:val="00C90978"/>
    <w:rsid w:val="00C90CFE"/>
    <w:rsid w:val="00C91203"/>
    <w:rsid w:val="00C91B1B"/>
    <w:rsid w:val="00C91B42"/>
    <w:rsid w:val="00C92722"/>
    <w:rsid w:val="00C94675"/>
    <w:rsid w:val="00C94CFD"/>
    <w:rsid w:val="00C95A42"/>
    <w:rsid w:val="00C95B85"/>
    <w:rsid w:val="00C95C43"/>
    <w:rsid w:val="00C96988"/>
    <w:rsid w:val="00C97510"/>
    <w:rsid w:val="00CA0027"/>
    <w:rsid w:val="00CA01CF"/>
    <w:rsid w:val="00CA085D"/>
    <w:rsid w:val="00CA1039"/>
    <w:rsid w:val="00CA10FE"/>
    <w:rsid w:val="00CA14AE"/>
    <w:rsid w:val="00CA18CD"/>
    <w:rsid w:val="00CA1D45"/>
    <w:rsid w:val="00CA2202"/>
    <w:rsid w:val="00CA2282"/>
    <w:rsid w:val="00CA3800"/>
    <w:rsid w:val="00CA427A"/>
    <w:rsid w:val="00CA4B53"/>
    <w:rsid w:val="00CA5EF4"/>
    <w:rsid w:val="00CA609B"/>
    <w:rsid w:val="00CA6AE9"/>
    <w:rsid w:val="00CA6BFD"/>
    <w:rsid w:val="00CA7574"/>
    <w:rsid w:val="00CB0C70"/>
    <w:rsid w:val="00CB0DE2"/>
    <w:rsid w:val="00CB0EDC"/>
    <w:rsid w:val="00CB20ED"/>
    <w:rsid w:val="00CB2120"/>
    <w:rsid w:val="00CB2739"/>
    <w:rsid w:val="00CB2917"/>
    <w:rsid w:val="00CB3783"/>
    <w:rsid w:val="00CB495E"/>
    <w:rsid w:val="00CB5274"/>
    <w:rsid w:val="00CB5B76"/>
    <w:rsid w:val="00CB5C1C"/>
    <w:rsid w:val="00CB63A5"/>
    <w:rsid w:val="00CB684D"/>
    <w:rsid w:val="00CB7B56"/>
    <w:rsid w:val="00CB7FFB"/>
    <w:rsid w:val="00CC05BF"/>
    <w:rsid w:val="00CC078E"/>
    <w:rsid w:val="00CC0DEF"/>
    <w:rsid w:val="00CC104C"/>
    <w:rsid w:val="00CC222C"/>
    <w:rsid w:val="00CC22DC"/>
    <w:rsid w:val="00CC36AD"/>
    <w:rsid w:val="00CC3DDB"/>
    <w:rsid w:val="00CC3E23"/>
    <w:rsid w:val="00CC4759"/>
    <w:rsid w:val="00CC4A9D"/>
    <w:rsid w:val="00CC4F4B"/>
    <w:rsid w:val="00CC5401"/>
    <w:rsid w:val="00CC5D3E"/>
    <w:rsid w:val="00CC5E61"/>
    <w:rsid w:val="00CC6AB5"/>
    <w:rsid w:val="00CC6C2A"/>
    <w:rsid w:val="00CC729D"/>
    <w:rsid w:val="00CC7989"/>
    <w:rsid w:val="00CD024A"/>
    <w:rsid w:val="00CD0A96"/>
    <w:rsid w:val="00CD1C35"/>
    <w:rsid w:val="00CD1ED9"/>
    <w:rsid w:val="00CD3187"/>
    <w:rsid w:val="00CD3230"/>
    <w:rsid w:val="00CD3600"/>
    <w:rsid w:val="00CD3671"/>
    <w:rsid w:val="00CD5273"/>
    <w:rsid w:val="00CD5681"/>
    <w:rsid w:val="00CD57B6"/>
    <w:rsid w:val="00CD5A17"/>
    <w:rsid w:val="00CD5E45"/>
    <w:rsid w:val="00CD6467"/>
    <w:rsid w:val="00CE1811"/>
    <w:rsid w:val="00CE1FA4"/>
    <w:rsid w:val="00CE20CD"/>
    <w:rsid w:val="00CE3309"/>
    <w:rsid w:val="00CE37F0"/>
    <w:rsid w:val="00CE4FF2"/>
    <w:rsid w:val="00CE5184"/>
    <w:rsid w:val="00CE58CA"/>
    <w:rsid w:val="00CE6456"/>
    <w:rsid w:val="00CE7275"/>
    <w:rsid w:val="00CE7441"/>
    <w:rsid w:val="00CE7A11"/>
    <w:rsid w:val="00CF04B6"/>
    <w:rsid w:val="00CF07B2"/>
    <w:rsid w:val="00CF0955"/>
    <w:rsid w:val="00CF0A2F"/>
    <w:rsid w:val="00CF1552"/>
    <w:rsid w:val="00CF1F46"/>
    <w:rsid w:val="00CF2A30"/>
    <w:rsid w:val="00CF2B13"/>
    <w:rsid w:val="00CF3C8B"/>
    <w:rsid w:val="00CF3DAD"/>
    <w:rsid w:val="00CF40AB"/>
    <w:rsid w:val="00CF5959"/>
    <w:rsid w:val="00CF5E62"/>
    <w:rsid w:val="00CF61AB"/>
    <w:rsid w:val="00CF6233"/>
    <w:rsid w:val="00CF693A"/>
    <w:rsid w:val="00CF694D"/>
    <w:rsid w:val="00CF7B53"/>
    <w:rsid w:val="00CF7FBA"/>
    <w:rsid w:val="00D00855"/>
    <w:rsid w:val="00D00AAB"/>
    <w:rsid w:val="00D012AC"/>
    <w:rsid w:val="00D01869"/>
    <w:rsid w:val="00D0251C"/>
    <w:rsid w:val="00D02726"/>
    <w:rsid w:val="00D0486E"/>
    <w:rsid w:val="00D04CD4"/>
    <w:rsid w:val="00D04E38"/>
    <w:rsid w:val="00D051AE"/>
    <w:rsid w:val="00D05D8F"/>
    <w:rsid w:val="00D065FA"/>
    <w:rsid w:val="00D066EF"/>
    <w:rsid w:val="00D07323"/>
    <w:rsid w:val="00D074B8"/>
    <w:rsid w:val="00D076C5"/>
    <w:rsid w:val="00D076E1"/>
    <w:rsid w:val="00D076F6"/>
    <w:rsid w:val="00D078E4"/>
    <w:rsid w:val="00D10516"/>
    <w:rsid w:val="00D111E6"/>
    <w:rsid w:val="00D114C3"/>
    <w:rsid w:val="00D118AA"/>
    <w:rsid w:val="00D1216C"/>
    <w:rsid w:val="00D12813"/>
    <w:rsid w:val="00D12C71"/>
    <w:rsid w:val="00D12CE7"/>
    <w:rsid w:val="00D13186"/>
    <w:rsid w:val="00D1334A"/>
    <w:rsid w:val="00D13A16"/>
    <w:rsid w:val="00D1419D"/>
    <w:rsid w:val="00D14679"/>
    <w:rsid w:val="00D14904"/>
    <w:rsid w:val="00D16C22"/>
    <w:rsid w:val="00D17422"/>
    <w:rsid w:val="00D17771"/>
    <w:rsid w:val="00D17E67"/>
    <w:rsid w:val="00D20022"/>
    <w:rsid w:val="00D20158"/>
    <w:rsid w:val="00D2072F"/>
    <w:rsid w:val="00D20D71"/>
    <w:rsid w:val="00D22458"/>
    <w:rsid w:val="00D227F4"/>
    <w:rsid w:val="00D2401D"/>
    <w:rsid w:val="00D244AB"/>
    <w:rsid w:val="00D2475B"/>
    <w:rsid w:val="00D24EAB"/>
    <w:rsid w:val="00D24F00"/>
    <w:rsid w:val="00D25979"/>
    <w:rsid w:val="00D2638E"/>
    <w:rsid w:val="00D27545"/>
    <w:rsid w:val="00D27C23"/>
    <w:rsid w:val="00D302ED"/>
    <w:rsid w:val="00D30330"/>
    <w:rsid w:val="00D30EEC"/>
    <w:rsid w:val="00D32706"/>
    <w:rsid w:val="00D3293A"/>
    <w:rsid w:val="00D330E0"/>
    <w:rsid w:val="00D33853"/>
    <w:rsid w:val="00D33F51"/>
    <w:rsid w:val="00D344D6"/>
    <w:rsid w:val="00D352D4"/>
    <w:rsid w:val="00D35EE0"/>
    <w:rsid w:val="00D35EFA"/>
    <w:rsid w:val="00D36378"/>
    <w:rsid w:val="00D36B5B"/>
    <w:rsid w:val="00D3706A"/>
    <w:rsid w:val="00D371CD"/>
    <w:rsid w:val="00D378B0"/>
    <w:rsid w:val="00D37AE3"/>
    <w:rsid w:val="00D4003B"/>
    <w:rsid w:val="00D404A5"/>
    <w:rsid w:val="00D40F70"/>
    <w:rsid w:val="00D415F0"/>
    <w:rsid w:val="00D41ABD"/>
    <w:rsid w:val="00D42684"/>
    <w:rsid w:val="00D42696"/>
    <w:rsid w:val="00D42CC8"/>
    <w:rsid w:val="00D42EA6"/>
    <w:rsid w:val="00D43132"/>
    <w:rsid w:val="00D440C8"/>
    <w:rsid w:val="00D441EB"/>
    <w:rsid w:val="00D4460F"/>
    <w:rsid w:val="00D44A60"/>
    <w:rsid w:val="00D454C3"/>
    <w:rsid w:val="00D455F5"/>
    <w:rsid w:val="00D4578E"/>
    <w:rsid w:val="00D458E6"/>
    <w:rsid w:val="00D45957"/>
    <w:rsid w:val="00D45AD8"/>
    <w:rsid w:val="00D46F19"/>
    <w:rsid w:val="00D477B3"/>
    <w:rsid w:val="00D50542"/>
    <w:rsid w:val="00D507B7"/>
    <w:rsid w:val="00D508DD"/>
    <w:rsid w:val="00D5100F"/>
    <w:rsid w:val="00D5138A"/>
    <w:rsid w:val="00D51698"/>
    <w:rsid w:val="00D51A36"/>
    <w:rsid w:val="00D51BF8"/>
    <w:rsid w:val="00D51C49"/>
    <w:rsid w:val="00D521C8"/>
    <w:rsid w:val="00D5380E"/>
    <w:rsid w:val="00D539F4"/>
    <w:rsid w:val="00D53AD1"/>
    <w:rsid w:val="00D54946"/>
    <w:rsid w:val="00D56232"/>
    <w:rsid w:val="00D562D1"/>
    <w:rsid w:val="00D56382"/>
    <w:rsid w:val="00D56812"/>
    <w:rsid w:val="00D56B44"/>
    <w:rsid w:val="00D57E24"/>
    <w:rsid w:val="00D60308"/>
    <w:rsid w:val="00D613A3"/>
    <w:rsid w:val="00D61DE1"/>
    <w:rsid w:val="00D62EEB"/>
    <w:rsid w:val="00D64734"/>
    <w:rsid w:val="00D6492B"/>
    <w:rsid w:val="00D64B22"/>
    <w:rsid w:val="00D64B52"/>
    <w:rsid w:val="00D64E39"/>
    <w:rsid w:val="00D653D7"/>
    <w:rsid w:val="00D6571F"/>
    <w:rsid w:val="00D65EE0"/>
    <w:rsid w:val="00D6774F"/>
    <w:rsid w:val="00D67AA1"/>
    <w:rsid w:val="00D67CE9"/>
    <w:rsid w:val="00D67D1F"/>
    <w:rsid w:val="00D70EC2"/>
    <w:rsid w:val="00D711D5"/>
    <w:rsid w:val="00D72C61"/>
    <w:rsid w:val="00D736A8"/>
    <w:rsid w:val="00D73D6F"/>
    <w:rsid w:val="00D73E7A"/>
    <w:rsid w:val="00D73F06"/>
    <w:rsid w:val="00D7403B"/>
    <w:rsid w:val="00D74993"/>
    <w:rsid w:val="00D760D0"/>
    <w:rsid w:val="00D7612D"/>
    <w:rsid w:val="00D767B4"/>
    <w:rsid w:val="00D767E7"/>
    <w:rsid w:val="00D76E0E"/>
    <w:rsid w:val="00D7711C"/>
    <w:rsid w:val="00D7744D"/>
    <w:rsid w:val="00D779FF"/>
    <w:rsid w:val="00D77BED"/>
    <w:rsid w:val="00D77C20"/>
    <w:rsid w:val="00D77D02"/>
    <w:rsid w:val="00D77D89"/>
    <w:rsid w:val="00D80CD7"/>
    <w:rsid w:val="00D81013"/>
    <w:rsid w:val="00D8145F"/>
    <w:rsid w:val="00D815D8"/>
    <w:rsid w:val="00D817EF"/>
    <w:rsid w:val="00D81EE4"/>
    <w:rsid w:val="00D82F7E"/>
    <w:rsid w:val="00D84366"/>
    <w:rsid w:val="00D843EF"/>
    <w:rsid w:val="00D84C27"/>
    <w:rsid w:val="00D84FC1"/>
    <w:rsid w:val="00D8532A"/>
    <w:rsid w:val="00D85D4A"/>
    <w:rsid w:val="00D868C9"/>
    <w:rsid w:val="00D90BD7"/>
    <w:rsid w:val="00D9105B"/>
    <w:rsid w:val="00D91262"/>
    <w:rsid w:val="00D91E8C"/>
    <w:rsid w:val="00D92C6D"/>
    <w:rsid w:val="00D92D77"/>
    <w:rsid w:val="00D93180"/>
    <w:rsid w:val="00D932B9"/>
    <w:rsid w:val="00D9347F"/>
    <w:rsid w:val="00D935CF"/>
    <w:rsid w:val="00D9364C"/>
    <w:rsid w:val="00D939EB"/>
    <w:rsid w:val="00D93B06"/>
    <w:rsid w:val="00D93C61"/>
    <w:rsid w:val="00D94391"/>
    <w:rsid w:val="00D94D58"/>
    <w:rsid w:val="00D95323"/>
    <w:rsid w:val="00D956A1"/>
    <w:rsid w:val="00D96280"/>
    <w:rsid w:val="00D96A54"/>
    <w:rsid w:val="00D96E90"/>
    <w:rsid w:val="00DA0910"/>
    <w:rsid w:val="00DA0B82"/>
    <w:rsid w:val="00DA0E41"/>
    <w:rsid w:val="00DA0F78"/>
    <w:rsid w:val="00DA2538"/>
    <w:rsid w:val="00DA27EC"/>
    <w:rsid w:val="00DA285C"/>
    <w:rsid w:val="00DA2EF1"/>
    <w:rsid w:val="00DA385B"/>
    <w:rsid w:val="00DA3A62"/>
    <w:rsid w:val="00DA4E1E"/>
    <w:rsid w:val="00DA4E2B"/>
    <w:rsid w:val="00DA55E0"/>
    <w:rsid w:val="00DA5D69"/>
    <w:rsid w:val="00DA5F08"/>
    <w:rsid w:val="00DA64EB"/>
    <w:rsid w:val="00DA69DE"/>
    <w:rsid w:val="00DA6D1F"/>
    <w:rsid w:val="00DA7B2A"/>
    <w:rsid w:val="00DA7DAC"/>
    <w:rsid w:val="00DB0553"/>
    <w:rsid w:val="00DB109E"/>
    <w:rsid w:val="00DB1602"/>
    <w:rsid w:val="00DB1DF9"/>
    <w:rsid w:val="00DB1E68"/>
    <w:rsid w:val="00DB2B70"/>
    <w:rsid w:val="00DB38EC"/>
    <w:rsid w:val="00DB4934"/>
    <w:rsid w:val="00DB49ED"/>
    <w:rsid w:val="00DB4B9F"/>
    <w:rsid w:val="00DB4D1F"/>
    <w:rsid w:val="00DB4F22"/>
    <w:rsid w:val="00DB53A2"/>
    <w:rsid w:val="00DB5F25"/>
    <w:rsid w:val="00DB623C"/>
    <w:rsid w:val="00DB6292"/>
    <w:rsid w:val="00DB6327"/>
    <w:rsid w:val="00DB6374"/>
    <w:rsid w:val="00DB683F"/>
    <w:rsid w:val="00DB6A1F"/>
    <w:rsid w:val="00DB71CF"/>
    <w:rsid w:val="00DB748F"/>
    <w:rsid w:val="00DB7BE2"/>
    <w:rsid w:val="00DB7C95"/>
    <w:rsid w:val="00DC0469"/>
    <w:rsid w:val="00DC1117"/>
    <w:rsid w:val="00DC130D"/>
    <w:rsid w:val="00DC1809"/>
    <w:rsid w:val="00DC1920"/>
    <w:rsid w:val="00DC1EC8"/>
    <w:rsid w:val="00DC1F09"/>
    <w:rsid w:val="00DC20F6"/>
    <w:rsid w:val="00DC2100"/>
    <w:rsid w:val="00DC2210"/>
    <w:rsid w:val="00DC225E"/>
    <w:rsid w:val="00DC2F59"/>
    <w:rsid w:val="00DC3260"/>
    <w:rsid w:val="00DC3962"/>
    <w:rsid w:val="00DC5AEF"/>
    <w:rsid w:val="00DC626D"/>
    <w:rsid w:val="00DC7826"/>
    <w:rsid w:val="00DC7EA8"/>
    <w:rsid w:val="00DD0455"/>
    <w:rsid w:val="00DD0BC4"/>
    <w:rsid w:val="00DD220C"/>
    <w:rsid w:val="00DD23F7"/>
    <w:rsid w:val="00DD27BF"/>
    <w:rsid w:val="00DD3E7D"/>
    <w:rsid w:val="00DD3FE7"/>
    <w:rsid w:val="00DD487F"/>
    <w:rsid w:val="00DD521B"/>
    <w:rsid w:val="00DD5A41"/>
    <w:rsid w:val="00DD6231"/>
    <w:rsid w:val="00DD6BE2"/>
    <w:rsid w:val="00DD6E5C"/>
    <w:rsid w:val="00DD6F26"/>
    <w:rsid w:val="00DE0860"/>
    <w:rsid w:val="00DE0A20"/>
    <w:rsid w:val="00DE0C0F"/>
    <w:rsid w:val="00DE0D62"/>
    <w:rsid w:val="00DE14F5"/>
    <w:rsid w:val="00DE180B"/>
    <w:rsid w:val="00DE1851"/>
    <w:rsid w:val="00DE1D76"/>
    <w:rsid w:val="00DE3042"/>
    <w:rsid w:val="00DE382B"/>
    <w:rsid w:val="00DE4705"/>
    <w:rsid w:val="00DE570C"/>
    <w:rsid w:val="00DE5BAE"/>
    <w:rsid w:val="00DE5BEC"/>
    <w:rsid w:val="00DE65CA"/>
    <w:rsid w:val="00DE6663"/>
    <w:rsid w:val="00DE7873"/>
    <w:rsid w:val="00DF0132"/>
    <w:rsid w:val="00DF017F"/>
    <w:rsid w:val="00DF0893"/>
    <w:rsid w:val="00DF13D1"/>
    <w:rsid w:val="00DF152E"/>
    <w:rsid w:val="00DF1F4F"/>
    <w:rsid w:val="00DF283E"/>
    <w:rsid w:val="00DF2D30"/>
    <w:rsid w:val="00DF2DA4"/>
    <w:rsid w:val="00DF30D3"/>
    <w:rsid w:val="00DF333E"/>
    <w:rsid w:val="00DF3483"/>
    <w:rsid w:val="00DF4DDD"/>
    <w:rsid w:val="00DF65BF"/>
    <w:rsid w:val="00DF6EB3"/>
    <w:rsid w:val="00DF7061"/>
    <w:rsid w:val="00E00367"/>
    <w:rsid w:val="00E0078C"/>
    <w:rsid w:val="00E00B1E"/>
    <w:rsid w:val="00E01323"/>
    <w:rsid w:val="00E01550"/>
    <w:rsid w:val="00E0231D"/>
    <w:rsid w:val="00E023CE"/>
    <w:rsid w:val="00E02A8F"/>
    <w:rsid w:val="00E030DC"/>
    <w:rsid w:val="00E03CC9"/>
    <w:rsid w:val="00E04262"/>
    <w:rsid w:val="00E06904"/>
    <w:rsid w:val="00E06E3D"/>
    <w:rsid w:val="00E079EC"/>
    <w:rsid w:val="00E07F5C"/>
    <w:rsid w:val="00E1006E"/>
    <w:rsid w:val="00E1057B"/>
    <w:rsid w:val="00E11E21"/>
    <w:rsid w:val="00E12304"/>
    <w:rsid w:val="00E1260A"/>
    <w:rsid w:val="00E12674"/>
    <w:rsid w:val="00E12DF1"/>
    <w:rsid w:val="00E138CE"/>
    <w:rsid w:val="00E1395E"/>
    <w:rsid w:val="00E14FDE"/>
    <w:rsid w:val="00E15305"/>
    <w:rsid w:val="00E1530B"/>
    <w:rsid w:val="00E158B4"/>
    <w:rsid w:val="00E15926"/>
    <w:rsid w:val="00E15F86"/>
    <w:rsid w:val="00E16AD5"/>
    <w:rsid w:val="00E1715D"/>
    <w:rsid w:val="00E17FBC"/>
    <w:rsid w:val="00E2041A"/>
    <w:rsid w:val="00E205A1"/>
    <w:rsid w:val="00E206BE"/>
    <w:rsid w:val="00E22512"/>
    <w:rsid w:val="00E22554"/>
    <w:rsid w:val="00E22AF5"/>
    <w:rsid w:val="00E22C38"/>
    <w:rsid w:val="00E22C4F"/>
    <w:rsid w:val="00E234C6"/>
    <w:rsid w:val="00E23AD6"/>
    <w:rsid w:val="00E23DA4"/>
    <w:rsid w:val="00E241CD"/>
    <w:rsid w:val="00E24897"/>
    <w:rsid w:val="00E24D92"/>
    <w:rsid w:val="00E24DAD"/>
    <w:rsid w:val="00E2634A"/>
    <w:rsid w:val="00E26531"/>
    <w:rsid w:val="00E27761"/>
    <w:rsid w:val="00E27B53"/>
    <w:rsid w:val="00E30C84"/>
    <w:rsid w:val="00E31D81"/>
    <w:rsid w:val="00E3233B"/>
    <w:rsid w:val="00E32476"/>
    <w:rsid w:val="00E340C2"/>
    <w:rsid w:val="00E34559"/>
    <w:rsid w:val="00E34D09"/>
    <w:rsid w:val="00E350AC"/>
    <w:rsid w:val="00E35654"/>
    <w:rsid w:val="00E35E45"/>
    <w:rsid w:val="00E3638B"/>
    <w:rsid w:val="00E364D3"/>
    <w:rsid w:val="00E3684B"/>
    <w:rsid w:val="00E369C1"/>
    <w:rsid w:val="00E3747B"/>
    <w:rsid w:val="00E37842"/>
    <w:rsid w:val="00E37D80"/>
    <w:rsid w:val="00E37D9A"/>
    <w:rsid w:val="00E403F3"/>
    <w:rsid w:val="00E41507"/>
    <w:rsid w:val="00E4270A"/>
    <w:rsid w:val="00E42917"/>
    <w:rsid w:val="00E43A87"/>
    <w:rsid w:val="00E44062"/>
    <w:rsid w:val="00E44A17"/>
    <w:rsid w:val="00E44FE8"/>
    <w:rsid w:val="00E45301"/>
    <w:rsid w:val="00E456F2"/>
    <w:rsid w:val="00E469C1"/>
    <w:rsid w:val="00E469CC"/>
    <w:rsid w:val="00E46C14"/>
    <w:rsid w:val="00E46E38"/>
    <w:rsid w:val="00E47248"/>
    <w:rsid w:val="00E4737C"/>
    <w:rsid w:val="00E474BD"/>
    <w:rsid w:val="00E474FB"/>
    <w:rsid w:val="00E47545"/>
    <w:rsid w:val="00E47BBC"/>
    <w:rsid w:val="00E47FD2"/>
    <w:rsid w:val="00E5003B"/>
    <w:rsid w:val="00E503E6"/>
    <w:rsid w:val="00E50AC3"/>
    <w:rsid w:val="00E50D38"/>
    <w:rsid w:val="00E51003"/>
    <w:rsid w:val="00E51030"/>
    <w:rsid w:val="00E5145E"/>
    <w:rsid w:val="00E52370"/>
    <w:rsid w:val="00E52650"/>
    <w:rsid w:val="00E530B7"/>
    <w:rsid w:val="00E549BC"/>
    <w:rsid w:val="00E54C97"/>
    <w:rsid w:val="00E5580E"/>
    <w:rsid w:val="00E56399"/>
    <w:rsid w:val="00E56856"/>
    <w:rsid w:val="00E57B90"/>
    <w:rsid w:val="00E60619"/>
    <w:rsid w:val="00E607A6"/>
    <w:rsid w:val="00E60885"/>
    <w:rsid w:val="00E60BDE"/>
    <w:rsid w:val="00E60D3C"/>
    <w:rsid w:val="00E62465"/>
    <w:rsid w:val="00E62CC5"/>
    <w:rsid w:val="00E62F08"/>
    <w:rsid w:val="00E632E1"/>
    <w:rsid w:val="00E63F87"/>
    <w:rsid w:val="00E642A5"/>
    <w:rsid w:val="00E64B05"/>
    <w:rsid w:val="00E64C94"/>
    <w:rsid w:val="00E657CA"/>
    <w:rsid w:val="00E65D59"/>
    <w:rsid w:val="00E67724"/>
    <w:rsid w:val="00E700CD"/>
    <w:rsid w:val="00E7077D"/>
    <w:rsid w:val="00E707EA"/>
    <w:rsid w:val="00E70F76"/>
    <w:rsid w:val="00E711D1"/>
    <w:rsid w:val="00E7183A"/>
    <w:rsid w:val="00E71965"/>
    <w:rsid w:val="00E71BCA"/>
    <w:rsid w:val="00E7381C"/>
    <w:rsid w:val="00E7466C"/>
    <w:rsid w:val="00E7500B"/>
    <w:rsid w:val="00E75D24"/>
    <w:rsid w:val="00E75F9E"/>
    <w:rsid w:val="00E76B29"/>
    <w:rsid w:val="00E76CA8"/>
    <w:rsid w:val="00E77803"/>
    <w:rsid w:val="00E801A4"/>
    <w:rsid w:val="00E8089A"/>
    <w:rsid w:val="00E80EF4"/>
    <w:rsid w:val="00E815C8"/>
    <w:rsid w:val="00E819F7"/>
    <w:rsid w:val="00E81DD9"/>
    <w:rsid w:val="00E82267"/>
    <w:rsid w:val="00E82B99"/>
    <w:rsid w:val="00E83488"/>
    <w:rsid w:val="00E837C0"/>
    <w:rsid w:val="00E837F8"/>
    <w:rsid w:val="00E838A0"/>
    <w:rsid w:val="00E846AD"/>
    <w:rsid w:val="00E849D4"/>
    <w:rsid w:val="00E85318"/>
    <w:rsid w:val="00E855BD"/>
    <w:rsid w:val="00E856BF"/>
    <w:rsid w:val="00E856D0"/>
    <w:rsid w:val="00E86074"/>
    <w:rsid w:val="00E8655C"/>
    <w:rsid w:val="00E86C90"/>
    <w:rsid w:val="00E90485"/>
    <w:rsid w:val="00E90B33"/>
    <w:rsid w:val="00E90B6B"/>
    <w:rsid w:val="00E90C4D"/>
    <w:rsid w:val="00E9199D"/>
    <w:rsid w:val="00E91D93"/>
    <w:rsid w:val="00E9238B"/>
    <w:rsid w:val="00E92BBF"/>
    <w:rsid w:val="00E9309B"/>
    <w:rsid w:val="00E936AF"/>
    <w:rsid w:val="00E943D3"/>
    <w:rsid w:val="00E94F82"/>
    <w:rsid w:val="00E952A6"/>
    <w:rsid w:val="00E957F9"/>
    <w:rsid w:val="00E95C4B"/>
    <w:rsid w:val="00E96220"/>
    <w:rsid w:val="00E965DF"/>
    <w:rsid w:val="00E967E2"/>
    <w:rsid w:val="00E96852"/>
    <w:rsid w:val="00E96B76"/>
    <w:rsid w:val="00E97325"/>
    <w:rsid w:val="00E97DB4"/>
    <w:rsid w:val="00EA00E4"/>
    <w:rsid w:val="00EA1459"/>
    <w:rsid w:val="00EA1553"/>
    <w:rsid w:val="00EA15CA"/>
    <w:rsid w:val="00EA20DE"/>
    <w:rsid w:val="00EA2CB9"/>
    <w:rsid w:val="00EA3234"/>
    <w:rsid w:val="00EA3BA8"/>
    <w:rsid w:val="00EA405E"/>
    <w:rsid w:val="00EA4850"/>
    <w:rsid w:val="00EA4A2E"/>
    <w:rsid w:val="00EA54AD"/>
    <w:rsid w:val="00EA596E"/>
    <w:rsid w:val="00EA5B82"/>
    <w:rsid w:val="00EA68F6"/>
    <w:rsid w:val="00EA6BEA"/>
    <w:rsid w:val="00EA723B"/>
    <w:rsid w:val="00EA72E7"/>
    <w:rsid w:val="00EA7912"/>
    <w:rsid w:val="00EB0732"/>
    <w:rsid w:val="00EB0914"/>
    <w:rsid w:val="00EB117A"/>
    <w:rsid w:val="00EB1584"/>
    <w:rsid w:val="00EB1714"/>
    <w:rsid w:val="00EB1719"/>
    <w:rsid w:val="00EB24D7"/>
    <w:rsid w:val="00EB3055"/>
    <w:rsid w:val="00EB3840"/>
    <w:rsid w:val="00EB5969"/>
    <w:rsid w:val="00EB5CF6"/>
    <w:rsid w:val="00EB63D6"/>
    <w:rsid w:val="00EB6D5D"/>
    <w:rsid w:val="00EB741D"/>
    <w:rsid w:val="00EB7FD7"/>
    <w:rsid w:val="00EC038E"/>
    <w:rsid w:val="00EC1694"/>
    <w:rsid w:val="00EC2085"/>
    <w:rsid w:val="00EC20C7"/>
    <w:rsid w:val="00EC23DC"/>
    <w:rsid w:val="00EC38EF"/>
    <w:rsid w:val="00EC3EC3"/>
    <w:rsid w:val="00EC430A"/>
    <w:rsid w:val="00EC4372"/>
    <w:rsid w:val="00EC45A4"/>
    <w:rsid w:val="00EC5597"/>
    <w:rsid w:val="00EC65F7"/>
    <w:rsid w:val="00EC704E"/>
    <w:rsid w:val="00ED009F"/>
    <w:rsid w:val="00ED0C0C"/>
    <w:rsid w:val="00ED14F7"/>
    <w:rsid w:val="00ED1706"/>
    <w:rsid w:val="00ED2BCD"/>
    <w:rsid w:val="00ED3538"/>
    <w:rsid w:val="00ED3F37"/>
    <w:rsid w:val="00ED41B7"/>
    <w:rsid w:val="00ED479B"/>
    <w:rsid w:val="00ED666A"/>
    <w:rsid w:val="00ED6F69"/>
    <w:rsid w:val="00ED6FFF"/>
    <w:rsid w:val="00ED7CFE"/>
    <w:rsid w:val="00ED7D19"/>
    <w:rsid w:val="00ED7DD3"/>
    <w:rsid w:val="00EE0098"/>
    <w:rsid w:val="00EE0920"/>
    <w:rsid w:val="00EE0927"/>
    <w:rsid w:val="00EE10BF"/>
    <w:rsid w:val="00EE29B5"/>
    <w:rsid w:val="00EE31AA"/>
    <w:rsid w:val="00EE4119"/>
    <w:rsid w:val="00EE4585"/>
    <w:rsid w:val="00EE61FA"/>
    <w:rsid w:val="00EE7807"/>
    <w:rsid w:val="00EE7DA6"/>
    <w:rsid w:val="00EF0501"/>
    <w:rsid w:val="00EF0B4A"/>
    <w:rsid w:val="00EF0B58"/>
    <w:rsid w:val="00EF125A"/>
    <w:rsid w:val="00EF19E1"/>
    <w:rsid w:val="00EF2E7E"/>
    <w:rsid w:val="00EF2EEF"/>
    <w:rsid w:val="00EF3C52"/>
    <w:rsid w:val="00EF3D9E"/>
    <w:rsid w:val="00EF4663"/>
    <w:rsid w:val="00EF4775"/>
    <w:rsid w:val="00EF58EF"/>
    <w:rsid w:val="00EF5EB0"/>
    <w:rsid w:val="00EF75F9"/>
    <w:rsid w:val="00EF783B"/>
    <w:rsid w:val="00EF7B58"/>
    <w:rsid w:val="00F00357"/>
    <w:rsid w:val="00F00A1B"/>
    <w:rsid w:val="00F01855"/>
    <w:rsid w:val="00F01C5C"/>
    <w:rsid w:val="00F01E0D"/>
    <w:rsid w:val="00F029D1"/>
    <w:rsid w:val="00F02E30"/>
    <w:rsid w:val="00F031DC"/>
    <w:rsid w:val="00F03889"/>
    <w:rsid w:val="00F048C7"/>
    <w:rsid w:val="00F050D7"/>
    <w:rsid w:val="00F05CE9"/>
    <w:rsid w:val="00F0619A"/>
    <w:rsid w:val="00F073F5"/>
    <w:rsid w:val="00F105C9"/>
    <w:rsid w:val="00F10B41"/>
    <w:rsid w:val="00F11317"/>
    <w:rsid w:val="00F11529"/>
    <w:rsid w:val="00F1167C"/>
    <w:rsid w:val="00F1185B"/>
    <w:rsid w:val="00F11E20"/>
    <w:rsid w:val="00F122D7"/>
    <w:rsid w:val="00F122FA"/>
    <w:rsid w:val="00F126CF"/>
    <w:rsid w:val="00F12EC4"/>
    <w:rsid w:val="00F131CA"/>
    <w:rsid w:val="00F13465"/>
    <w:rsid w:val="00F1373E"/>
    <w:rsid w:val="00F1388D"/>
    <w:rsid w:val="00F1442C"/>
    <w:rsid w:val="00F14D48"/>
    <w:rsid w:val="00F1500C"/>
    <w:rsid w:val="00F15B23"/>
    <w:rsid w:val="00F15BDD"/>
    <w:rsid w:val="00F160B5"/>
    <w:rsid w:val="00F1626B"/>
    <w:rsid w:val="00F163D4"/>
    <w:rsid w:val="00F16BE4"/>
    <w:rsid w:val="00F209F8"/>
    <w:rsid w:val="00F21886"/>
    <w:rsid w:val="00F221B4"/>
    <w:rsid w:val="00F22C70"/>
    <w:rsid w:val="00F22E97"/>
    <w:rsid w:val="00F238BB"/>
    <w:rsid w:val="00F239E3"/>
    <w:rsid w:val="00F23B02"/>
    <w:rsid w:val="00F23B76"/>
    <w:rsid w:val="00F23EF7"/>
    <w:rsid w:val="00F25128"/>
    <w:rsid w:val="00F25202"/>
    <w:rsid w:val="00F25261"/>
    <w:rsid w:val="00F2533B"/>
    <w:rsid w:val="00F25C89"/>
    <w:rsid w:val="00F26BDD"/>
    <w:rsid w:val="00F27879"/>
    <w:rsid w:val="00F27F9B"/>
    <w:rsid w:val="00F30914"/>
    <w:rsid w:val="00F30A9D"/>
    <w:rsid w:val="00F311F7"/>
    <w:rsid w:val="00F31C3F"/>
    <w:rsid w:val="00F31E95"/>
    <w:rsid w:val="00F32165"/>
    <w:rsid w:val="00F321E4"/>
    <w:rsid w:val="00F32700"/>
    <w:rsid w:val="00F32EB3"/>
    <w:rsid w:val="00F333EB"/>
    <w:rsid w:val="00F334AD"/>
    <w:rsid w:val="00F34264"/>
    <w:rsid w:val="00F34321"/>
    <w:rsid w:val="00F34479"/>
    <w:rsid w:val="00F3458C"/>
    <w:rsid w:val="00F3476E"/>
    <w:rsid w:val="00F34D5C"/>
    <w:rsid w:val="00F34E81"/>
    <w:rsid w:val="00F35AE0"/>
    <w:rsid w:val="00F35E9F"/>
    <w:rsid w:val="00F36466"/>
    <w:rsid w:val="00F364D8"/>
    <w:rsid w:val="00F36678"/>
    <w:rsid w:val="00F36731"/>
    <w:rsid w:val="00F3689C"/>
    <w:rsid w:val="00F371B1"/>
    <w:rsid w:val="00F40033"/>
    <w:rsid w:val="00F409CA"/>
    <w:rsid w:val="00F40BF6"/>
    <w:rsid w:val="00F40C05"/>
    <w:rsid w:val="00F40C4D"/>
    <w:rsid w:val="00F412F2"/>
    <w:rsid w:val="00F41DAF"/>
    <w:rsid w:val="00F4218A"/>
    <w:rsid w:val="00F423FB"/>
    <w:rsid w:val="00F42428"/>
    <w:rsid w:val="00F42BB9"/>
    <w:rsid w:val="00F434E7"/>
    <w:rsid w:val="00F437F6"/>
    <w:rsid w:val="00F43B33"/>
    <w:rsid w:val="00F44895"/>
    <w:rsid w:val="00F44C5D"/>
    <w:rsid w:val="00F46316"/>
    <w:rsid w:val="00F4675B"/>
    <w:rsid w:val="00F46859"/>
    <w:rsid w:val="00F46E34"/>
    <w:rsid w:val="00F47163"/>
    <w:rsid w:val="00F47A5E"/>
    <w:rsid w:val="00F47B84"/>
    <w:rsid w:val="00F47D68"/>
    <w:rsid w:val="00F50ED9"/>
    <w:rsid w:val="00F515F1"/>
    <w:rsid w:val="00F51632"/>
    <w:rsid w:val="00F52087"/>
    <w:rsid w:val="00F520A1"/>
    <w:rsid w:val="00F525DD"/>
    <w:rsid w:val="00F53531"/>
    <w:rsid w:val="00F536CB"/>
    <w:rsid w:val="00F53BA7"/>
    <w:rsid w:val="00F55906"/>
    <w:rsid w:val="00F55B9F"/>
    <w:rsid w:val="00F563AA"/>
    <w:rsid w:val="00F56436"/>
    <w:rsid w:val="00F572FA"/>
    <w:rsid w:val="00F57C8E"/>
    <w:rsid w:val="00F603CC"/>
    <w:rsid w:val="00F60419"/>
    <w:rsid w:val="00F60F13"/>
    <w:rsid w:val="00F62299"/>
    <w:rsid w:val="00F6282F"/>
    <w:rsid w:val="00F6387F"/>
    <w:rsid w:val="00F640DE"/>
    <w:rsid w:val="00F641D3"/>
    <w:rsid w:val="00F649F4"/>
    <w:rsid w:val="00F64B4F"/>
    <w:rsid w:val="00F65225"/>
    <w:rsid w:val="00F65524"/>
    <w:rsid w:val="00F65BF6"/>
    <w:rsid w:val="00F65E7A"/>
    <w:rsid w:val="00F6726A"/>
    <w:rsid w:val="00F673B9"/>
    <w:rsid w:val="00F677FC"/>
    <w:rsid w:val="00F70F02"/>
    <w:rsid w:val="00F71556"/>
    <w:rsid w:val="00F71BCF"/>
    <w:rsid w:val="00F71D81"/>
    <w:rsid w:val="00F71FD0"/>
    <w:rsid w:val="00F72A92"/>
    <w:rsid w:val="00F734A4"/>
    <w:rsid w:val="00F73603"/>
    <w:rsid w:val="00F73728"/>
    <w:rsid w:val="00F7379A"/>
    <w:rsid w:val="00F74635"/>
    <w:rsid w:val="00F74F6E"/>
    <w:rsid w:val="00F75399"/>
    <w:rsid w:val="00F75F2A"/>
    <w:rsid w:val="00F76DAC"/>
    <w:rsid w:val="00F77078"/>
    <w:rsid w:val="00F77A76"/>
    <w:rsid w:val="00F805D5"/>
    <w:rsid w:val="00F80AF8"/>
    <w:rsid w:val="00F80FA0"/>
    <w:rsid w:val="00F8125A"/>
    <w:rsid w:val="00F831C5"/>
    <w:rsid w:val="00F83581"/>
    <w:rsid w:val="00F8366D"/>
    <w:rsid w:val="00F83B29"/>
    <w:rsid w:val="00F843AD"/>
    <w:rsid w:val="00F844BF"/>
    <w:rsid w:val="00F844DA"/>
    <w:rsid w:val="00F84753"/>
    <w:rsid w:val="00F85105"/>
    <w:rsid w:val="00F85EB9"/>
    <w:rsid w:val="00F86668"/>
    <w:rsid w:val="00F87004"/>
    <w:rsid w:val="00F8717E"/>
    <w:rsid w:val="00F8772E"/>
    <w:rsid w:val="00F9033A"/>
    <w:rsid w:val="00F90C72"/>
    <w:rsid w:val="00F91946"/>
    <w:rsid w:val="00F921C8"/>
    <w:rsid w:val="00F9235F"/>
    <w:rsid w:val="00F930CD"/>
    <w:rsid w:val="00F93267"/>
    <w:rsid w:val="00F93886"/>
    <w:rsid w:val="00F9417D"/>
    <w:rsid w:val="00F94F8B"/>
    <w:rsid w:val="00F96EA8"/>
    <w:rsid w:val="00F97099"/>
    <w:rsid w:val="00F97414"/>
    <w:rsid w:val="00F9770D"/>
    <w:rsid w:val="00FA003A"/>
    <w:rsid w:val="00FA019E"/>
    <w:rsid w:val="00FA0513"/>
    <w:rsid w:val="00FA06E8"/>
    <w:rsid w:val="00FA1993"/>
    <w:rsid w:val="00FA2007"/>
    <w:rsid w:val="00FA22E4"/>
    <w:rsid w:val="00FA2753"/>
    <w:rsid w:val="00FA2825"/>
    <w:rsid w:val="00FA3C3F"/>
    <w:rsid w:val="00FA415A"/>
    <w:rsid w:val="00FA56B0"/>
    <w:rsid w:val="00FA5852"/>
    <w:rsid w:val="00FA6187"/>
    <w:rsid w:val="00FA6522"/>
    <w:rsid w:val="00FA71DC"/>
    <w:rsid w:val="00FA7400"/>
    <w:rsid w:val="00FA79CA"/>
    <w:rsid w:val="00FB0E17"/>
    <w:rsid w:val="00FB126D"/>
    <w:rsid w:val="00FB19DB"/>
    <w:rsid w:val="00FB1CAB"/>
    <w:rsid w:val="00FB1ED6"/>
    <w:rsid w:val="00FB1EDB"/>
    <w:rsid w:val="00FB1FF5"/>
    <w:rsid w:val="00FB21B0"/>
    <w:rsid w:val="00FB2792"/>
    <w:rsid w:val="00FB2D09"/>
    <w:rsid w:val="00FB2DE2"/>
    <w:rsid w:val="00FB42DB"/>
    <w:rsid w:val="00FB46CC"/>
    <w:rsid w:val="00FB487F"/>
    <w:rsid w:val="00FB4E76"/>
    <w:rsid w:val="00FB4EC3"/>
    <w:rsid w:val="00FB58C5"/>
    <w:rsid w:val="00FB5E14"/>
    <w:rsid w:val="00FB6A4F"/>
    <w:rsid w:val="00FB6E8E"/>
    <w:rsid w:val="00FB6F3B"/>
    <w:rsid w:val="00FB70C6"/>
    <w:rsid w:val="00FB7C8C"/>
    <w:rsid w:val="00FC06CF"/>
    <w:rsid w:val="00FC133C"/>
    <w:rsid w:val="00FC1796"/>
    <w:rsid w:val="00FC21EE"/>
    <w:rsid w:val="00FC26FD"/>
    <w:rsid w:val="00FC2A59"/>
    <w:rsid w:val="00FC2B5E"/>
    <w:rsid w:val="00FC2D9F"/>
    <w:rsid w:val="00FC2F9A"/>
    <w:rsid w:val="00FC32CF"/>
    <w:rsid w:val="00FC37AB"/>
    <w:rsid w:val="00FC470A"/>
    <w:rsid w:val="00FC53AF"/>
    <w:rsid w:val="00FC5B5A"/>
    <w:rsid w:val="00FC5F23"/>
    <w:rsid w:val="00FC699B"/>
    <w:rsid w:val="00FC7994"/>
    <w:rsid w:val="00FD0FD8"/>
    <w:rsid w:val="00FD15F3"/>
    <w:rsid w:val="00FD1D50"/>
    <w:rsid w:val="00FD1E9E"/>
    <w:rsid w:val="00FD2B59"/>
    <w:rsid w:val="00FD349B"/>
    <w:rsid w:val="00FD35C6"/>
    <w:rsid w:val="00FD3AD9"/>
    <w:rsid w:val="00FD3C5D"/>
    <w:rsid w:val="00FD4BF2"/>
    <w:rsid w:val="00FD4CDD"/>
    <w:rsid w:val="00FD4DAF"/>
    <w:rsid w:val="00FD6A5D"/>
    <w:rsid w:val="00FD708D"/>
    <w:rsid w:val="00FD7821"/>
    <w:rsid w:val="00FD7B82"/>
    <w:rsid w:val="00FE09CC"/>
    <w:rsid w:val="00FE0C8C"/>
    <w:rsid w:val="00FE0E65"/>
    <w:rsid w:val="00FE0FAA"/>
    <w:rsid w:val="00FE23F3"/>
    <w:rsid w:val="00FE25C5"/>
    <w:rsid w:val="00FE2951"/>
    <w:rsid w:val="00FE2FBF"/>
    <w:rsid w:val="00FE31B2"/>
    <w:rsid w:val="00FE326A"/>
    <w:rsid w:val="00FE36E5"/>
    <w:rsid w:val="00FE4177"/>
    <w:rsid w:val="00FE42BF"/>
    <w:rsid w:val="00FE5350"/>
    <w:rsid w:val="00FE5957"/>
    <w:rsid w:val="00FE5BD2"/>
    <w:rsid w:val="00FE7305"/>
    <w:rsid w:val="00FE7AF4"/>
    <w:rsid w:val="00FF0035"/>
    <w:rsid w:val="00FF0985"/>
    <w:rsid w:val="00FF0AA2"/>
    <w:rsid w:val="00FF0ED2"/>
    <w:rsid w:val="00FF17C4"/>
    <w:rsid w:val="00FF1E82"/>
    <w:rsid w:val="00FF2F4D"/>
    <w:rsid w:val="00FF3232"/>
    <w:rsid w:val="00FF369D"/>
    <w:rsid w:val="00FF3715"/>
    <w:rsid w:val="00FF4B8F"/>
    <w:rsid w:val="00FF4C2F"/>
    <w:rsid w:val="00FF4C6B"/>
    <w:rsid w:val="00FF4CB9"/>
    <w:rsid w:val="00FF54F0"/>
    <w:rsid w:val="00FF5B89"/>
    <w:rsid w:val="00FF5E47"/>
    <w:rsid w:val="00FF6C72"/>
    <w:rsid w:val="00FF7DC6"/>
    <w:rsid w:val="01F32F65"/>
    <w:rsid w:val="03595CE3"/>
    <w:rsid w:val="03D7A688"/>
    <w:rsid w:val="03E544F2"/>
    <w:rsid w:val="04F10AEE"/>
    <w:rsid w:val="057CD64A"/>
    <w:rsid w:val="05C121A6"/>
    <w:rsid w:val="09AB1A7C"/>
    <w:rsid w:val="0A8FDB79"/>
    <w:rsid w:val="0ABE658C"/>
    <w:rsid w:val="0ACA9B43"/>
    <w:rsid w:val="0C5B63C2"/>
    <w:rsid w:val="0E4E6F2F"/>
    <w:rsid w:val="112F6F01"/>
    <w:rsid w:val="13AB3FE9"/>
    <w:rsid w:val="14360F0D"/>
    <w:rsid w:val="143EFFA7"/>
    <w:rsid w:val="151751C1"/>
    <w:rsid w:val="1617373A"/>
    <w:rsid w:val="17687574"/>
    <w:rsid w:val="17745231"/>
    <w:rsid w:val="18025499"/>
    <w:rsid w:val="18E05B8E"/>
    <w:rsid w:val="1ACAF3CD"/>
    <w:rsid w:val="1BEA475F"/>
    <w:rsid w:val="1DD50C7C"/>
    <w:rsid w:val="1DFF8C60"/>
    <w:rsid w:val="1ECBF5DD"/>
    <w:rsid w:val="20DD5ABA"/>
    <w:rsid w:val="21BC6677"/>
    <w:rsid w:val="23031EC6"/>
    <w:rsid w:val="23A832C8"/>
    <w:rsid w:val="23EBE8E4"/>
    <w:rsid w:val="242AB115"/>
    <w:rsid w:val="24F4219E"/>
    <w:rsid w:val="2512BE2A"/>
    <w:rsid w:val="25679078"/>
    <w:rsid w:val="2598F299"/>
    <w:rsid w:val="25AD9AA2"/>
    <w:rsid w:val="25BF72C0"/>
    <w:rsid w:val="26E8CFD2"/>
    <w:rsid w:val="27DB782C"/>
    <w:rsid w:val="29A83C87"/>
    <w:rsid w:val="2A32A318"/>
    <w:rsid w:val="2A967F14"/>
    <w:rsid w:val="2BF538C3"/>
    <w:rsid w:val="2C703D09"/>
    <w:rsid w:val="2CA72DE8"/>
    <w:rsid w:val="2CF4BC89"/>
    <w:rsid w:val="2D88F261"/>
    <w:rsid w:val="30CD1714"/>
    <w:rsid w:val="34496EFC"/>
    <w:rsid w:val="34C54CA1"/>
    <w:rsid w:val="34DD4D06"/>
    <w:rsid w:val="3565C750"/>
    <w:rsid w:val="35B873C8"/>
    <w:rsid w:val="36BEE343"/>
    <w:rsid w:val="3705216D"/>
    <w:rsid w:val="378E44E6"/>
    <w:rsid w:val="383A3860"/>
    <w:rsid w:val="38FBAB22"/>
    <w:rsid w:val="39662D05"/>
    <w:rsid w:val="3ABE899D"/>
    <w:rsid w:val="3B727AD8"/>
    <w:rsid w:val="3D1E9DB8"/>
    <w:rsid w:val="3D935B19"/>
    <w:rsid w:val="3F4C1FA8"/>
    <w:rsid w:val="4053C0BB"/>
    <w:rsid w:val="40C28CA7"/>
    <w:rsid w:val="41CAC17D"/>
    <w:rsid w:val="41D6ABBA"/>
    <w:rsid w:val="42442A87"/>
    <w:rsid w:val="42860DE4"/>
    <w:rsid w:val="42F02B8E"/>
    <w:rsid w:val="434DECC2"/>
    <w:rsid w:val="437973D8"/>
    <w:rsid w:val="4512B4A5"/>
    <w:rsid w:val="4585EA43"/>
    <w:rsid w:val="46DAC4CC"/>
    <w:rsid w:val="46F4B04D"/>
    <w:rsid w:val="470963E2"/>
    <w:rsid w:val="47A730A3"/>
    <w:rsid w:val="48C6E04B"/>
    <w:rsid w:val="4945CAFD"/>
    <w:rsid w:val="4A5EBBA5"/>
    <w:rsid w:val="4A90D596"/>
    <w:rsid w:val="4B84640A"/>
    <w:rsid w:val="4C1F4501"/>
    <w:rsid w:val="4C261A19"/>
    <w:rsid w:val="4E27B2BD"/>
    <w:rsid w:val="4FED6B54"/>
    <w:rsid w:val="500AECB7"/>
    <w:rsid w:val="50A73049"/>
    <w:rsid w:val="51F1BD22"/>
    <w:rsid w:val="529C9856"/>
    <w:rsid w:val="542DC753"/>
    <w:rsid w:val="54448B35"/>
    <w:rsid w:val="5470B449"/>
    <w:rsid w:val="54B9F690"/>
    <w:rsid w:val="5520BF64"/>
    <w:rsid w:val="5648E026"/>
    <w:rsid w:val="5692203D"/>
    <w:rsid w:val="56E60947"/>
    <w:rsid w:val="5743501E"/>
    <w:rsid w:val="587E7160"/>
    <w:rsid w:val="58EF979B"/>
    <w:rsid w:val="599D92CF"/>
    <w:rsid w:val="59BCD659"/>
    <w:rsid w:val="5C39B14D"/>
    <w:rsid w:val="5C611ED6"/>
    <w:rsid w:val="5DAA315A"/>
    <w:rsid w:val="5E9D55A9"/>
    <w:rsid w:val="5F1AAD3A"/>
    <w:rsid w:val="5FB3B538"/>
    <w:rsid w:val="60D295A1"/>
    <w:rsid w:val="61C7AD11"/>
    <w:rsid w:val="61D0B7E8"/>
    <w:rsid w:val="637F38BB"/>
    <w:rsid w:val="6445FAE2"/>
    <w:rsid w:val="64A1DCAC"/>
    <w:rsid w:val="66363568"/>
    <w:rsid w:val="677C4256"/>
    <w:rsid w:val="699F48D4"/>
    <w:rsid w:val="6C6FE3F0"/>
    <w:rsid w:val="6CB034CE"/>
    <w:rsid w:val="6FF85197"/>
    <w:rsid w:val="713282CC"/>
    <w:rsid w:val="72A402BC"/>
    <w:rsid w:val="7324CAD6"/>
    <w:rsid w:val="74399A94"/>
    <w:rsid w:val="7571C351"/>
    <w:rsid w:val="7585AB2C"/>
    <w:rsid w:val="760CA8AD"/>
    <w:rsid w:val="767EE1AF"/>
    <w:rsid w:val="769F1387"/>
    <w:rsid w:val="77E9FB2E"/>
    <w:rsid w:val="78063360"/>
    <w:rsid w:val="78C98F93"/>
    <w:rsid w:val="798F6F70"/>
    <w:rsid w:val="7B052C3D"/>
    <w:rsid w:val="7BDD2F14"/>
    <w:rsid w:val="7CC5D8B2"/>
    <w:rsid w:val="7D842934"/>
    <w:rsid w:val="7D98D946"/>
    <w:rsid w:val="7EFAFF3F"/>
    <w:rsid w:val="7FC5DF4B"/>
    <w:rsid w:val="7FF78728"/>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9D1E"/>
  <w15:chartTrackingRefBased/>
  <w15:docId w15:val="{3D3B3DC1-4564-4A7F-A15F-609667987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460CA"/>
    <w:rPr>
      <w:kern w:val="0"/>
      <w14:ligatures w14:val="none"/>
    </w:rPr>
  </w:style>
  <w:style w:type="paragraph" w:styleId="1">
    <w:name w:val="heading 1"/>
    <w:basedOn w:val="a"/>
    <w:next w:val="a"/>
    <w:link w:val="10"/>
    <w:uiPriority w:val="9"/>
    <w:rsid w:val="00E153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rsid w:val="00DB49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153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530B"/>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E1530B"/>
    <w:rPr>
      <w:rFonts w:asciiTheme="majorHAnsi" w:eastAsiaTheme="majorEastAsia" w:hAnsiTheme="majorHAnsi" w:cstheme="majorBidi"/>
      <w:color w:val="1F3763" w:themeColor="accent1" w:themeShade="7F"/>
      <w:kern w:val="0"/>
      <w:sz w:val="24"/>
      <w:szCs w:val="24"/>
      <w14:ligatures w14:val="none"/>
    </w:rPr>
  </w:style>
  <w:style w:type="paragraph" w:customStyle="1" w:styleId="My-1">
    <w:name w:val="My - Абзац"/>
    <w:basedOn w:val="a"/>
    <w:link w:val="My-2"/>
    <w:qFormat/>
    <w:rsid w:val="00C07EE6"/>
    <w:pPr>
      <w:spacing w:after="120" w:line="240" w:lineRule="auto"/>
      <w:ind w:firstLine="851"/>
      <w:contextualSpacing/>
      <w:jc w:val="lowKashida"/>
    </w:pPr>
    <w:rPr>
      <w:rFonts w:ascii="Times New Roman" w:hAnsi="Times New Roman"/>
      <w:sz w:val="28"/>
    </w:rPr>
  </w:style>
  <w:style w:type="paragraph" w:styleId="a3">
    <w:name w:val="Balloon Text"/>
    <w:basedOn w:val="a"/>
    <w:link w:val="a4"/>
    <w:uiPriority w:val="99"/>
    <w:semiHidden/>
    <w:unhideWhenUsed/>
    <w:rsid w:val="00E1530B"/>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E1530B"/>
    <w:rPr>
      <w:rFonts w:ascii="Segoe UI" w:hAnsi="Segoe UI" w:cs="Segoe UI"/>
      <w:kern w:val="0"/>
      <w:sz w:val="18"/>
      <w:szCs w:val="18"/>
      <w14:ligatures w14:val="none"/>
    </w:rPr>
  </w:style>
  <w:style w:type="paragraph" w:styleId="a5">
    <w:name w:val="Revision"/>
    <w:hidden/>
    <w:uiPriority w:val="99"/>
    <w:semiHidden/>
    <w:rsid w:val="00E1530B"/>
    <w:pPr>
      <w:spacing w:after="0" w:line="240" w:lineRule="auto"/>
    </w:pPr>
    <w:rPr>
      <w:kern w:val="0"/>
      <w14:ligatures w14:val="none"/>
    </w:rPr>
  </w:style>
  <w:style w:type="table" w:styleId="a6">
    <w:name w:val="Table Grid"/>
    <w:basedOn w:val="a1"/>
    <w:uiPriority w:val="59"/>
    <w:unhideWhenUsed/>
    <w:rsid w:val="00E1530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E1530B"/>
    <w:rPr>
      <w:color w:val="0563C1"/>
      <w:u w:val="single"/>
    </w:rPr>
  </w:style>
  <w:style w:type="paragraph" w:styleId="a8">
    <w:name w:val="header"/>
    <w:basedOn w:val="a"/>
    <w:link w:val="a9"/>
    <w:uiPriority w:val="99"/>
    <w:unhideWhenUsed/>
    <w:rsid w:val="00E1530B"/>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1530B"/>
    <w:rPr>
      <w:kern w:val="0"/>
      <w14:ligatures w14:val="none"/>
    </w:rPr>
  </w:style>
  <w:style w:type="paragraph" w:styleId="aa">
    <w:name w:val="footer"/>
    <w:basedOn w:val="a"/>
    <w:link w:val="ab"/>
    <w:uiPriority w:val="99"/>
    <w:unhideWhenUsed/>
    <w:rsid w:val="00E1530B"/>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1530B"/>
    <w:rPr>
      <w:kern w:val="0"/>
      <w14:ligatures w14:val="none"/>
    </w:rPr>
  </w:style>
  <w:style w:type="paragraph" w:customStyle="1" w:styleId="My-">
    <w:name w:val="My - Заголовок раздела"/>
    <w:basedOn w:val="1"/>
    <w:next w:val="My-1"/>
    <w:link w:val="My-3"/>
    <w:qFormat/>
    <w:rsid w:val="004E3753"/>
    <w:pPr>
      <w:numPr>
        <w:numId w:val="122"/>
      </w:numPr>
      <w:tabs>
        <w:tab w:val="left" w:pos="709"/>
      </w:tabs>
      <w:spacing w:before="360" w:after="240" w:line="240" w:lineRule="auto"/>
      <w:ind w:left="568" w:hanging="284"/>
    </w:pPr>
    <w:rPr>
      <w:rFonts w:ascii="Times New Roman" w:eastAsia="Times New Roman" w:hAnsi="Times New Roman" w:cs="Times New Roman"/>
      <w:b/>
      <w:bCs/>
      <w:caps/>
      <w:color w:val="1A1A1A"/>
      <w:sz w:val="28"/>
      <w:szCs w:val="28"/>
      <w:lang w:eastAsia="ru-RU"/>
    </w:rPr>
  </w:style>
  <w:style w:type="character" w:customStyle="1" w:styleId="My-2">
    <w:name w:val="My - Абзац Знак"/>
    <w:basedOn w:val="a0"/>
    <w:link w:val="My-1"/>
    <w:rsid w:val="00C07EE6"/>
    <w:rPr>
      <w:rFonts w:ascii="Times New Roman" w:hAnsi="Times New Roman"/>
      <w:kern w:val="0"/>
      <w:sz w:val="28"/>
      <w14:ligatures w14:val="none"/>
    </w:rPr>
  </w:style>
  <w:style w:type="character" w:customStyle="1" w:styleId="My-3">
    <w:name w:val="My - Заголовок раздела Знак"/>
    <w:basedOn w:val="a0"/>
    <w:link w:val="My-"/>
    <w:rsid w:val="004E3753"/>
    <w:rPr>
      <w:rFonts w:ascii="Times New Roman" w:eastAsia="Times New Roman" w:hAnsi="Times New Roman" w:cs="Times New Roman"/>
      <w:b/>
      <w:bCs/>
      <w:caps/>
      <w:color w:val="1A1A1A"/>
      <w:kern w:val="0"/>
      <w:sz w:val="28"/>
      <w:szCs w:val="28"/>
      <w:lang w:eastAsia="ru-RU"/>
      <w14:ligatures w14:val="none"/>
    </w:rPr>
  </w:style>
  <w:style w:type="paragraph" w:customStyle="1" w:styleId="My-4">
    <w:name w:val="My - Заголовок подраздела"/>
    <w:basedOn w:val="2"/>
    <w:next w:val="My-1"/>
    <w:link w:val="My-5"/>
    <w:qFormat/>
    <w:rsid w:val="00985DC7"/>
    <w:pPr>
      <w:tabs>
        <w:tab w:val="left" w:pos="709"/>
      </w:tabs>
      <w:spacing w:before="0" w:after="360" w:line="240" w:lineRule="auto"/>
      <w:ind w:left="1418" w:hanging="851"/>
    </w:pPr>
    <w:rPr>
      <w:rFonts w:ascii="Times New Roman" w:eastAsia="Times New Roman" w:hAnsi="Times New Roman" w:cs="Times New Roman"/>
      <w:caps/>
      <w:color w:val="1A1A1A"/>
      <w:sz w:val="28"/>
      <w:szCs w:val="28"/>
      <w:lang w:eastAsia="ru-RU"/>
    </w:rPr>
  </w:style>
  <w:style w:type="character" w:customStyle="1" w:styleId="My-5">
    <w:name w:val="My - Заголовок подраздела Знак"/>
    <w:basedOn w:val="a0"/>
    <w:link w:val="My-4"/>
    <w:rsid w:val="00985DC7"/>
    <w:rPr>
      <w:rFonts w:ascii="Times New Roman" w:eastAsia="Times New Roman" w:hAnsi="Times New Roman" w:cs="Times New Roman"/>
      <w:caps/>
      <w:color w:val="1A1A1A"/>
      <w:kern w:val="0"/>
      <w:sz w:val="28"/>
      <w:szCs w:val="28"/>
      <w:lang w:eastAsia="ru-RU"/>
      <w14:ligatures w14:val="none"/>
    </w:rPr>
  </w:style>
  <w:style w:type="paragraph" w:styleId="ac">
    <w:name w:val="Title"/>
    <w:basedOn w:val="a"/>
    <w:next w:val="a"/>
    <w:link w:val="ad"/>
    <w:uiPriority w:val="10"/>
    <w:qFormat/>
    <w:rsid w:val="00E153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d">
    <w:name w:val="Заголовок Знак"/>
    <w:basedOn w:val="a0"/>
    <w:link w:val="ac"/>
    <w:uiPriority w:val="10"/>
    <w:rsid w:val="00E1530B"/>
    <w:rPr>
      <w:rFonts w:asciiTheme="majorHAnsi" w:eastAsiaTheme="majorEastAsia" w:hAnsiTheme="majorHAnsi" w:cstheme="majorBidi"/>
      <w:spacing w:val="-10"/>
      <w:kern w:val="28"/>
      <w:sz w:val="56"/>
      <w:szCs w:val="56"/>
      <w14:ligatures w14:val="none"/>
    </w:rPr>
  </w:style>
  <w:style w:type="character" w:customStyle="1" w:styleId="11">
    <w:name w:val="Неразрешенное упоминание1"/>
    <w:basedOn w:val="a0"/>
    <w:uiPriority w:val="99"/>
    <w:semiHidden/>
    <w:unhideWhenUsed/>
    <w:rsid w:val="00E1530B"/>
    <w:rPr>
      <w:color w:val="605E5C"/>
      <w:shd w:val="clear" w:color="auto" w:fill="E1DFDD"/>
    </w:rPr>
  </w:style>
  <w:style w:type="paragraph" w:styleId="ae">
    <w:name w:val="List Paragraph"/>
    <w:basedOn w:val="a"/>
    <w:uiPriority w:val="34"/>
    <w:qFormat/>
    <w:rsid w:val="00E1530B"/>
    <w:pPr>
      <w:ind w:left="720"/>
      <w:contextualSpacing/>
    </w:pPr>
  </w:style>
  <w:style w:type="character" w:styleId="af">
    <w:name w:val="Placeholder Text"/>
    <w:basedOn w:val="a0"/>
    <w:uiPriority w:val="99"/>
    <w:semiHidden/>
    <w:rsid w:val="00E1530B"/>
    <w:rPr>
      <w:color w:val="666666"/>
    </w:rPr>
  </w:style>
  <w:style w:type="paragraph" w:customStyle="1" w:styleId="My--">
    <w:name w:val="My - Заголовок под-подраздела"/>
    <w:basedOn w:val="3"/>
    <w:next w:val="My-1"/>
    <w:link w:val="My--0"/>
    <w:autoRedefine/>
    <w:qFormat/>
    <w:rsid w:val="008B7954"/>
    <w:pPr>
      <w:numPr>
        <w:numId w:val="112"/>
      </w:numPr>
      <w:spacing w:before="360"/>
      <w:ind w:left="1135" w:hanging="284"/>
    </w:pPr>
    <w:rPr>
      <w:rFonts w:ascii="Times New Roman" w:hAnsi="Times New Roman"/>
      <w:caps/>
      <w:color w:val="auto"/>
      <w:sz w:val="28"/>
      <w:szCs w:val="28"/>
    </w:rPr>
  </w:style>
  <w:style w:type="character" w:customStyle="1" w:styleId="My--0">
    <w:name w:val="My - Заголовок под-подраздела Знак"/>
    <w:basedOn w:val="My-5"/>
    <w:link w:val="My--"/>
    <w:rsid w:val="008B7954"/>
    <w:rPr>
      <w:rFonts w:ascii="Times New Roman" w:eastAsiaTheme="majorEastAsia" w:hAnsi="Times New Roman" w:cstheme="majorBidi"/>
      <w:caps/>
      <w:color w:val="1A1A1A"/>
      <w:kern w:val="0"/>
      <w:sz w:val="28"/>
      <w:szCs w:val="28"/>
      <w:lang w:eastAsia="ru-RU"/>
      <w14:ligatures w14:val="none"/>
    </w:rPr>
  </w:style>
  <w:style w:type="paragraph" w:styleId="af0">
    <w:name w:val="Normal (Web)"/>
    <w:basedOn w:val="a"/>
    <w:uiPriority w:val="99"/>
    <w:semiHidden/>
    <w:unhideWhenUsed/>
    <w:rsid w:val="00E1530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1">
    <w:name w:val="TOC Heading"/>
    <w:basedOn w:val="1"/>
    <w:next w:val="a"/>
    <w:uiPriority w:val="39"/>
    <w:unhideWhenUsed/>
    <w:qFormat/>
    <w:rsid w:val="00015BBC"/>
    <w:pPr>
      <w:outlineLvl w:val="9"/>
    </w:pPr>
    <w:rPr>
      <w:lang w:eastAsia="ru-RU"/>
    </w:rPr>
  </w:style>
  <w:style w:type="paragraph" w:styleId="12">
    <w:name w:val="toc 1"/>
    <w:basedOn w:val="a"/>
    <w:next w:val="a"/>
    <w:autoRedefine/>
    <w:uiPriority w:val="39"/>
    <w:unhideWhenUsed/>
    <w:rsid w:val="00934755"/>
    <w:pPr>
      <w:tabs>
        <w:tab w:val="left" w:pos="440"/>
        <w:tab w:val="right" w:leader="dot" w:pos="9344"/>
      </w:tabs>
      <w:spacing w:after="100"/>
      <w:pPrChange w:id="0" w:author="Иван Кукушкин" w:date="2025-05-27T20:55:00Z">
        <w:pPr>
          <w:tabs>
            <w:tab w:val="right" w:leader="dot" w:pos="9344"/>
          </w:tabs>
          <w:spacing w:after="100" w:line="259" w:lineRule="auto"/>
        </w:pPr>
      </w:pPrChange>
    </w:pPr>
    <w:rPr>
      <w:rPrChange w:id="0" w:author="Иван Кукушкин" w:date="2025-05-27T20:55:00Z">
        <w:rPr>
          <w:rFonts w:asciiTheme="minorHAnsi" w:eastAsiaTheme="minorHAnsi" w:hAnsiTheme="minorHAnsi" w:cstheme="minorBidi"/>
          <w:sz w:val="22"/>
          <w:szCs w:val="22"/>
          <w:lang w:val="ru-RU" w:eastAsia="en-US" w:bidi="ar-SA"/>
        </w:rPr>
      </w:rPrChange>
    </w:rPr>
  </w:style>
  <w:style w:type="paragraph" w:styleId="21">
    <w:name w:val="toc 2"/>
    <w:basedOn w:val="a"/>
    <w:next w:val="a"/>
    <w:autoRedefine/>
    <w:uiPriority w:val="39"/>
    <w:unhideWhenUsed/>
    <w:rsid w:val="0035295E"/>
    <w:pPr>
      <w:tabs>
        <w:tab w:val="left" w:pos="880"/>
        <w:tab w:val="right" w:leader="dot" w:pos="9344"/>
      </w:tabs>
      <w:spacing w:after="100"/>
      <w:ind w:left="220"/>
    </w:pPr>
    <w:rPr>
      <w:rFonts w:eastAsiaTheme="minorEastAsia" w:cs="Times New Roman"/>
      <w:lang w:eastAsia="ru-RU"/>
    </w:rPr>
  </w:style>
  <w:style w:type="paragraph" w:styleId="31">
    <w:name w:val="toc 3"/>
    <w:basedOn w:val="a"/>
    <w:next w:val="a"/>
    <w:autoRedefine/>
    <w:uiPriority w:val="39"/>
    <w:unhideWhenUsed/>
    <w:rsid w:val="00015BBC"/>
    <w:pPr>
      <w:spacing w:after="100"/>
      <w:ind w:left="440"/>
    </w:pPr>
    <w:rPr>
      <w:rFonts w:eastAsiaTheme="minorEastAsia" w:cs="Times New Roman"/>
      <w:lang w:eastAsia="ru-RU"/>
    </w:rPr>
  </w:style>
  <w:style w:type="character" w:customStyle="1" w:styleId="20">
    <w:name w:val="Заголовок 2 Знак"/>
    <w:basedOn w:val="a0"/>
    <w:link w:val="2"/>
    <w:uiPriority w:val="9"/>
    <w:semiHidden/>
    <w:rsid w:val="00DB49ED"/>
    <w:rPr>
      <w:rFonts w:asciiTheme="majorHAnsi" w:eastAsiaTheme="majorEastAsia" w:hAnsiTheme="majorHAnsi" w:cstheme="majorBidi"/>
      <w:color w:val="2F5496" w:themeColor="accent1" w:themeShade="BF"/>
      <w:kern w:val="0"/>
      <w:sz w:val="26"/>
      <w:szCs w:val="26"/>
      <w14:ligatures w14:val="none"/>
    </w:rPr>
  </w:style>
  <w:style w:type="character" w:customStyle="1" w:styleId="hgkelc">
    <w:name w:val="hgkelc"/>
    <w:basedOn w:val="a0"/>
    <w:rsid w:val="00360274"/>
  </w:style>
  <w:style w:type="character" w:styleId="af2">
    <w:name w:val="FollowedHyperlink"/>
    <w:basedOn w:val="a0"/>
    <w:uiPriority w:val="99"/>
    <w:semiHidden/>
    <w:unhideWhenUsed/>
    <w:rsid w:val="00E967E2"/>
    <w:rPr>
      <w:color w:val="954F72" w:themeColor="followedHyperlink"/>
      <w:u w:val="single"/>
    </w:rPr>
  </w:style>
  <w:style w:type="paragraph" w:customStyle="1" w:styleId="My-0">
    <w:name w:val="My - Абзац маркированный"/>
    <w:basedOn w:val="a"/>
    <w:qFormat/>
    <w:rsid w:val="00F71D81"/>
    <w:pPr>
      <w:numPr>
        <w:numId w:val="127"/>
      </w:numPr>
      <w:spacing w:after="0" w:line="240" w:lineRule="auto"/>
      <w:jc w:val="both"/>
    </w:pPr>
    <w:rPr>
      <w:rFonts w:ascii="Times New Roman" w:hAnsi="Times New Roman" w:cs="Times New Roman"/>
      <w:sz w:val="28"/>
      <w:szCs w:val="28"/>
    </w:rPr>
  </w:style>
  <w:style w:type="character" w:styleId="af3">
    <w:name w:val="annotation reference"/>
    <w:basedOn w:val="a0"/>
    <w:uiPriority w:val="99"/>
    <w:semiHidden/>
    <w:unhideWhenUsed/>
    <w:rsid w:val="00A607CC"/>
    <w:rPr>
      <w:sz w:val="16"/>
      <w:szCs w:val="16"/>
    </w:rPr>
  </w:style>
  <w:style w:type="paragraph" w:styleId="af4">
    <w:name w:val="annotation text"/>
    <w:basedOn w:val="a"/>
    <w:link w:val="af5"/>
    <w:uiPriority w:val="99"/>
    <w:unhideWhenUsed/>
    <w:rsid w:val="00A607CC"/>
    <w:pPr>
      <w:spacing w:line="240" w:lineRule="auto"/>
    </w:pPr>
    <w:rPr>
      <w:sz w:val="20"/>
      <w:szCs w:val="20"/>
    </w:rPr>
  </w:style>
  <w:style w:type="character" w:customStyle="1" w:styleId="af5">
    <w:name w:val="Текст примечания Знак"/>
    <w:basedOn w:val="a0"/>
    <w:link w:val="af4"/>
    <w:uiPriority w:val="99"/>
    <w:rsid w:val="00A607CC"/>
    <w:rPr>
      <w:kern w:val="0"/>
      <w:sz w:val="20"/>
      <w:szCs w:val="20"/>
      <w14:ligatures w14:val="none"/>
    </w:rPr>
  </w:style>
  <w:style w:type="paragraph" w:styleId="af6">
    <w:name w:val="annotation subject"/>
    <w:basedOn w:val="af4"/>
    <w:next w:val="af4"/>
    <w:link w:val="af7"/>
    <w:uiPriority w:val="99"/>
    <w:semiHidden/>
    <w:unhideWhenUsed/>
    <w:rsid w:val="00A607CC"/>
    <w:rPr>
      <w:b/>
      <w:bCs/>
    </w:rPr>
  </w:style>
  <w:style w:type="character" w:customStyle="1" w:styleId="af7">
    <w:name w:val="Тема примечания Знак"/>
    <w:basedOn w:val="af5"/>
    <w:link w:val="af6"/>
    <w:uiPriority w:val="99"/>
    <w:semiHidden/>
    <w:rsid w:val="00A607CC"/>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8865">
      <w:bodyDiv w:val="1"/>
      <w:marLeft w:val="0"/>
      <w:marRight w:val="0"/>
      <w:marTop w:val="0"/>
      <w:marBottom w:val="0"/>
      <w:divBdr>
        <w:top w:val="none" w:sz="0" w:space="0" w:color="auto"/>
        <w:left w:val="none" w:sz="0" w:space="0" w:color="auto"/>
        <w:bottom w:val="none" w:sz="0" w:space="0" w:color="auto"/>
        <w:right w:val="none" w:sz="0" w:space="0" w:color="auto"/>
      </w:divBdr>
    </w:div>
    <w:div w:id="131681917">
      <w:bodyDiv w:val="1"/>
      <w:marLeft w:val="0"/>
      <w:marRight w:val="0"/>
      <w:marTop w:val="0"/>
      <w:marBottom w:val="0"/>
      <w:divBdr>
        <w:top w:val="none" w:sz="0" w:space="0" w:color="auto"/>
        <w:left w:val="none" w:sz="0" w:space="0" w:color="auto"/>
        <w:bottom w:val="none" w:sz="0" w:space="0" w:color="auto"/>
        <w:right w:val="none" w:sz="0" w:space="0" w:color="auto"/>
      </w:divBdr>
    </w:div>
    <w:div w:id="141117911">
      <w:bodyDiv w:val="1"/>
      <w:marLeft w:val="0"/>
      <w:marRight w:val="0"/>
      <w:marTop w:val="0"/>
      <w:marBottom w:val="0"/>
      <w:divBdr>
        <w:top w:val="none" w:sz="0" w:space="0" w:color="auto"/>
        <w:left w:val="none" w:sz="0" w:space="0" w:color="auto"/>
        <w:bottom w:val="none" w:sz="0" w:space="0" w:color="auto"/>
        <w:right w:val="none" w:sz="0" w:space="0" w:color="auto"/>
      </w:divBdr>
    </w:div>
    <w:div w:id="189925321">
      <w:bodyDiv w:val="1"/>
      <w:marLeft w:val="0"/>
      <w:marRight w:val="0"/>
      <w:marTop w:val="0"/>
      <w:marBottom w:val="0"/>
      <w:divBdr>
        <w:top w:val="none" w:sz="0" w:space="0" w:color="auto"/>
        <w:left w:val="none" w:sz="0" w:space="0" w:color="auto"/>
        <w:bottom w:val="none" w:sz="0" w:space="0" w:color="auto"/>
        <w:right w:val="none" w:sz="0" w:space="0" w:color="auto"/>
      </w:divBdr>
    </w:div>
    <w:div w:id="567501519">
      <w:bodyDiv w:val="1"/>
      <w:marLeft w:val="0"/>
      <w:marRight w:val="0"/>
      <w:marTop w:val="0"/>
      <w:marBottom w:val="0"/>
      <w:divBdr>
        <w:top w:val="none" w:sz="0" w:space="0" w:color="auto"/>
        <w:left w:val="none" w:sz="0" w:space="0" w:color="auto"/>
        <w:bottom w:val="none" w:sz="0" w:space="0" w:color="auto"/>
        <w:right w:val="none" w:sz="0" w:space="0" w:color="auto"/>
      </w:divBdr>
    </w:div>
    <w:div w:id="784929995">
      <w:bodyDiv w:val="1"/>
      <w:marLeft w:val="0"/>
      <w:marRight w:val="0"/>
      <w:marTop w:val="0"/>
      <w:marBottom w:val="0"/>
      <w:divBdr>
        <w:top w:val="none" w:sz="0" w:space="0" w:color="auto"/>
        <w:left w:val="none" w:sz="0" w:space="0" w:color="auto"/>
        <w:bottom w:val="none" w:sz="0" w:space="0" w:color="auto"/>
        <w:right w:val="none" w:sz="0" w:space="0" w:color="auto"/>
      </w:divBdr>
    </w:div>
    <w:div w:id="796219820">
      <w:bodyDiv w:val="1"/>
      <w:marLeft w:val="0"/>
      <w:marRight w:val="0"/>
      <w:marTop w:val="0"/>
      <w:marBottom w:val="0"/>
      <w:divBdr>
        <w:top w:val="none" w:sz="0" w:space="0" w:color="auto"/>
        <w:left w:val="none" w:sz="0" w:space="0" w:color="auto"/>
        <w:bottom w:val="none" w:sz="0" w:space="0" w:color="auto"/>
        <w:right w:val="none" w:sz="0" w:space="0" w:color="auto"/>
      </w:divBdr>
    </w:div>
    <w:div w:id="934247356">
      <w:bodyDiv w:val="1"/>
      <w:marLeft w:val="0"/>
      <w:marRight w:val="0"/>
      <w:marTop w:val="0"/>
      <w:marBottom w:val="0"/>
      <w:divBdr>
        <w:top w:val="none" w:sz="0" w:space="0" w:color="auto"/>
        <w:left w:val="none" w:sz="0" w:space="0" w:color="auto"/>
        <w:bottom w:val="none" w:sz="0" w:space="0" w:color="auto"/>
        <w:right w:val="none" w:sz="0" w:space="0" w:color="auto"/>
      </w:divBdr>
      <w:divsChild>
        <w:div w:id="1993440530">
          <w:marLeft w:val="0"/>
          <w:marRight w:val="0"/>
          <w:marTop w:val="0"/>
          <w:marBottom w:val="0"/>
          <w:divBdr>
            <w:top w:val="none" w:sz="0" w:space="0" w:color="auto"/>
            <w:left w:val="none" w:sz="0" w:space="0" w:color="auto"/>
            <w:bottom w:val="none" w:sz="0" w:space="0" w:color="auto"/>
            <w:right w:val="none" w:sz="0" w:space="0" w:color="auto"/>
          </w:divBdr>
        </w:div>
      </w:divsChild>
    </w:div>
    <w:div w:id="1025058690">
      <w:bodyDiv w:val="1"/>
      <w:marLeft w:val="0"/>
      <w:marRight w:val="0"/>
      <w:marTop w:val="0"/>
      <w:marBottom w:val="0"/>
      <w:divBdr>
        <w:top w:val="none" w:sz="0" w:space="0" w:color="auto"/>
        <w:left w:val="none" w:sz="0" w:space="0" w:color="auto"/>
        <w:bottom w:val="none" w:sz="0" w:space="0" w:color="auto"/>
        <w:right w:val="none" w:sz="0" w:space="0" w:color="auto"/>
      </w:divBdr>
      <w:divsChild>
        <w:div w:id="509805440">
          <w:marLeft w:val="0"/>
          <w:marRight w:val="0"/>
          <w:marTop w:val="0"/>
          <w:marBottom w:val="0"/>
          <w:divBdr>
            <w:top w:val="none" w:sz="0" w:space="0" w:color="auto"/>
            <w:left w:val="none" w:sz="0" w:space="0" w:color="auto"/>
            <w:bottom w:val="none" w:sz="0" w:space="0" w:color="auto"/>
            <w:right w:val="none" w:sz="0" w:space="0" w:color="auto"/>
          </w:divBdr>
        </w:div>
      </w:divsChild>
    </w:div>
    <w:div w:id="1121653199">
      <w:bodyDiv w:val="1"/>
      <w:marLeft w:val="0"/>
      <w:marRight w:val="0"/>
      <w:marTop w:val="0"/>
      <w:marBottom w:val="0"/>
      <w:divBdr>
        <w:top w:val="none" w:sz="0" w:space="0" w:color="auto"/>
        <w:left w:val="none" w:sz="0" w:space="0" w:color="auto"/>
        <w:bottom w:val="none" w:sz="0" w:space="0" w:color="auto"/>
        <w:right w:val="none" w:sz="0" w:space="0" w:color="auto"/>
      </w:divBdr>
    </w:div>
    <w:div w:id="1207256836">
      <w:bodyDiv w:val="1"/>
      <w:marLeft w:val="0"/>
      <w:marRight w:val="0"/>
      <w:marTop w:val="0"/>
      <w:marBottom w:val="0"/>
      <w:divBdr>
        <w:top w:val="none" w:sz="0" w:space="0" w:color="auto"/>
        <w:left w:val="none" w:sz="0" w:space="0" w:color="auto"/>
        <w:bottom w:val="none" w:sz="0" w:space="0" w:color="auto"/>
        <w:right w:val="none" w:sz="0" w:space="0" w:color="auto"/>
      </w:divBdr>
    </w:div>
    <w:div w:id="1327905470">
      <w:bodyDiv w:val="1"/>
      <w:marLeft w:val="0"/>
      <w:marRight w:val="0"/>
      <w:marTop w:val="0"/>
      <w:marBottom w:val="0"/>
      <w:divBdr>
        <w:top w:val="none" w:sz="0" w:space="0" w:color="auto"/>
        <w:left w:val="none" w:sz="0" w:space="0" w:color="auto"/>
        <w:bottom w:val="none" w:sz="0" w:space="0" w:color="auto"/>
        <w:right w:val="none" w:sz="0" w:space="0" w:color="auto"/>
      </w:divBdr>
    </w:div>
    <w:div w:id="1392584063">
      <w:bodyDiv w:val="1"/>
      <w:marLeft w:val="0"/>
      <w:marRight w:val="0"/>
      <w:marTop w:val="0"/>
      <w:marBottom w:val="0"/>
      <w:divBdr>
        <w:top w:val="none" w:sz="0" w:space="0" w:color="auto"/>
        <w:left w:val="none" w:sz="0" w:space="0" w:color="auto"/>
        <w:bottom w:val="none" w:sz="0" w:space="0" w:color="auto"/>
        <w:right w:val="none" w:sz="0" w:space="0" w:color="auto"/>
      </w:divBdr>
    </w:div>
    <w:div w:id="1414935494">
      <w:bodyDiv w:val="1"/>
      <w:marLeft w:val="0"/>
      <w:marRight w:val="0"/>
      <w:marTop w:val="0"/>
      <w:marBottom w:val="0"/>
      <w:divBdr>
        <w:top w:val="none" w:sz="0" w:space="0" w:color="auto"/>
        <w:left w:val="none" w:sz="0" w:space="0" w:color="auto"/>
        <w:bottom w:val="none" w:sz="0" w:space="0" w:color="auto"/>
        <w:right w:val="none" w:sz="0" w:space="0" w:color="auto"/>
      </w:divBdr>
    </w:div>
    <w:div w:id="1427768659">
      <w:bodyDiv w:val="1"/>
      <w:marLeft w:val="0"/>
      <w:marRight w:val="0"/>
      <w:marTop w:val="0"/>
      <w:marBottom w:val="0"/>
      <w:divBdr>
        <w:top w:val="none" w:sz="0" w:space="0" w:color="auto"/>
        <w:left w:val="none" w:sz="0" w:space="0" w:color="auto"/>
        <w:bottom w:val="none" w:sz="0" w:space="0" w:color="auto"/>
        <w:right w:val="none" w:sz="0" w:space="0" w:color="auto"/>
      </w:divBdr>
    </w:div>
    <w:div w:id="1690721591">
      <w:bodyDiv w:val="1"/>
      <w:marLeft w:val="0"/>
      <w:marRight w:val="0"/>
      <w:marTop w:val="0"/>
      <w:marBottom w:val="0"/>
      <w:divBdr>
        <w:top w:val="none" w:sz="0" w:space="0" w:color="auto"/>
        <w:left w:val="none" w:sz="0" w:space="0" w:color="auto"/>
        <w:bottom w:val="none" w:sz="0" w:space="0" w:color="auto"/>
        <w:right w:val="none" w:sz="0" w:space="0" w:color="auto"/>
      </w:divBdr>
    </w:div>
    <w:div w:id="1805124720">
      <w:bodyDiv w:val="1"/>
      <w:marLeft w:val="0"/>
      <w:marRight w:val="0"/>
      <w:marTop w:val="0"/>
      <w:marBottom w:val="0"/>
      <w:divBdr>
        <w:top w:val="none" w:sz="0" w:space="0" w:color="auto"/>
        <w:left w:val="none" w:sz="0" w:space="0" w:color="auto"/>
        <w:bottom w:val="none" w:sz="0" w:space="0" w:color="auto"/>
        <w:right w:val="none" w:sz="0" w:space="0" w:color="auto"/>
      </w:divBdr>
    </w:div>
    <w:div w:id="1948387753">
      <w:bodyDiv w:val="1"/>
      <w:marLeft w:val="0"/>
      <w:marRight w:val="0"/>
      <w:marTop w:val="0"/>
      <w:marBottom w:val="0"/>
      <w:divBdr>
        <w:top w:val="none" w:sz="0" w:space="0" w:color="auto"/>
        <w:left w:val="none" w:sz="0" w:space="0" w:color="auto"/>
        <w:bottom w:val="none" w:sz="0" w:space="0" w:color="auto"/>
        <w:right w:val="none" w:sz="0" w:space="0" w:color="auto"/>
      </w:divBdr>
    </w:div>
    <w:div w:id="1963264477">
      <w:bodyDiv w:val="1"/>
      <w:marLeft w:val="0"/>
      <w:marRight w:val="0"/>
      <w:marTop w:val="0"/>
      <w:marBottom w:val="0"/>
      <w:divBdr>
        <w:top w:val="none" w:sz="0" w:space="0" w:color="auto"/>
        <w:left w:val="none" w:sz="0" w:space="0" w:color="auto"/>
        <w:bottom w:val="none" w:sz="0" w:space="0" w:color="auto"/>
        <w:right w:val="none" w:sz="0" w:space="0" w:color="auto"/>
      </w:divBdr>
    </w:div>
    <w:div w:id="209080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21980-8B90-44B6-AAFF-AB3EA2AD6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TotalTime>
  <Pages>62</Pages>
  <Words>17179</Words>
  <Characters>97924</Characters>
  <Application>Microsoft Office Word</Application>
  <DocSecurity>0</DocSecurity>
  <Lines>816</Lines>
  <Paragraphs>229</Paragraphs>
  <ScaleCrop>false</ScaleCrop>
  <HeadingPairs>
    <vt:vector size="2" baseType="variant">
      <vt:variant>
        <vt:lpstr>Название</vt:lpstr>
      </vt:variant>
      <vt:variant>
        <vt:i4>1</vt:i4>
      </vt:variant>
    </vt:vector>
  </HeadingPairs>
  <TitlesOfParts>
    <vt:vector size="1" baseType="lpstr">
      <vt:lpstr>Отчет - НТО #12/2023</vt:lpstr>
    </vt:vector>
  </TitlesOfParts>
  <Company/>
  <LinksUpToDate>false</LinksUpToDate>
  <CharactersWithSpaces>114874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 НТО #12/2023</dc:title>
  <dc:subject/>
  <dc:creator>Иван Кукушкин</dc:creator>
  <cp:keywords/>
  <dc:description>Версия НТО отчета для предоставления в систему "Домен: наука"</dc:description>
  <cp:lastModifiedBy>Андрей Малявин</cp:lastModifiedBy>
  <cp:revision>2860</cp:revision>
  <cp:lastPrinted>2024-03-14T15:09:00Z</cp:lastPrinted>
  <dcterms:created xsi:type="dcterms:W3CDTF">2024-05-24T23:28:00Z</dcterms:created>
  <dcterms:modified xsi:type="dcterms:W3CDTF">2025-06-04T12:20:00Z</dcterms:modified>
</cp:coreProperties>
</file>